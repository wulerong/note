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0F8" w:rsidRDefault="001360F8" w:rsidP="001360F8"/>
    <w:p w:rsidR="001360F8" w:rsidRDefault="001360F8" w:rsidP="001360F8">
      <w:pPr>
        <w:widowControl/>
        <w:ind w:firstLineChars="100" w:firstLine="36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1360F8" w:rsidRDefault="001360F8" w:rsidP="001360F8">
      <w:pPr>
        <w:widowControl/>
        <w:ind w:firstLineChars="200" w:firstLine="720"/>
        <w:jc w:val="left"/>
        <w:rPr>
          <w:rFonts w:asciiTheme="majorEastAsia" w:eastAsiaTheme="majorEastAsia" w:hAnsiTheme="majorEastAsia"/>
          <w:sz w:val="36"/>
          <w:szCs w:val="36"/>
        </w:rPr>
      </w:pPr>
    </w:p>
    <w:p w:rsidR="00882A98" w:rsidRDefault="00882A98" w:rsidP="001360F8">
      <w:pPr>
        <w:widowControl/>
        <w:jc w:val="right"/>
        <w:rPr>
          <w:rFonts w:asciiTheme="majorEastAsia" w:eastAsiaTheme="majorEastAsia" w:hAnsiTheme="majorEastAsia"/>
          <w:b/>
          <w:sz w:val="36"/>
          <w:szCs w:val="36"/>
        </w:rPr>
      </w:pPr>
      <w:r>
        <w:rPr>
          <w:rFonts w:asciiTheme="majorEastAsia" w:eastAsiaTheme="majorEastAsia" w:hAnsiTheme="majorEastAsia" w:hint="eastAsia"/>
          <w:b/>
          <w:sz w:val="36"/>
          <w:szCs w:val="36"/>
        </w:rPr>
        <w:t>萧山市公安局</w:t>
      </w:r>
    </w:p>
    <w:p w:rsidR="001360F8" w:rsidRDefault="001360F8" w:rsidP="001360F8">
      <w:pPr>
        <w:widowControl/>
        <w:jc w:val="right"/>
        <w:rPr>
          <w:rFonts w:asciiTheme="majorEastAsia" w:eastAsiaTheme="majorEastAsia" w:hAnsiTheme="majorEastAsia"/>
          <w:b/>
          <w:sz w:val="36"/>
          <w:szCs w:val="36"/>
        </w:rPr>
      </w:pPr>
      <w:r>
        <w:rPr>
          <w:rFonts w:asciiTheme="majorEastAsia" w:eastAsiaTheme="majorEastAsia" w:hAnsiTheme="majorEastAsia"/>
          <w:b/>
          <w:sz w:val="36"/>
          <w:szCs w:val="36"/>
        </w:rPr>
        <w:t>人口精准管控系统</w:t>
      </w:r>
    </w:p>
    <w:p w:rsidR="001360F8" w:rsidRDefault="001360F8" w:rsidP="001360F8">
      <w:pPr>
        <w:widowControl/>
        <w:jc w:val="right"/>
        <w:rPr>
          <w:rFonts w:asciiTheme="majorEastAsia" w:eastAsiaTheme="majorEastAsia" w:hAnsiTheme="majorEastAsia"/>
          <w:b/>
          <w:sz w:val="36"/>
          <w:szCs w:val="36"/>
        </w:rPr>
      </w:pPr>
      <w:r>
        <w:rPr>
          <w:rFonts w:asciiTheme="majorEastAsia" w:eastAsiaTheme="majorEastAsia" w:hAnsiTheme="majorEastAsia"/>
          <w:b/>
          <w:sz w:val="36"/>
          <w:szCs w:val="36"/>
        </w:rPr>
        <w:t>建设方案</w:t>
      </w:r>
    </w:p>
    <w:p w:rsidR="00882A98" w:rsidRDefault="007E1C29" w:rsidP="001360F8">
      <w:pPr>
        <w:widowControl/>
        <w:jc w:val="right"/>
        <w:rPr>
          <w:rFonts w:asciiTheme="majorEastAsia" w:eastAsiaTheme="majorEastAsia" w:hAnsiTheme="majorEastAsia"/>
          <w:b/>
          <w:sz w:val="36"/>
          <w:szCs w:val="36"/>
        </w:rPr>
      </w:pPr>
      <w:r>
        <w:rPr>
          <w:rFonts w:asciiTheme="majorEastAsia" w:eastAsiaTheme="majorEastAsia" w:hAnsiTheme="majorEastAsia"/>
          <w:b/>
          <w:sz w:val="36"/>
          <w:szCs w:val="36"/>
        </w:rPr>
        <w:t>v1.</w:t>
      </w:r>
      <w:r w:rsidR="00221B3D">
        <w:rPr>
          <w:rFonts w:asciiTheme="majorEastAsia" w:eastAsiaTheme="majorEastAsia" w:hAnsiTheme="majorEastAsia"/>
          <w:b/>
          <w:sz w:val="36"/>
          <w:szCs w:val="36"/>
        </w:rPr>
        <w:t>9</w:t>
      </w:r>
    </w:p>
    <w:p w:rsidR="001360F8" w:rsidRDefault="001360F8" w:rsidP="001360F8">
      <w:pPr>
        <w:widowControl/>
        <w:jc w:val="right"/>
        <w:rPr>
          <w:rFonts w:asciiTheme="majorEastAsia" w:eastAsiaTheme="majorEastAsia" w:hAnsiTheme="majorEastAsia"/>
          <w:b/>
          <w:sz w:val="36"/>
          <w:szCs w:val="36"/>
        </w:rPr>
      </w:pPr>
    </w:p>
    <w:p w:rsidR="001360F8" w:rsidRDefault="001360F8" w:rsidP="001360F8">
      <w:pPr>
        <w:widowControl/>
        <w:jc w:val="left"/>
      </w:pPr>
      <w:r>
        <w:br w:type="page"/>
      </w:r>
    </w:p>
    <w:sdt>
      <w:sdtPr>
        <w:rPr>
          <w:rFonts w:asciiTheme="minorHAnsi" w:eastAsiaTheme="minorEastAsia" w:hAnsiTheme="minorHAnsi" w:cstheme="minorBidi"/>
          <w:color w:val="auto"/>
          <w:kern w:val="2"/>
          <w:sz w:val="21"/>
          <w:szCs w:val="22"/>
          <w:lang w:val="zh-CN"/>
        </w:rPr>
        <w:id w:val="560375238"/>
      </w:sdtPr>
      <w:sdtEndPr>
        <w:rPr>
          <w:b/>
          <w:bCs/>
        </w:rPr>
      </w:sdtEndPr>
      <w:sdtContent>
        <w:p w:rsidR="001360F8" w:rsidRDefault="001360F8" w:rsidP="001360F8">
          <w:pPr>
            <w:pStyle w:val="TOC1"/>
            <w:jc w:val="center"/>
          </w:pPr>
          <w:r>
            <w:rPr>
              <w:lang w:val="zh-CN"/>
            </w:rPr>
            <w:t>目录</w:t>
          </w:r>
        </w:p>
        <w:p w:rsidR="00064F8B" w:rsidRDefault="001360F8">
          <w:pPr>
            <w:pStyle w:val="10"/>
            <w:tabs>
              <w:tab w:val="left" w:pos="840"/>
              <w:tab w:val="right" w:leader="dot" w:pos="8296"/>
            </w:tabs>
            <w:ind w:firstLine="420"/>
            <w:rPr>
              <w:ins w:id="0" w:author="zhangph" w:date="2017-06-14T15:43:00Z"/>
              <w:rFonts w:asciiTheme="minorHAnsi" w:eastAsiaTheme="minorEastAsia" w:hAnsiTheme="minorHAnsi" w:cstheme="minorBidi"/>
              <w:noProof/>
            </w:rPr>
          </w:pPr>
          <w:r>
            <w:fldChar w:fldCharType="begin"/>
          </w:r>
          <w:r>
            <w:instrText xml:space="preserve"> TOC \o "1-3" \h \z \u </w:instrText>
          </w:r>
          <w:r>
            <w:fldChar w:fldCharType="separate"/>
          </w:r>
          <w:ins w:id="1" w:author="zhangph" w:date="2017-06-14T15:43:00Z">
            <w:r w:rsidR="00064F8B" w:rsidRPr="00502B5C">
              <w:rPr>
                <w:rStyle w:val="ac"/>
                <w:noProof/>
              </w:rPr>
              <w:fldChar w:fldCharType="begin"/>
            </w:r>
            <w:r w:rsidR="00064F8B" w:rsidRPr="00502B5C">
              <w:rPr>
                <w:rStyle w:val="ac"/>
                <w:noProof/>
              </w:rPr>
              <w:instrText xml:space="preserve"> </w:instrText>
            </w:r>
            <w:r w:rsidR="00064F8B">
              <w:rPr>
                <w:noProof/>
              </w:rPr>
              <w:instrText>HYPERLINK \l "_Toc485218356"</w:instrText>
            </w:r>
            <w:r w:rsidR="00064F8B" w:rsidRPr="00502B5C">
              <w:rPr>
                <w:rStyle w:val="ac"/>
                <w:noProof/>
              </w:rPr>
              <w:instrText xml:space="preserve"> </w:instrText>
            </w:r>
            <w:r w:rsidR="00064F8B" w:rsidRPr="00502B5C">
              <w:rPr>
                <w:rStyle w:val="ac"/>
                <w:noProof/>
              </w:rPr>
              <w:fldChar w:fldCharType="separate"/>
            </w:r>
            <w:r w:rsidR="00064F8B" w:rsidRPr="00502B5C">
              <w:rPr>
                <w:rStyle w:val="ac"/>
                <w:noProof/>
              </w:rPr>
              <w:t>1</w:t>
            </w:r>
            <w:r w:rsidR="00064F8B">
              <w:rPr>
                <w:rFonts w:asciiTheme="minorHAnsi" w:eastAsiaTheme="minorEastAsia" w:hAnsiTheme="minorHAnsi" w:cstheme="minorBidi"/>
                <w:noProof/>
              </w:rPr>
              <w:tab/>
            </w:r>
            <w:r w:rsidR="00064F8B" w:rsidRPr="00502B5C">
              <w:rPr>
                <w:rStyle w:val="ac"/>
                <w:rFonts w:hint="eastAsia"/>
                <w:noProof/>
              </w:rPr>
              <w:t>项目建设总概</w:t>
            </w:r>
            <w:r w:rsidR="00064F8B">
              <w:rPr>
                <w:noProof/>
                <w:webHidden/>
              </w:rPr>
              <w:tab/>
            </w:r>
            <w:r w:rsidR="00064F8B">
              <w:rPr>
                <w:noProof/>
                <w:webHidden/>
              </w:rPr>
              <w:fldChar w:fldCharType="begin"/>
            </w:r>
            <w:r w:rsidR="00064F8B">
              <w:rPr>
                <w:noProof/>
                <w:webHidden/>
              </w:rPr>
              <w:instrText xml:space="preserve"> PAGEREF _Toc485218356 \h </w:instrText>
            </w:r>
          </w:ins>
          <w:r w:rsidR="00064F8B">
            <w:rPr>
              <w:noProof/>
              <w:webHidden/>
            </w:rPr>
          </w:r>
          <w:r w:rsidR="00064F8B">
            <w:rPr>
              <w:noProof/>
              <w:webHidden/>
            </w:rPr>
            <w:fldChar w:fldCharType="separate"/>
          </w:r>
          <w:ins w:id="2" w:author="zhangph" w:date="2017-06-14T15:43:00Z">
            <w:r w:rsidR="00064F8B">
              <w:rPr>
                <w:noProof/>
                <w:webHidden/>
              </w:rPr>
              <w:t>6</w:t>
            </w:r>
            <w:r w:rsidR="00064F8B">
              <w:rPr>
                <w:noProof/>
                <w:webHidden/>
              </w:rPr>
              <w:fldChar w:fldCharType="end"/>
            </w:r>
            <w:r w:rsidR="00064F8B" w:rsidRPr="00502B5C">
              <w:rPr>
                <w:rStyle w:val="ac"/>
                <w:noProof/>
              </w:rPr>
              <w:fldChar w:fldCharType="end"/>
            </w:r>
          </w:ins>
        </w:p>
        <w:p w:rsidR="00064F8B" w:rsidRDefault="00064F8B">
          <w:pPr>
            <w:pStyle w:val="20"/>
            <w:tabs>
              <w:tab w:val="left" w:pos="1470"/>
              <w:tab w:val="right" w:leader="dot" w:pos="8296"/>
            </w:tabs>
            <w:ind w:firstLine="420"/>
            <w:rPr>
              <w:ins w:id="3" w:author="zhangph" w:date="2017-06-14T15:43:00Z"/>
              <w:rFonts w:asciiTheme="minorHAnsi" w:eastAsiaTheme="minorEastAsia" w:hAnsiTheme="minorHAnsi" w:cstheme="minorBidi"/>
              <w:noProof/>
            </w:rPr>
          </w:pPr>
          <w:ins w:id="4" w:author="zhangph" w:date="2017-06-14T15:43:00Z">
            <w:r w:rsidRPr="00502B5C">
              <w:rPr>
                <w:rStyle w:val="ac"/>
                <w:noProof/>
              </w:rPr>
              <w:fldChar w:fldCharType="begin"/>
            </w:r>
            <w:r w:rsidRPr="00502B5C">
              <w:rPr>
                <w:rStyle w:val="ac"/>
                <w:noProof/>
              </w:rPr>
              <w:instrText xml:space="preserve"> </w:instrText>
            </w:r>
            <w:r>
              <w:rPr>
                <w:noProof/>
              </w:rPr>
              <w:instrText>HYPERLINK \l "_Toc485218357"</w:instrText>
            </w:r>
            <w:r w:rsidRPr="00502B5C">
              <w:rPr>
                <w:rStyle w:val="ac"/>
                <w:noProof/>
              </w:rPr>
              <w:instrText xml:space="preserve"> </w:instrText>
            </w:r>
            <w:r w:rsidRPr="00502B5C">
              <w:rPr>
                <w:rStyle w:val="ac"/>
                <w:noProof/>
              </w:rPr>
              <w:fldChar w:fldCharType="separate"/>
            </w:r>
            <w:r w:rsidRPr="00502B5C">
              <w:rPr>
                <w:rStyle w:val="ac"/>
                <w:noProof/>
              </w:rPr>
              <w:t>1.1</w:t>
            </w:r>
            <w:r>
              <w:rPr>
                <w:rFonts w:asciiTheme="minorHAnsi" w:eastAsiaTheme="minorEastAsia" w:hAnsiTheme="minorHAnsi" w:cstheme="minorBidi"/>
                <w:noProof/>
              </w:rPr>
              <w:tab/>
            </w:r>
            <w:r w:rsidRPr="00502B5C">
              <w:rPr>
                <w:rStyle w:val="ac"/>
                <w:rFonts w:hint="eastAsia"/>
                <w:noProof/>
              </w:rPr>
              <w:t>项目建设背景</w:t>
            </w:r>
            <w:r>
              <w:rPr>
                <w:noProof/>
                <w:webHidden/>
              </w:rPr>
              <w:tab/>
            </w:r>
            <w:r>
              <w:rPr>
                <w:noProof/>
                <w:webHidden/>
              </w:rPr>
              <w:fldChar w:fldCharType="begin"/>
            </w:r>
            <w:r>
              <w:rPr>
                <w:noProof/>
                <w:webHidden/>
              </w:rPr>
              <w:instrText xml:space="preserve"> PAGEREF _Toc485218357 \h </w:instrText>
            </w:r>
          </w:ins>
          <w:r>
            <w:rPr>
              <w:noProof/>
              <w:webHidden/>
            </w:rPr>
          </w:r>
          <w:r>
            <w:rPr>
              <w:noProof/>
              <w:webHidden/>
            </w:rPr>
            <w:fldChar w:fldCharType="separate"/>
          </w:r>
          <w:ins w:id="5" w:author="zhangph" w:date="2017-06-14T15:43:00Z">
            <w:r>
              <w:rPr>
                <w:noProof/>
                <w:webHidden/>
              </w:rPr>
              <w:t>6</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6" w:author="zhangph" w:date="2017-06-14T15:43:00Z"/>
              <w:rFonts w:asciiTheme="minorHAnsi" w:eastAsiaTheme="minorEastAsia" w:hAnsiTheme="minorHAnsi" w:cstheme="minorBidi"/>
              <w:noProof/>
            </w:rPr>
          </w:pPr>
          <w:ins w:id="7" w:author="zhangph" w:date="2017-06-14T15:43:00Z">
            <w:r w:rsidRPr="00502B5C">
              <w:rPr>
                <w:rStyle w:val="ac"/>
                <w:noProof/>
              </w:rPr>
              <w:fldChar w:fldCharType="begin"/>
            </w:r>
            <w:r w:rsidRPr="00502B5C">
              <w:rPr>
                <w:rStyle w:val="ac"/>
                <w:noProof/>
              </w:rPr>
              <w:instrText xml:space="preserve"> </w:instrText>
            </w:r>
            <w:r>
              <w:rPr>
                <w:noProof/>
              </w:rPr>
              <w:instrText>HYPERLINK \l "_Toc485218358"</w:instrText>
            </w:r>
            <w:r w:rsidRPr="00502B5C">
              <w:rPr>
                <w:rStyle w:val="ac"/>
                <w:noProof/>
              </w:rPr>
              <w:instrText xml:space="preserve"> </w:instrText>
            </w:r>
            <w:r w:rsidRPr="00502B5C">
              <w:rPr>
                <w:rStyle w:val="ac"/>
                <w:noProof/>
              </w:rPr>
              <w:fldChar w:fldCharType="separate"/>
            </w:r>
            <w:r w:rsidRPr="00502B5C">
              <w:rPr>
                <w:rStyle w:val="ac"/>
                <w:noProof/>
              </w:rPr>
              <w:t>1.2</w:t>
            </w:r>
            <w:r>
              <w:rPr>
                <w:rFonts w:asciiTheme="minorHAnsi" w:eastAsiaTheme="minorEastAsia" w:hAnsiTheme="minorHAnsi" w:cstheme="minorBidi"/>
                <w:noProof/>
              </w:rPr>
              <w:tab/>
            </w:r>
            <w:r w:rsidRPr="00502B5C">
              <w:rPr>
                <w:rStyle w:val="ac"/>
                <w:rFonts w:hint="eastAsia"/>
                <w:noProof/>
              </w:rPr>
              <w:t>人口管理现状</w:t>
            </w:r>
            <w:r>
              <w:rPr>
                <w:noProof/>
                <w:webHidden/>
              </w:rPr>
              <w:tab/>
            </w:r>
            <w:r>
              <w:rPr>
                <w:noProof/>
                <w:webHidden/>
              </w:rPr>
              <w:fldChar w:fldCharType="begin"/>
            </w:r>
            <w:r>
              <w:rPr>
                <w:noProof/>
                <w:webHidden/>
              </w:rPr>
              <w:instrText xml:space="preserve"> PAGEREF _Toc485218358 \h </w:instrText>
            </w:r>
          </w:ins>
          <w:r>
            <w:rPr>
              <w:noProof/>
              <w:webHidden/>
            </w:rPr>
          </w:r>
          <w:r>
            <w:rPr>
              <w:noProof/>
              <w:webHidden/>
            </w:rPr>
            <w:fldChar w:fldCharType="separate"/>
          </w:r>
          <w:ins w:id="8" w:author="zhangph" w:date="2017-06-14T15:43:00Z">
            <w:r>
              <w:rPr>
                <w:noProof/>
                <w:webHidden/>
              </w:rPr>
              <w:t>6</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9" w:author="zhangph" w:date="2017-06-14T15:43:00Z"/>
              <w:rFonts w:asciiTheme="minorHAnsi" w:eastAsiaTheme="minorEastAsia" w:hAnsiTheme="minorHAnsi" w:cstheme="minorBidi"/>
              <w:noProof/>
            </w:rPr>
          </w:pPr>
          <w:ins w:id="10" w:author="zhangph" w:date="2017-06-14T15:43:00Z">
            <w:r w:rsidRPr="00502B5C">
              <w:rPr>
                <w:rStyle w:val="ac"/>
                <w:noProof/>
              </w:rPr>
              <w:fldChar w:fldCharType="begin"/>
            </w:r>
            <w:r w:rsidRPr="00502B5C">
              <w:rPr>
                <w:rStyle w:val="ac"/>
                <w:noProof/>
              </w:rPr>
              <w:instrText xml:space="preserve"> </w:instrText>
            </w:r>
            <w:r>
              <w:rPr>
                <w:noProof/>
              </w:rPr>
              <w:instrText>HYPERLINK \l "_Toc485218359"</w:instrText>
            </w:r>
            <w:r w:rsidRPr="00502B5C">
              <w:rPr>
                <w:rStyle w:val="ac"/>
                <w:noProof/>
              </w:rPr>
              <w:instrText xml:space="preserve"> </w:instrText>
            </w:r>
            <w:r w:rsidRPr="00502B5C">
              <w:rPr>
                <w:rStyle w:val="ac"/>
                <w:noProof/>
              </w:rPr>
              <w:fldChar w:fldCharType="separate"/>
            </w:r>
            <w:r w:rsidRPr="00502B5C">
              <w:rPr>
                <w:rStyle w:val="ac"/>
                <w:noProof/>
              </w:rPr>
              <w:t>1.2.1</w:t>
            </w:r>
            <w:r>
              <w:rPr>
                <w:rFonts w:asciiTheme="minorHAnsi" w:eastAsiaTheme="minorEastAsia" w:hAnsiTheme="minorHAnsi" w:cstheme="minorBidi"/>
                <w:noProof/>
              </w:rPr>
              <w:tab/>
            </w:r>
            <w:r w:rsidRPr="00502B5C">
              <w:rPr>
                <w:rStyle w:val="ac"/>
                <w:rFonts w:hint="eastAsia"/>
                <w:noProof/>
              </w:rPr>
              <w:t>人口基数大流动性强</w:t>
            </w:r>
            <w:r>
              <w:rPr>
                <w:noProof/>
                <w:webHidden/>
              </w:rPr>
              <w:tab/>
            </w:r>
            <w:r>
              <w:rPr>
                <w:noProof/>
                <w:webHidden/>
              </w:rPr>
              <w:fldChar w:fldCharType="begin"/>
            </w:r>
            <w:r>
              <w:rPr>
                <w:noProof/>
                <w:webHidden/>
              </w:rPr>
              <w:instrText xml:space="preserve"> PAGEREF _Toc485218359 \h </w:instrText>
            </w:r>
          </w:ins>
          <w:r>
            <w:rPr>
              <w:noProof/>
              <w:webHidden/>
            </w:rPr>
          </w:r>
          <w:r>
            <w:rPr>
              <w:noProof/>
              <w:webHidden/>
            </w:rPr>
            <w:fldChar w:fldCharType="separate"/>
          </w:r>
          <w:ins w:id="11" w:author="zhangph" w:date="2017-06-14T15:43:00Z">
            <w:r>
              <w:rPr>
                <w:noProof/>
                <w:webHidden/>
              </w:rPr>
              <w:t>7</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2" w:author="zhangph" w:date="2017-06-14T15:43:00Z"/>
              <w:rFonts w:asciiTheme="minorHAnsi" w:eastAsiaTheme="minorEastAsia" w:hAnsiTheme="minorHAnsi" w:cstheme="minorBidi"/>
              <w:noProof/>
            </w:rPr>
          </w:pPr>
          <w:ins w:id="13" w:author="zhangph" w:date="2017-06-14T15:43:00Z">
            <w:r w:rsidRPr="00502B5C">
              <w:rPr>
                <w:rStyle w:val="ac"/>
                <w:noProof/>
              </w:rPr>
              <w:fldChar w:fldCharType="begin"/>
            </w:r>
            <w:r w:rsidRPr="00502B5C">
              <w:rPr>
                <w:rStyle w:val="ac"/>
                <w:noProof/>
              </w:rPr>
              <w:instrText xml:space="preserve"> </w:instrText>
            </w:r>
            <w:r>
              <w:rPr>
                <w:noProof/>
              </w:rPr>
              <w:instrText>HYPERLINK \l "_Toc485218360"</w:instrText>
            </w:r>
            <w:r w:rsidRPr="00502B5C">
              <w:rPr>
                <w:rStyle w:val="ac"/>
                <w:noProof/>
              </w:rPr>
              <w:instrText xml:space="preserve"> </w:instrText>
            </w:r>
            <w:r w:rsidRPr="00502B5C">
              <w:rPr>
                <w:rStyle w:val="ac"/>
                <w:noProof/>
              </w:rPr>
              <w:fldChar w:fldCharType="separate"/>
            </w:r>
            <w:r w:rsidRPr="00502B5C">
              <w:rPr>
                <w:rStyle w:val="ac"/>
                <w:noProof/>
              </w:rPr>
              <w:t>1.2.2</w:t>
            </w:r>
            <w:r>
              <w:rPr>
                <w:rFonts w:asciiTheme="minorHAnsi" w:eastAsiaTheme="minorEastAsia" w:hAnsiTheme="minorHAnsi" w:cstheme="minorBidi"/>
                <w:noProof/>
              </w:rPr>
              <w:tab/>
            </w:r>
            <w:r w:rsidRPr="00502B5C">
              <w:rPr>
                <w:rStyle w:val="ac"/>
                <w:rFonts w:hint="eastAsia"/>
                <w:noProof/>
              </w:rPr>
              <w:t>传统管理模式单一化</w:t>
            </w:r>
            <w:r>
              <w:rPr>
                <w:noProof/>
                <w:webHidden/>
              </w:rPr>
              <w:tab/>
            </w:r>
            <w:r>
              <w:rPr>
                <w:noProof/>
                <w:webHidden/>
              </w:rPr>
              <w:fldChar w:fldCharType="begin"/>
            </w:r>
            <w:r>
              <w:rPr>
                <w:noProof/>
                <w:webHidden/>
              </w:rPr>
              <w:instrText xml:space="preserve"> PAGEREF _Toc485218360 \h </w:instrText>
            </w:r>
          </w:ins>
          <w:r>
            <w:rPr>
              <w:noProof/>
              <w:webHidden/>
            </w:rPr>
          </w:r>
          <w:r>
            <w:rPr>
              <w:noProof/>
              <w:webHidden/>
            </w:rPr>
            <w:fldChar w:fldCharType="separate"/>
          </w:r>
          <w:ins w:id="14" w:author="zhangph" w:date="2017-06-14T15:43:00Z">
            <w:r>
              <w:rPr>
                <w:noProof/>
                <w:webHidden/>
              </w:rPr>
              <w:t>7</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5" w:author="zhangph" w:date="2017-06-14T15:43:00Z"/>
              <w:rFonts w:asciiTheme="minorHAnsi" w:eastAsiaTheme="minorEastAsia" w:hAnsiTheme="minorHAnsi" w:cstheme="minorBidi"/>
              <w:noProof/>
            </w:rPr>
          </w:pPr>
          <w:ins w:id="16" w:author="zhangph" w:date="2017-06-14T15:43:00Z">
            <w:r w:rsidRPr="00502B5C">
              <w:rPr>
                <w:rStyle w:val="ac"/>
                <w:noProof/>
              </w:rPr>
              <w:fldChar w:fldCharType="begin"/>
            </w:r>
            <w:r w:rsidRPr="00502B5C">
              <w:rPr>
                <w:rStyle w:val="ac"/>
                <w:noProof/>
              </w:rPr>
              <w:instrText xml:space="preserve"> </w:instrText>
            </w:r>
            <w:r>
              <w:rPr>
                <w:noProof/>
              </w:rPr>
              <w:instrText>HYPERLINK \l "_Toc485218361"</w:instrText>
            </w:r>
            <w:r w:rsidRPr="00502B5C">
              <w:rPr>
                <w:rStyle w:val="ac"/>
                <w:noProof/>
              </w:rPr>
              <w:instrText xml:space="preserve"> </w:instrText>
            </w:r>
            <w:r w:rsidRPr="00502B5C">
              <w:rPr>
                <w:rStyle w:val="ac"/>
                <w:noProof/>
              </w:rPr>
              <w:fldChar w:fldCharType="separate"/>
            </w:r>
            <w:r w:rsidRPr="00502B5C">
              <w:rPr>
                <w:rStyle w:val="ac"/>
                <w:noProof/>
              </w:rPr>
              <w:t>1.2.3</w:t>
            </w:r>
            <w:r>
              <w:rPr>
                <w:rFonts w:asciiTheme="minorHAnsi" w:eastAsiaTheme="minorEastAsia" w:hAnsiTheme="minorHAnsi" w:cstheme="minorBidi"/>
                <w:noProof/>
              </w:rPr>
              <w:tab/>
            </w:r>
            <w:r w:rsidRPr="00502B5C">
              <w:rPr>
                <w:rStyle w:val="ac"/>
                <w:rFonts w:hint="eastAsia"/>
                <w:noProof/>
              </w:rPr>
              <w:t>各部门信息采集滞后</w:t>
            </w:r>
            <w:r>
              <w:rPr>
                <w:noProof/>
                <w:webHidden/>
              </w:rPr>
              <w:tab/>
            </w:r>
            <w:r>
              <w:rPr>
                <w:noProof/>
                <w:webHidden/>
              </w:rPr>
              <w:fldChar w:fldCharType="begin"/>
            </w:r>
            <w:r>
              <w:rPr>
                <w:noProof/>
                <w:webHidden/>
              </w:rPr>
              <w:instrText xml:space="preserve"> PAGEREF _Toc485218361 \h </w:instrText>
            </w:r>
          </w:ins>
          <w:r>
            <w:rPr>
              <w:noProof/>
              <w:webHidden/>
            </w:rPr>
          </w:r>
          <w:r>
            <w:rPr>
              <w:noProof/>
              <w:webHidden/>
            </w:rPr>
            <w:fldChar w:fldCharType="separate"/>
          </w:r>
          <w:ins w:id="17" w:author="zhangph" w:date="2017-06-14T15:43:00Z">
            <w:r>
              <w:rPr>
                <w:noProof/>
                <w:webHidden/>
              </w:rPr>
              <w:t>8</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8" w:author="zhangph" w:date="2017-06-14T15:43:00Z"/>
              <w:rFonts w:asciiTheme="minorHAnsi" w:eastAsiaTheme="minorEastAsia" w:hAnsiTheme="minorHAnsi" w:cstheme="minorBidi"/>
              <w:noProof/>
            </w:rPr>
          </w:pPr>
          <w:ins w:id="19" w:author="zhangph" w:date="2017-06-14T15:43:00Z">
            <w:r w:rsidRPr="00502B5C">
              <w:rPr>
                <w:rStyle w:val="ac"/>
                <w:noProof/>
              </w:rPr>
              <w:fldChar w:fldCharType="begin"/>
            </w:r>
            <w:r w:rsidRPr="00502B5C">
              <w:rPr>
                <w:rStyle w:val="ac"/>
                <w:noProof/>
              </w:rPr>
              <w:instrText xml:space="preserve"> </w:instrText>
            </w:r>
            <w:r>
              <w:rPr>
                <w:noProof/>
              </w:rPr>
              <w:instrText>HYPERLINK \l "_Toc485218362"</w:instrText>
            </w:r>
            <w:r w:rsidRPr="00502B5C">
              <w:rPr>
                <w:rStyle w:val="ac"/>
                <w:noProof/>
              </w:rPr>
              <w:instrText xml:space="preserve"> </w:instrText>
            </w:r>
            <w:r w:rsidRPr="00502B5C">
              <w:rPr>
                <w:rStyle w:val="ac"/>
                <w:noProof/>
              </w:rPr>
              <w:fldChar w:fldCharType="separate"/>
            </w:r>
            <w:r w:rsidRPr="00502B5C">
              <w:rPr>
                <w:rStyle w:val="ac"/>
                <w:noProof/>
              </w:rPr>
              <w:t>1.2.4</w:t>
            </w:r>
            <w:r>
              <w:rPr>
                <w:rFonts w:asciiTheme="minorHAnsi" w:eastAsiaTheme="minorEastAsia" w:hAnsiTheme="minorHAnsi" w:cstheme="minorBidi"/>
                <w:noProof/>
              </w:rPr>
              <w:tab/>
            </w:r>
            <w:r w:rsidRPr="00502B5C">
              <w:rPr>
                <w:rStyle w:val="ac"/>
                <w:rFonts w:hint="eastAsia"/>
                <w:noProof/>
              </w:rPr>
              <w:t>服务管理理念待提升</w:t>
            </w:r>
            <w:r>
              <w:rPr>
                <w:noProof/>
                <w:webHidden/>
              </w:rPr>
              <w:tab/>
            </w:r>
            <w:r>
              <w:rPr>
                <w:noProof/>
                <w:webHidden/>
              </w:rPr>
              <w:fldChar w:fldCharType="begin"/>
            </w:r>
            <w:r>
              <w:rPr>
                <w:noProof/>
                <w:webHidden/>
              </w:rPr>
              <w:instrText xml:space="preserve"> PAGEREF _Toc485218362 \h </w:instrText>
            </w:r>
          </w:ins>
          <w:r>
            <w:rPr>
              <w:noProof/>
              <w:webHidden/>
            </w:rPr>
          </w:r>
          <w:r>
            <w:rPr>
              <w:noProof/>
              <w:webHidden/>
            </w:rPr>
            <w:fldChar w:fldCharType="separate"/>
          </w:r>
          <w:ins w:id="20" w:author="zhangph" w:date="2017-06-14T15:43:00Z">
            <w:r>
              <w:rPr>
                <w:noProof/>
                <w:webHidden/>
              </w:rPr>
              <w:t>8</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21" w:author="zhangph" w:date="2017-06-14T15:43:00Z"/>
              <w:rFonts w:asciiTheme="minorHAnsi" w:eastAsiaTheme="minorEastAsia" w:hAnsiTheme="minorHAnsi" w:cstheme="minorBidi"/>
              <w:noProof/>
            </w:rPr>
          </w:pPr>
          <w:ins w:id="22" w:author="zhangph" w:date="2017-06-14T15:43:00Z">
            <w:r w:rsidRPr="00502B5C">
              <w:rPr>
                <w:rStyle w:val="ac"/>
                <w:noProof/>
              </w:rPr>
              <w:fldChar w:fldCharType="begin"/>
            </w:r>
            <w:r w:rsidRPr="00502B5C">
              <w:rPr>
                <w:rStyle w:val="ac"/>
                <w:noProof/>
              </w:rPr>
              <w:instrText xml:space="preserve"> </w:instrText>
            </w:r>
            <w:r>
              <w:rPr>
                <w:noProof/>
              </w:rPr>
              <w:instrText>HYPERLINK \l "_Toc485218363"</w:instrText>
            </w:r>
            <w:r w:rsidRPr="00502B5C">
              <w:rPr>
                <w:rStyle w:val="ac"/>
                <w:noProof/>
              </w:rPr>
              <w:instrText xml:space="preserve"> </w:instrText>
            </w:r>
            <w:r w:rsidRPr="00502B5C">
              <w:rPr>
                <w:rStyle w:val="ac"/>
                <w:noProof/>
              </w:rPr>
              <w:fldChar w:fldCharType="separate"/>
            </w:r>
            <w:r w:rsidRPr="00502B5C">
              <w:rPr>
                <w:rStyle w:val="ac"/>
                <w:noProof/>
              </w:rPr>
              <w:t>1.3</w:t>
            </w:r>
            <w:r>
              <w:rPr>
                <w:rFonts w:asciiTheme="minorHAnsi" w:eastAsiaTheme="minorEastAsia" w:hAnsiTheme="minorHAnsi" w:cstheme="minorBidi"/>
                <w:noProof/>
              </w:rPr>
              <w:tab/>
            </w:r>
            <w:r w:rsidRPr="00502B5C">
              <w:rPr>
                <w:rStyle w:val="ac"/>
                <w:rFonts w:hint="eastAsia"/>
                <w:noProof/>
              </w:rPr>
              <w:t>总体建设目标</w:t>
            </w:r>
            <w:r>
              <w:rPr>
                <w:noProof/>
                <w:webHidden/>
              </w:rPr>
              <w:tab/>
            </w:r>
            <w:r>
              <w:rPr>
                <w:noProof/>
                <w:webHidden/>
              </w:rPr>
              <w:fldChar w:fldCharType="begin"/>
            </w:r>
            <w:r>
              <w:rPr>
                <w:noProof/>
                <w:webHidden/>
              </w:rPr>
              <w:instrText xml:space="preserve"> PAGEREF _Toc485218363 \h </w:instrText>
            </w:r>
          </w:ins>
          <w:r>
            <w:rPr>
              <w:noProof/>
              <w:webHidden/>
            </w:rPr>
          </w:r>
          <w:r>
            <w:rPr>
              <w:noProof/>
              <w:webHidden/>
            </w:rPr>
            <w:fldChar w:fldCharType="separate"/>
          </w:r>
          <w:ins w:id="23" w:author="zhangph" w:date="2017-06-14T15:43:00Z">
            <w:r>
              <w:rPr>
                <w:noProof/>
                <w:webHidden/>
              </w:rPr>
              <w:t>9</w:t>
            </w:r>
            <w:r>
              <w:rPr>
                <w:noProof/>
                <w:webHidden/>
              </w:rPr>
              <w:fldChar w:fldCharType="end"/>
            </w:r>
            <w:r w:rsidRPr="00502B5C">
              <w:rPr>
                <w:rStyle w:val="ac"/>
                <w:noProof/>
              </w:rPr>
              <w:fldChar w:fldCharType="end"/>
            </w:r>
          </w:ins>
        </w:p>
        <w:p w:rsidR="00064F8B" w:rsidRDefault="00064F8B">
          <w:pPr>
            <w:pStyle w:val="10"/>
            <w:tabs>
              <w:tab w:val="left" w:pos="840"/>
              <w:tab w:val="right" w:leader="dot" w:pos="8296"/>
            </w:tabs>
            <w:ind w:firstLine="420"/>
            <w:rPr>
              <w:ins w:id="24" w:author="zhangph" w:date="2017-06-14T15:43:00Z"/>
              <w:rFonts w:asciiTheme="minorHAnsi" w:eastAsiaTheme="minorEastAsia" w:hAnsiTheme="minorHAnsi" w:cstheme="minorBidi"/>
              <w:noProof/>
            </w:rPr>
          </w:pPr>
          <w:ins w:id="25" w:author="zhangph" w:date="2017-06-14T15:43:00Z">
            <w:r w:rsidRPr="00502B5C">
              <w:rPr>
                <w:rStyle w:val="ac"/>
                <w:noProof/>
              </w:rPr>
              <w:fldChar w:fldCharType="begin"/>
            </w:r>
            <w:r w:rsidRPr="00502B5C">
              <w:rPr>
                <w:rStyle w:val="ac"/>
                <w:noProof/>
              </w:rPr>
              <w:instrText xml:space="preserve"> </w:instrText>
            </w:r>
            <w:r>
              <w:rPr>
                <w:noProof/>
              </w:rPr>
              <w:instrText>HYPERLINK \l "_Toc485218364"</w:instrText>
            </w:r>
            <w:r w:rsidRPr="00502B5C">
              <w:rPr>
                <w:rStyle w:val="ac"/>
                <w:noProof/>
              </w:rPr>
              <w:instrText xml:space="preserve"> </w:instrText>
            </w:r>
            <w:r w:rsidRPr="00502B5C">
              <w:rPr>
                <w:rStyle w:val="ac"/>
                <w:noProof/>
              </w:rPr>
              <w:fldChar w:fldCharType="separate"/>
            </w:r>
            <w:r w:rsidRPr="00502B5C">
              <w:rPr>
                <w:rStyle w:val="ac"/>
                <w:noProof/>
              </w:rPr>
              <w:t>2</w:t>
            </w:r>
            <w:r>
              <w:rPr>
                <w:rFonts w:asciiTheme="minorHAnsi" w:eastAsiaTheme="minorEastAsia" w:hAnsiTheme="minorHAnsi" w:cstheme="minorBidi"/>
                <w:noProof/>
              </w:rPr>
              <w:tab/>
            </w:r>
            <w:r w:rsidRPr="00502B5C">
              <w:rPr>
                <w:rStyle w:val="ac"/>
                <w:rFonts w:hint="eastAsia"/>
                <w:noProof/>
              </w:rPr>
              <w:t>系统建设方案</w:t>
            </w:r>
            <w:r>
              <w:rPr>
                <w:noProof/>
                <w:webHidden/>
              </w:rPr>
              <w:tab/>
            </w:r>
            <w:r>
              <w:rPr>
                <w:noProof/>
                <w:webHidden/>
              </w:rPr>
              <w:fldChar w:fldCharType="begin"/>
            </w:r>
            <w:r>
              <w:rPr>
                <w:noProof/>
                <w:webHidden/>
              </w:rPr>
              <w:instrText xml:space="preserve"> PAGEREF _Toc485218364 \h </w:instrText>
            </w:r>
          </w:ins>
          <w:r>
            <w:rPr>
              <w:noProof/>
              <w:webHidden/>
            </w:rPr>
          </w:r>
          <w:r>
            <w:rPr>
              <w:noProof/>
              <w:webHidden/>
            </w:rPr>
            <w:fldChar w:fldCharType="separate"/>
          </w:r>
          <w:ins w:id="26" w:author="zhangph" w:date="2017-06-14T15:43:00Z">
            <w:r>
              <w:rPr>
                <w:noProof/>
                <w:webHidden/>
              </w:rPr>
              <w:t>10</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27" w:author="zhangph" w:date="2017-06-14T15:43:00Z"/>
              <w:rFonts w:asciiTheme="minorHAnsi" w:eastAsiaTheme="minorEastAsia" w:hAnsiTheme="minorHAnsi" w:cstheme="minorBidi"/>
              <w:noProof/>
            </w:rPr>
          </w:pPr>
          <w:ins w:id="28" w:author="zhangph" w:date="2017-06-14T15:43:00Z">
            <w:r w:rsidRPr="00502B5C">
              <w:rPr>
                <w:rStyle w:val="ac"/>
                <w:noProof/>
              </w:rPr>
              <w:fldChar w:fldCharType="begin"/>
            </w:r>
            <w:r w:rsidRPr="00502B5C">
              <w:rPr>
                <w:rStyle w:val="ac"/>
                <w:noProof/>
              </w:rPr>
              <w:instrText xml:space="preserve"> </w:instrText>
            </w:r>
            <w:r>
              <w:rPr>
                <w:noProof/>
              </w:rPr>
              <w:instrText>HYPERLINK \l "_Toc485218365"</w:instrText>
            </w:r>
            <w:r w:rsidRPr="00502B5C">
              <w:rPr>
                <w:rStyle w:val="ac"/>
                <w:noProof/>
              </w:rPr>
              <w:instrText xml:space="preserve"> </w:instrText>
            </w:r>
            <w:r w:rsidRPr="00502B5C">
              <w:rPr>
                <w:rStyle w:val="ac"/>
                <w:noProof/>
              </w:rPr>
              <w:fldChar w:fldCharType="separate"/>
            </w:r>
            <w:r w:rsidRPr="00502B5C">
              <w:rPr>
                <w:rStyle w:val="ac"/>
                <w:noProof/>
              </w:rPr>
              <w:t>2.1</w:t>
            </w:r>
            <w:r>
              <w:rPr>
                <w:rFonts w:asciiTheme="minorHAnsi" w:eastAsiaTheme="minorEastAsia" w:hAnsiTheme="minorHAnsi" w:cstheme="minorBidi"/>
                <w:noProof/>
              </w:rPr>
              <w:tab/>
            </w:r>
            <w:r w:rsidRPr="00502B5C">
              <w:rPr>
                <w:rStyle w:val="ac"/>
                <w:rFonts w:hint="eastAsia"/>
                <w:noProof/>
              </w:rPr>
              <w:t>系统构建思路</w:t>
            </w:r>
            <w:r>
              <w:rPr>
                <w:noProof/>
                <w:webHidden/>
              </w:rPr>
              <w:tab/>
            </w:r>
            <w:r>
              <w:rPr>
                <w:noProof/>
                <w:webHidden/>
              </w:rPr>
              <w:fldChar w:fldCharType="begin"/>
            </w:r>
            <w:r>
              <w:rPr>
                <w:noProof/>
                <w:webHidden/>
              </w:rPr>
              <w:instrText xml:space="preserve"> PAGEREF _Toc485218365 \h </w:instrText>
            </w:r>
          </w:ins>
          <w:r>
            <w:rPr>
              <w:noProof/>
              <w:webHidden/>
            </w:rPr>
          </w:r>
          <w:r>
            <w:rPr>
              <w:noProof/>
              <w:webHidden/>
            </w:rPr>
            <w:fldChar w:fldCharType="separate"/>
          </w:r>
          <w:ins w:id="29" w:author="zhangph" w:date="2017-06-14T15:43:00Z">
            <w:r>
              <w:rPr>
                <w:noProof/>
                <w:webHidden/>
              </w:rPr>
              <w:t>10</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30" w:author="zhangph" w:date="2017-06-14T15:43:00Z"/>
              <w:rFonts w:asciiTheme="minorHAnsi" w:eastAsiaTheme="minorEastAsia" w:hAnsiTheme="minorHAnsi" w:cstheme="minorBidi"/>
              <w:noProof/>
            </w:rPr>
          </w:pPr>
          <w:ins w:id="31" w:author="zhangph" w:date="2017-06-14T15:43:00Z">
            <w:r w:rsidRPr="00502B5C">
              <w:rPr>
                <w:rStyle w:val="ac"/>
                <w:noProof/>
              </w:rPr>
              <w:fldChar w:fldCharType="begin"/>
            </w:r>
            <w:r w:rsidRPr="00502B5C">
              <w:rPr>
                <w:rStyle w:val="ac"/>
                <w:noProof/>
              </w:rPr>
              <w:instrText xml:space="preserve"> </w:instrText>
            </w:r>
            <w:r>
              <w:rPr>
                <w:noProof/>
              </w:rPr>
              <w:instrText>HYPERLINK \l "_Toc485218366"</w:instrText>
            </w:r>
            <w:r w:rsidRPr="00502B5C">
              <w:rPr>
                <w:rStyle w:val="ac"/>
                <w:noProof/>
              </w:rPr>
              <w:instrText xml:space="preserve"> </w:instrText>
            </w:r>
            <w:r w:rsidRPr="00502B5C">
              <w:rPr>
                <w:rStyle w:val="ac"/>
                <w:noProof/>
              </w:rPr>
              <w:fldChar w:fldCharType="separate"/>
            </w:r>
            <w:r w:rsidRPr="00502B5C">
              <w:rPr>
                <w:rStyle w:val="ac"/>
                <w:noProof/>
              </w:rPr>
              <w:t>2.2</w:t>
            </w:r>
            <w:r>
              <w:rPr>
                <w:rFonts w:asciiTheme="minorHAnsi" w:eastAsiaTheme="minorEastAsia" w:hAnsiTheme="minorHAnsi" w:cstheme="minorBidi"/>
                <w:noProof/>
              </w:rPr>
              <w:tab/>
            </w:r>
            <w:r w:rsidRPr="00502B5C">
              <w:rPr>
                <w:rStyle w:val="ac"/>
                <w:rFonts w:hint="eastAsia"/>
                <w:noProof/>
              </w:rPr>
              <w:t>系统总体设计框架</w:t>
            </w:r>
            <w:r>
              <w:rPr>
                <w:noProof/>
                <w:webHidden/>
              </w:rPr>
              <w:tab/>
            </w:r>
            <w:r>
              <w:rPr>
                <w:noProof/>
                <w:webHidden/>
              </w:rPr>
              <w:fldChar w:fldCharType="begin"/>
            </w:r>
            <w:r>
              <w:rPr>
                <w:noProof/>
                <w:webHidden/>
              </w:rPr>
              <w:instrText xml:space="preserve"> PAGEREF _Toc485218366 \h </w:instrText>
            </w:r>
          </w:ins>
          <w:r>
            <w:rPr>
              <w:noProof/>
              <w:webHidden/>
            </w:rPr>
          </w:r>
          <w:r>
            <w:rPr>
              <w:noProof/>
              <w:webHidden/>
            </w:rPr>
            <w:fldChar w:fldCharType="separate"/>
          </w:r>
          <w:ins w:id="32" w:author="zhangph" w:date="2017-06-14T15:43:00Z">
            <w:r>
              <w:rPr>
                <w:noProof/>
                <w:webHidden/>
              </w:rPr>
              <w:t>11</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33" w:author="zhangph" w:date="2017-06-14T15:43:00Z"/>
              <w:rFonts w:asciiTheme="minorHAnsi" w:eastAsiaTheme="minorEastAsia" w:hAnsiTheme="minorHAnsi" w:cstheme="minorBidi"/>
              <w:noProof/>
            </w:rPr>
          </w:pPr>
          <w:ins w:id="34" w:author="zhangph" w:date="2017-06-14T15:43:00Z">
            <w:r w:rsidRPr="00502B5C">
              <w:rPr>
                <w:rStyle w:val="ac"/>
                <w:noProof/>
              </w:rPr>
              <w:fldChar w:fldCharType="begin"/>
            </w:r>
            <w:r w:rsidRPr="00502B5C">
              <w:rPr>
                <w:rStyle w:val="ac"/>
                <w:noProof/>
              </w:rPr>
              <w:instrText xml:space="preserve"> </w:instrText>
            </w:r>
            <w:r>
              <w:rPr>
                <w:noProof/>
              </w:rPr>
              <w:instrText>HYPERLINK \l "_Toc485218367"</w:instrText>
            </w:r>
            <w:r w:rsidRPr="00502B5C">
              <w:rPr>
                <w:rStyle w:val="ac"/>
                <w:noProof/>
              </w:rPr>
              <w:instrText xml:space="preserve"> </w:instrText>
            </w:r>
            <w:r w:rsidRPr="00502B5C">
              <w:rPr>
                <w:rStyle w:val="ac"/>
                <w:noProof/>
              </w:rPr>
              <w:fldChar w:fldCharType="separate"/>
            </w:r>
            <w:r w:rsidRPr="00502B5C">
              <w:rPr>
                <w:rStyle w:val="ac"/>
                <w:noProof/>
              </w:rPr>
              <w:t>2.2.1</w:t>
            </w:r>
            <w:r>
              <w:rPr>
                <w:rFonts w:asciiTheme="minorHAnsi" w:eastAsiaTheme="minorEastAsia" w:hAnsiTheme="minorHAnsi" w:cstheme="minorBidi"/>
                <w:noProof/>
              </w:rPr>
              <w:tab/>
            </w:r>
            <w:r w:rsidRPr="00502B5C">
              <w:rPr>
                <w:rStyle w:val="ac"/>
                <w:rFonts w:hint="eastAsia"/>
                <w:noProof/>
              </w:rPr>
              <w:t>系统架构图</w:t>
            </w:r>
            <w:r>
              <w:rPr>
                <w:noProof/>
                <w:webHidden/>
              </w:rPr>
              <w:tab/>
            </w:r>
            <w:r>
              <w:rPr>
                <w:noProof/>
                <w:webHidden/>
              </w:rPr>
              <w:fldChar w:fldCharType="begin"/>
            </w:r>
            <w:r>
              <w:rPr>
                <w:noProof/>
                <w:webHidden/>
              </w:rPr>
              <w:instrText xml:space="preserve"> PAGEREF _Toc485218367 \h </w:instrText>
            </w:r>
          </w:ins>
          <w:r>
            <w:rPr>
              <w:noProof/>
              <w:webHidden/>
            </w:rPr>
          </w:r>
          <w:r>
            <w:rPr>
              <w:noProof/>
              <w:webHidden/>
            </w:rPr>
            <w:fldChar w:fldCharType="separate"/>
          </w:r>
          <w:ins w:id="35" w:author="zhangph" w:date="2017-06-14T15:43:00Z">
            <w:r>
              <w:rPr>
                <w:noProof/>
                <w:webHidden/>
              </w:rPr>
              <w:t>11</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36" w:author="zhangph" w:date="2017-06-14T15:43:00Z"/>
              <w:rFonts w:asciiTheme="minorHAnsi" w:eastAsiaTheme="minorEastAsia" w:hAnsiTheme="minorHAnsi" w:cstheme="minorBidi"/>
              <w:noProof/>
            </w:rPr>
          </w:pPr>
          <w:ins w:id="37" w:author="zhangph" w:date="2017-06-14T15:43:00Z">
            <w:r w:rsidRPr="00502B5C">
              <w:rPr>
                <w:rStyle w:val="ac"/>
                <w:noProof/>
              </w:rPr>
              <w:fldChar w:fldCharType="begin"/>
            </w:r>
            <w:r w:rsidRPr="00502B5C">
              <w:rPr>
                <w:rStyle w:val="ac"/>
                <w:noProof/>
              </w:rPr>
              <w:instrText xml:space="preserve"> </w:instrText>
            </w:r>
            <w:r>
              <w:rPr>
                <w:noProof/>
              </w:rPr>
              <w:instrText>HYPERLINK \l "_Toc485218368"</w:instrText>
            </w:r>
            <w:r w:rsidRPr="00502B5C">
              <w:rPr>
                <w:rStyle w:val="ac"/>
                <w:noProof/>
              </w:rPr>
              <w:instrText xml:space="preserve"> </w:instrText>
            </w:r>
            <w:r w:rsidRPr="00502B5C">
              <w:rPr>
                <w:rStyle w:val="ac"/>
                <w:noProof/>
              </w:rPr>
              <w:fldChar w:fldCharType="separate"/>
            </w:r>
            <w:r w:rsidRPr="00502B5C">
              <w:rPr>
                <w:rStyle w:val="ac"/>
                <w:noProof/>
              </w:rPr>
              <w:t>2.2.2</w:t>
            </w:r>
            <w:r>
              <w:rPr>
                <w:rFonts w:asciiTheme="minorHAnsi" w:eastAsiaTheme="minorEastAsia" w:hAnsiTheme="minorHAnsi" w:cstheme="minorBidi"/>
                <w:noProof/>
              </w:rPr>
              <w:tab/>
            </w:r>
            <w:r w:rsidRPr="00502B5C">
              <w:rPr>
                <w:rStyle w:val="ac"/>
                <w:rFonts w:hint="eastAsia"/>
                <w:noProof/>
              </w:rPr>
              <w:t>系统架构说明</w:t>
            </w:r>
            <w:r>
              <w:rPr>
                <w:noProof/>
                <w:webHidden/>
              </w:rPr>
              <w:tab/>
            </w:r>
            <w:r>
              <w:rPr>
                <w:noProof/>
                <w:webHidden/>
              </w:rPr>
              <w:fldChar w:fldCharType="begin"/>
            </w:r>
            <w:r>
              <w:rPr>
                <w:noProof/>
                <w:webHidden/>
              </w:rPr>
              <w:instrText xml:space="preserve"> PAGEREF _Toc485218368 \h </w:instrText>
            </w:r>
          </w:ins>
          <w:r>
            <w:rPr>
              <w:noProof/>
              <w:webHidden/>
            </w:rPr>
          </w:r>
          <w:r>
            <w:rPr>
              <w:noProof/>
              <w:webHidden/>
            </w:rPr>
            <w:fldChar w:fldCharType="separate"/>
          </w:r>
          <w:ins w:id="38" w:author="zhangph" w:date="2017-06-14T15:43:00Z">
            <w:r>
              <w:rPr>
                <w:noProof/>
                <w:webHidden/>
              </w:rPr>
              <w:t>11</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39" w:author="zhangph" w:date="2017-06-14T15:43:00Z"/>
              <w:rFonts w:asciiTheme="minorHAnsi" w:eastAsiaTheme="minorEastAsia" w:hAnsiTheme="minorHAnsi" w:cstheme="minorBidi"/>
              <w:noProof/>
            </w:rPr>
          </w:pPr>
          <w:ins w:id="40" w:author="zhangph" w:date="2017-06-14T15:43:00Z">
            <w:r w:rsidRPr="00502B5C">
              <w:rPr>
                <w:rStyle w:val="ac"/>
                <w:noProof/>
              </w:rPr>
              <w:fldChar w:fldCharType="begin"/>
            </w:r>
            <w:r w:rsidRPr="00502B5C">
              <w:rPr>
                <w:rStyle w:val="ac"/>
                <w:noProof/>
              </w:rPr>
              <w:instrText xml:space="preserve"> </w:instrText>
            </w:r>
            <w:r>
              <w:rPr>
                <w:noProof/>
              </w:rPr>
              <w:instrText>HYPERLINK \l "_Toc485218369"</w:instrText>
            </w:r>
            <w:r w:rsidRPr="00502B5C">
              <w:rPr>
                <w:rStyle w:val="ac"/>
                <w:noProof/>
              </w:rPr>
              <w:instrText xml:space="preserve"> </w:instrText>
            </w:r>
            <w:r w:rsidRPr="00502B5C">
              <w:rPr>
                <w:rStyle w:val="ac"/>
                <w:noProof/>
              </w:rPr>
              <w:fldChar w:fldCharType="separate"/>
            </w:r>
            <w:r w:rsidRPr="00502B5C">
              <w:rPr>
                <w:rStyle w:val="ac"/>
                <w:noProof/>
              </w:rPr>
              <w:t>2.2.3</w:t>
            </w:r>
            <w:r>
              <w:rPr>
                <w:rFonts w:asciiTheme="minorHAnsi" w:eastAsiaTheme="minorEastAsia" w:hAnsiTheme="minorHAnsi" w:cstheme="minorBidi"/>
                <w:noProof/>
              </w:rPr>
              <w:tab/>
            </w:r>
            <w:r w:rsidRPr="00502B5C">
              <w:rPr>
                <w:rStyle w:val="ac"/>
                <w:rFonts w:hint="eastAsia"/>
                <w:noProof/>
              </w:rPr>
              <w:t>软件功能模块清单</w:t>
            </w:r>
            <w:r>
              <w:rPr>
                <w:noProof/>
                <w:webHidden/>
              </w:rPr>
              <w:tab/>
            </w:r>
            <w:r>
              <w:rPr>
                <w:noProof/>
                <w:webHidden/>
              </w:rPr>
              <w:fldChar w:fldCharType="begin"/>
            </w:r>
            <w:r>
              <w:rPr>
                <w:noProof/>
                <w:webHidden/>
              </w:rPr>
              <w:instrText xml:space="preserve"> PAGEREF _Toc485218369 \h </w:instrText>
            </w:r>
          </w:ins>
          <w:r>
            <w:rPr>
              <w:noProof/>
              <w:webHidden/>
            </w:rPr>
          </w:r>
          <w:r>
            <w:rPr>
              <w:noProof/>
              <w:webHidden/>
            </w:rPr>
            <w:fldChar w:fldCharType="separate"/>
          </w:r>
          <w:ins w:id="41" w:author="zhangph" w:date="2017-06-14T15:43:00Z">
            <w:r>
              <w:rPr>
                <w:noProof/>
                <w:webHidden/>
              </w:rPr>
              <w:t>15</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42" w:author="zhangph" w:date="2017-06-14T15:43:00Z"/>
              <w:rFonts w:asciiTheme="minorHAnsi" w:eastAsiaTheme="minorEastAsia" w:hAnsiTheme="minorHAnsi" w:cstheme="minorBidi"/>
              <w:noProof/>
            </w:rPr>
          </w:pPr>
          <w:ins w:id="43" w:author="zhangph" w:date="2017-06-14T15:43:00Z">
            <w:r w:rsidRPr="00502B5C">
              <w:rPr>
                <w:rStyle w:val="ac"/>
                <w:noProof/>
              </w:rPr>
              <w:fldChar w:fldCharType="begin"/>
            </w:r>
            <w:r w:rsidRPr="00502B5C">
              <w:rPr>
                <w:rStyle w:val="ac"/>
                <w:noProof/>
              </w:rPr>
              <w:instrText xml:space="preserve"> </w:instrText>
            </w:r>
            <w:r>
              <w:rPr>
                <w:noProof/>
              </w:rPr>
              <w:instrText>HYPERLINK \l "_Toc485218370"</w:instrText>
            </w:r>
            <w:r w:rsidRPr="00502B5C">
              <w:rPr>
                <w:rStyle w:val="ac"/>
                <w:noProof/>
              </w:rPr>
              <w:instrText xml:space="preserve"> </w:instrText>
            </w:r>
            <w:r w:rsidRPr="00502B5C">
              <w:rPr>
                <w:rStyle w:val="ac"/>
                <w:noProof/>
              </w:rPr>
              <w:fldChar w:fldCharType="separate"/>
            </w:r>
            <w:r w:rsidRPr="00502B5C">
              <w:rPr>
                <w:rStyle w:val="ac"/>
                <w:noProof/>
              </w:rPr>
              <w:t>2.3</w:t>
            </w:r>
            <w:r>
              <w:rPr>
                <w:rFonts w:asciiTheme="minorHAnsi" w:eastAsiaTheme="minorEastAsia" w:hAnsiTheme="minorHAnsi" w:cstheme="minorBidi"/>
                <w:noProof/>
              </w:rPr>
              <w:tab/>
            </w:r>
            <w:r w:rsidRPr="00502B5C">
              <w:rPr>
                <w:rStyle w:val="ac"/>
                <w:rFonts w:hint="eastAsia"/>
                <w:noProof/>
              </w:rPr>
              <w:t>系统部署方案</w:t>
            </w:r>
            <w:r>
              <w:rPr>
                <w:noProof/>
                <w:webHidden/>
              </w:rPr>
              <w:tab/>
            </w:r>
            <w:r>
              <w:rPr>
                <w:noProof/>
                <w:webHidden/>
              </w:rPr>
              <w:fldChar w:fldCharType="begin"/>
            </w:r>
            <w:r>
              <w:rPr>
                <w:noProof/>
                <w:webHidden/>
              </w:rPr>
              <w:instrText xml:space="preserve"> PAGEREF _Toc485218370 \h </w:instrText>
            </w:r>
          </w:ins>
          <w:r>
            <w:rPr>
              <w:noProof/>
              <w:webHidden/>
            </w:rPr>
          </w:r>
          <w:r>
            <w:rPr>
              <w:noProof/>
              <w:webHidden/>
            </w:rPr>
            <w:fldChar w:fldCharType="separate"/>
          </w:r>
          <w:ins w:id="44" w:author="zhangph" w:date="2017-06-14T15:43:00Z">
            <w:r>
              <w:rPr>
                <w:noProof/>
                <w:webHidden/>
              </w:rPr>
              <w:t>16</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45" w:author="zhangph" w:date="2017-06-14T15:43:00Z"/>
              <w:rFonts w:asciiTheme="minorHAnsi" w:eastAsiaTheme="minorEastAsia" w:hAnsiTheme="minorHAnsi" w:cstheme="minorBidi"/>
              <w:noProof/>
            </w:rPr>
          </w:pPr>
          <w:ins w:id="46" w:author="zhangph" w:date="2017-06-14T15:43:00Z">
            <w:r w:rsidRPr="00502B5C">
              <w:rPr>
                <w:rStyle w:val="ac"/>
                <w:noProof/>
              </w:rPr>
              <w:fldChar w:fldCharType="begin"/>
            </w:r>
            <w:r w:rsidRPr="00502B5C">
              <w:rPr>
                <w:rStyle w:val="ac"/>
                <w:noProof/>
              </w:rPr>
              <w:instrText xml:space="preserve"> </w:instrText>
            </w:r>
            <w:r>
              <w:rPr>
                <w:noProof/>
              </w:rPr>
              <w:instrText>HYPERLINK \l "_Toc485218371"</w:instrText>
            </w:r>
            <w:r w:rsidRPr="00502B5C">
              <w:rPr>
                <w:rStyle w:val="ac"/>
                <w:noProof/>
              </w:rPr>
              <w:instrText xml:space="preserve"> </w:instrText>
            </w:r>
            <w:r w:rsidRPr="00502B5C">
              <w:rPr>
                <w:rStyle w:val="ac"/>
                <w:noProof/>
              </w:rPr>
              <w:fldChar w:fldCharType="separate"/>
            </w:r>
            <w:r w:rsidRPr="00502B5C">
              <w:rPr>
                <w:rStyle w:val="ac"/>
                <w:noProof/>
              </w:rPr>
              <w:t>2.3.1</w:t>
            </w:r>
            <w:r>
              <w:rPr>
                <w:rFonts w:asciiTheme="minorHAnsi" w:eastAsiaTheme="minorEastAsia" w:hAnsiTheme="minorHAnsi" w:cstheme="minorBidi"/>
                <w:noProof/>
              </w:rPr>
              <w:tab/>
            </w:r>
            <w:r w:rsidRPr="00502B5C">
              <w:rPr>
                <w:rStyle w:val="ac"/>
                <w:rFonts w:hint="eastAsia"/>
                <w:noProof/>
              </w:rPr>
              <w:t>系统部署结构图</w:t>
            </w:r>
            <w:r>
              <w:rPr>
                <w:noProof/>
                <w:webHidden/>
              </w:rPr>
              <w:tab/>
            </w:r>
            <w:r>
              <w:rPr>
                <w:noProof/>
                <w:webHidden/>
              </w:rPr>
              <w:fldChar w:fldCharType="begin"/>
            </w:r>
            <w:r>
              <w:rPr>
                <w:noProof/>
                <w:webHidden/>
              </w:rPr>
              <w:instrText xml:space="preserve"> PAGEREF _Toc485218371 \h </w:instrText>
            </w:r>
          </w:ins>
          <w:r>
            <w:rPr>
              <w:noProof/>
              <w:webHidden/>
            </w:rPr>
          </w:r>
          <w:r>
            <w:rPr>
              <w:noProof/>
              <w:webHidden/>
            </w:rPr>
            <w:fldChar w:fldCharType="separate"/>
          </w:r>
          <w:ins w:id="47" w:author="zhangph" w:date="2017-06-14T15:43:00Z">
            <w:r>
              <w:rPr>
                <w:noProof/>
                <w:webHidden/>
              </w:rPr>
              <w:t>16</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48" w:author="zhangph" w:date="2017-06-14T15:43:00Z"/>
              <w:rFonts w:asciiTheme="minorHAnsi" w:eastAsiaTheme="minorEastAsia" w:hAnsiTheme="minorHAnsi" w:cstheme="minorBidi"/>
              <w:noProof/>
            </w:rPr>
          </w:pPr>
          <w:ins w:id="49" w:author="zhangph" w:date="2017-06-14T15:43:00Z">
            <w:r w:rsidRPr="00502B5C">
              <w:rPr>
                <w:rStyle w:val="ac"/>
                <w:noProof/>
              </w:rPr>
              <w:fldChar w:fldCharType="begin"/>
            </w:r>
            <w:r w:rsidRPr="00502B5C">
              <w:rPr>
                <w:rStyle w:val="ac"/>
                <w:noProof/>
              </w:rPr>
              <w:instrText xml:space="preserve"> </w:instrText>
            </w:r>
            <w:r>
              <w:rPr>
                <w:noProof/>
              </w:rPr>
              <w:instrText>HYPERLINK \l "_Toc485218372"</w:instrText>
            </w:r>
            <w:r w:rsidRPr="00502B5C">
              <w:rPr>
                <w:rStyle w:val="ac"/>
                <w:noProof/>
              </w:rPr>
              <w:instrText xml:space="preserve"> </w:instrText>
            </w:r>
            <w:r w:rsidRPr="00502B5C">
              <w:rPr>
                <w:rStyle w:val="ac"/>
                <w:noProof/>
              </w:rPr>
              <w:fldChar w:fldCharType="separate"/>
            </w:r>
            <w:r w:rsidRPr="00502B5C">
              <w:rPr>
                <w:rStyle w:val="ac"/>
                <w:noProof/>
              </w:rPr>
              <w:t>2.3.2</w:t>
            </w:r>
            <w:r>
              <w:rPr>
                <w:rFonts w:asciiTheme="minorHAnsi" w:eastAsiaTheme="minorEastAsia" w:hAnsiTheme="minorHAnsi" w:cstheme="minorBidi"/>
                <w:noProof/>
              </w:rPr>
              <w:tab/>
            </w:r>
            <w:r w:rsidRPr="00502B5C">
              <w:rPr>
                <w:rStyle w:val="ac"/>
                <w:rFonts w:hint="eastAsia"/>
                <w:noProof/>
              </w:rPr>
              <w:t>系统部署说明</w:t>
            </w:r>
            <w:r>
              <w:rPr>
                <w:noProof/>
                <w:webHidden/>
              </w:rPr>
              <w:tab/>
            </w:r>
            <w:r>
              <w:rPr>
                <w:noProof/>
                <w:webHidden/>
              </w:rPr>
              <w:fldChar w:fldCharType="begin"/>
            </w:r>
            <w:r>
              <w:rPr>
                <w:noProof/>
                <w:webHidden/>
              </w:rPr>
              <w:instrText xml:space="preserve"> PAGEREF _Toc485218372 \h </w:instrText>
            </w:r>
          </w:ins>
          <w:r>
            <w:rPr>
              <w:noProof/>
              <w:webHidden/>
            </w:rPr>
          </w:r>
          <w:r>
            <w:rPr>
              <w:noProof/>
              <w:webHidden/>
            </w:rPr>
            <w:fldChar w:fldCharType="separate"/>
          </w:r>
          <w:ins w:id="50" w:author="zhangph" w:date="2017-06-14T15:43:00Z">
            <w:r>
              <w:rPr>
                <w:noProof/>
                <w:webHidden/>
              </w:rPr>
              <w:t>16</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51" w:author="zhangph" w:date="2017-06-14T15:43:00Z"/>
              <w:rFonts w:asciiTheme="minorHAnsi" w:eastAsiaTheme="minorEastAsia" w:hAnsiTheme="minorHAnsi" w:cstheme="minorBidi"/>
              <w:noProof/>
            </w:rPr>
          </w:pPr>
          <w:ins w:id="52" w:author="zhangph" w:date="2017-06-14T15:43:00Z">
            <w:r w:rsidRPr="00502B5C">
              <w:rPr>
                <w:rStyle w:val="ac"/>
                <w:noProof/>
              </w:rPr>
              <w:fldChar w:fldCharType="begin"/>
            </w:r>
            <w:r w:rsidRPr="00502B5C">
              <w:rPr>
                <w:rStyle w:val="ac"/>
                <w:noProof/>
              </w:rPr>
              <w:instrText xml:space="preserve"> </w:instrText>
            </w:r>
            <w:r>
              <w:rPr>
                <w:noProof/>
              </w:rPr>
              <w:instrText>HYPERLINK \l "_Toc485218373"</w:instrText>
            </w:r>
            <w:r w:rsidRPr="00502B5C">
              <w:rPr>
                <w:rStyle w:val="ac"/>
                <w:noProof/>
              </w:rPr>
              <w:instrText xml:space="preserve"> </w:instrText>
            </w:r>
            <w:r w:rsidRPr="00502B5C">
              <w:rPr>
                <w:rStyle w:val="ac"/>
                <w:noProof/>
              </w:rPr>
              <w:fldChar w:fldCharType="separate"/>
            </w:r>
            <w:r w:rsidRPr="00502B5C">
              <w:rPr>
                <w:rStyle w:val="ac"/>
                <w:noProof/>
              </w:rPr>
              <w:t>2.3.3</w:t>
            </w:r>
            <w:r>
              <w:rPr>
                <w:rFonts w:asciiTheme="minorHAnsi" w:eastAsiaTheme="minorEastAsia" w:hAnsiTheme="minorHAnsi" w:cstheme="minorBidi"/>
                <w:noProof/>
              </w:rPr>
              <w:tab/>
            </w:r>
            <w:r w:rsidRPr="00502B5C">
              <w:rPr>
                <w:rStyle w:val="ac"/>
                <w:rFonts w:hint="eastAsia"/>
                <w:noProof/>
              </w:rPr>
              <w:t>硬件设备清单</w:t>
            </w:r>
            <w:r>
              <w:rPr>
                <w:noProof/>
                <w:webHidden/>
              </w:rPr>
              <w:tab/>
            </w:r>
            <w:r>
              <w:rPr>
                <w:noProof/>
                <w:webHidden/>
              </w:rPr>
              <w:fldChar w:fldCharType="begin"/>
            </w:r>
            <w:r>
              <w:rPr>
                <w:noProof/>
                <w:webHidden/>
              </w:rPr>
              <w:instrText xml:space="preserve"> PAGEREF _Toc485218373 \h </w:instrText>
            </w:r>
          </w:ins>
          <w:r>
            <w:rPr>
              <w:noProof/>
              <w:webHidden/>
            </w:rPr>
          </w:r>
          <w:r>
            <w:rPr>
              <w:noProof/>
              <w:webHidden/>
            </w:rPr>
            <w:fldChar w:fldCharType="separate"/>
          </w:r>
          <w:ins w:id="53" w:author="zhangph" w:date="2017-06-14T15:43:00Z">
            <w:r>
              <w:rPr>
                <w:noProof/>
                <w:webHidden/>
              </w:rPr>
              <w:t>18</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54" w:author="zhangph" w:date="2017-06-14T15:43:00Z"/>
              <w:rFonts w:asciiTheme="minorHAnsi" w:eastAsiaTheme="minorEastAsia" w:hAnsiTheme="minorHAnsi" w:cstheme="minorBidi"/>
              <w:noProof/>
            </w:rPr>
          </w:pPr>
          <w:ins w:id="55" w:author="zhangph" w:date="2017-06-14T15:43:00Z">
            <w:r w:rsidRPr="00502B5C">
              <w:rPr>
                <w:rStyle w:val="ac"/>
                <w:noProof/>
              </w:rPr>
              <w:fldChar w:fldCharType="begin"/>
            </w:r>
            <w:r w:rsidRPr="00502B5C">
              <w:rPr>
                <w:rStyle w:val="ac"/>
                <w:noProof/>
              </w:rPr>
              <w:instrText xml:space="preserve"> </w:instrText>
            </w:r>
            <w:r>
              <w:rPr>
                <w:noProof/>
              </w:rPr>
              <w:instrText>HYPERLINK \l "_Toc485218374"</w:instrText>
            </w:r>
            <w:r w:rsidRPr="00502B5C">
              <w:rPr>
                <w:rStyle w:val="ac"/>
                <w:noProof/>
              </w:rPr>
              <w:instrText xml:space="preserve"> </w:instrText>
            </w:r>
            <w:r w:rsidRPr="00502B5C">
              <w:rPr>
                <w:rStyle w:val="ac"/>
                <w:noProof/>
              </w:rPr>
              <w:fldChar w:fldCharType="separate"/>
            </w:r>
            <w:r w:rsidRPr="00502B5C">
              <w:rPr>
                <w:rStyle w:val="ac"/>
                <w:noProof/>
              </w:rPr>
              <w:t>2.4</w:t>
            </w:r>
            <w:r>
              <w:rPr>
                <w:rFonts w:asciiTheme="minorHAnsi" w:eastAsiaTheme="minorEastAsia" w:hAnsiTheme="minorHAnsi" w:cstheme="minorBidi"/>
                <w:noProof/>
              </w:rPr>
              <w:tab/>
            </w:r>
            <w:r w:rsidRPr="00502B5C">
              <w:rPr>
                <w:rStyle w:val="ac"/>
                <w:rFonts w:hint="eastAsia"/>
                <w:noProof/>
              </w:rPr>
              <w:t>数据采集方案</w:t>
            </w:r>
            <w:r>
              <w:rPr>
                <w:noProof/>
                <w:webHidden/>
              </w:rPr>
              <w:tab/>
            </w:r>
            <w:r>
              <w:rPr>
                <w:noProof/>
                <w:webHidden/>
              </w:rPr>
              <w:fldChar w:fldCharType="begin"/>
            </w:r>
            <w:r>
              <w:rPr>
                <w:noProof/>
                <w:webHidden/>
              </w:rPr>
              <w:instrText xml:space="preserve"> PAGEREF _Toc485218374 \h </w:instrText>
            </w:r>
          </w:ins>
          <w:r>
            <w:rPr>
              <w:noProof/>
              <w:webHidden/>
            </w:rPr>
          </w:r>
          <w:r>
            <w:rPr>
              <w:noProof/>
              <w:webHidden/>
            </w:rPr>
            <w:fldChar w:fldCharType="separate"/>
          </w:r>
          <w:ins w:id="56" w:author="zhangph" w:date="2017-06-14T15:43:00Z">
            <w:r>
              <w:rPr>
                <w:noProof/>
                <w:webHidden/>
              </w:rPr>
              <w:t>18</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57" w:author="zhangph" w:date="2017-06-14T15:43:00Z"/>
              <w:rFonts w:asciiTheme="minorHAnsi" w:eastAsiaTheme="minorEastAsia" w:hAnsiTheme="minorHAnsi" w:cstheme="minorBidi"/>
              <w:noProof/>
            </w:rPr>
          </w:pPr>
          <w:ins w:id="58" w:author="zhangph" w:date="2017-06-14T15:43:00Z">
            <w:r w:rsidRPr="00502B5C">
              <w:rPr>
                <w:rStyle w:val="ac"/>
                <w:noProof/>
              </w:rPr>
              <w:fldChar w:fldCharType="begin"/>
            </w:r>
            <w:r w:rsidRPr="00502B5C">
              <w:rPr>
                <w:rStyle w:val="ac"/>
                <w:noProof/>
              </w:rPr>
              <w:instrText xml:space="preserve"> </w:instrText>
            </w:r>
            <w:r>
              <w:rPr>
                <w:noProof/>
              </w:rPr>
              <w:instrText>HYPERLINK \l "_Toc485218375"</w:instrText>
            </w:r>
            <w:r w:rsidRPr="00502B5C">
              <w:rPr>
                <w:rStyle w:val="ac"/>
                <w:noProof/>
              </w:rPr>
              <w:instrText xml:space="preserve"> </w:instrText>
            </w:r>
            <w:r w:rsidRPr="00502B5C">
              <w:rPr>
                <w:rStyle w:val="ac"/>
                <w:noProof/>
              </w:rPr>
              <w:fldChar w:fldCharType="separate"/>
            </w:r>
            <w:r w:rsidRPr="00502B5C">
              <w:rPr>
                <w:rStyle w:val="ac"/>
                <w:noProof/>
              </w:rPr>
              <w:t>2.4.1</w:t>
            </w:r>
            <w:r>
              <w:rPr>
                <w:rFonts w:asciiTheme="minorHAnsi" w:eastAsiaTheme="minorEastAsia" w:hAnsiTheme="minorHAnsi" w:cstheme="minorBidi"/>
                <w:noProof/>
              </w:rPr>
              <w:tab/>
            </w:r>
            <w:r w:rsidRPr="00502B5C">
              <w:rPr>
                <w:rStyle w:val="ac"/>
                <w:rFonts w:hint="eastAsia"/>
                <w:noProof/>
              </w:rPr>
              <w:t>数据采集背景</w:t>
            </w:r>
            <w:r>
              <w:rPr>
                <w:noProof/>
                <w:webHidden/>
              </w:rPr>
              <w:tab/>
            </w:r>
            <w:r>
              <w:rPr>
                <w:noProof/>
                <w:webHidden/>
              </w:rPr>
              <w:fldChar w:fldCharType="begin"/>
            </w:r>
            <w:r>
              <w:rPr>
                <w:noProof/>
                <w:webHidden/>
              </w:rPr>
              <w:instrText xml:space="preserve"> PAGEREF _Toc485218375 \h </w:instrText>
            </w:r>
          </w:ins>
          <w:r>
            <w:rPr>
              <w:noProof/>
              <w:webHidden/>
            </w:rPr>
          </w:r>
          <w:r>
            <w:rPr>
              <w:noProof/>
              <w:webHidden/>
            </w:rPr>
            <w:fldChar w:fldCharType="separate"/>
          </w:r>
          <w:ins w:id="59" w:author="zhangph" w:date="2017-06-14T15:43:00Z">
            <w:r>
              <w:rPr>
                <w:noProof/>
                <w:webHidden/>
              </w:rPr>
              <w:t>18</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60" w:author="zhangph" w:date="2017-06-14T15:43:00Z"/>
              <w:rFonts w:asciiTheme="minorHAnsi" w:eastAsiaTheme="minorEastAsia" w:hAnsiTheme="minorHAnsi" w:cstheme="minorBidi"/>
              <w:noProof/>
            </w:rPr>
          </w:pPr>
          <w:ins w:id="61" w:author="zhangph" w:date="2017-06-14T15:43:00Z">
            <w:r w:rsidRPr="00502B5C">
              <w:rPr>
                <w:rStyle w:val="ac"/>
                <w:noProof/>
              </w:rPr>
              <w:fldChar w:fldCharType="begin"/>
            </w:r>
            <w:r w:rsidRPr="00502B5C">
              <w:rPr>
                <w:rStyle w:val="ac"/>
                <w:noProof/>
              </w:rPr>
              <w:instrText xml:space="preserve"> </w:instrText>
            </w:r>
            <w:r>
              <w:rPr>
                <w:noProof/>
              </w:rPr>
              <w:instrText>HYPERLINK \l "_Toc485218376"</w:instrText>
            </w:r>
            <w:r w:rsidRPr="00502B5C">
              <w:rPr>
                <w:rStyle w:val="ac"/>
                <w:noProof/>
              </w:rPr>
              <w:instrText xml:space="preserve"> </w:instrText>
            </w:r>
            <w:r w:rsidRPr="00502B5C">
              <w:rPr>
                <w:rStyle w:val="ac"/>
                <w:noProof/>
              </w:rPr>
              <w:fldChar w:fldCharType="separate"/>
            </w:r>
            <w:r w:rsidRPr="00502B5C">
              <w:rPr>
                <w:rStyle w:val="ac"/>
                <w:noProof/>
              </w:rPr>
              <w:t>2.4.2</w:t>
            </w:r>
            <w:r>
              <w:rPr>
                <w:rFonts w:asciiTheme="minorHAnsi" w:eastAsiaTheme="minorEastAsia" w:hAnsiTheme="minorHAnsi" w:cstheme="minorBidi"/>
                <w:noProof/>
              </w:rPr>
              <w:tab/>
            </w:r>
            <w:r w:rsidRPr="00502B5C">
              <w:rPr>
                <w:rStyle w:val="ac"/>
                <w:rFonts w:hint="eastAsia"/>
                <w:noProof/>
              </w:rPr>
              <w:t>数据精准采集的必要性</w:t>
            </w:r>
            <w:r>
              <w:rPr>
                <w:noProof/>
                <w:webHidden/>
              </w:rPr>
              <w:tab/>
            </w:r>
            <w:r>
              <w:rPr>
                <w:noProof/>
                <w:webHidden/>
              </w:rPr>
              <w:fldChar w:fldCharType="begin"/>
            </w:r>
            <w:r>
              <w:rPr>
                <w:noProof/>
                <w:webHidden/>
              </w:rPr>
              <w:instrText xml:space="preserve"> PAGEREF _Toc485218376 \h </w:instrText>
            </w:r>
          </w:ins>
          <w:r>
            <w:rPr>
              <w:noProof/>
              <w:webHidden/>
            </w:rPr>
          </w:r>
          <w:r>
            <w:rPr>
              <w:noProof/>
              <w:webHidden/>
            </w:rPr>
            <w:fldChar w:fldCharType="separate"/>
          </w:r>
          <w:ins w:id="62" w:author="zhangph" w:date="2017-06-14T15:43:00Z">
            <w:r>
              <w:rPr>
                <w:noProof/>
                <w:webHidden/>
              </w:rPr>
              <w:t>19</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63" w:author="zhangph" w:date="2017-06-14T15:43:00Z"/>
              <w:rFonts w:asciiTheme="minorHAnsi" w:eastAsiaTheme="minorEastAsia" w:hAnsiTheme="minorHAnsi" w:cstheme="minorBidi"/>
              <w:noProof/>
            </w:rPr>
          </w:pPr>
          <w:ins w:id="64" w:author="zhangph" w:date="2017-06-14T15:43:00Z">
            <w:r w:rsidRPr="00502B5C">
              <w:rPr>
                <w:rStyle w:val="ac"/>
                <w:noProof/>
              </w:rPr>
              <w:fldChar w:fldCharType="begin"/>
            </w:r>
            <w:r w:rsidRPr="00502B5C">
              <w:rPr>
                <w:rStyle w:val="ac"/>
                <w:noProof/>
              </w:rPr>
              <w:instrText xml:space="preserve"> </w:instrText>
            </w:r>
            <w:r>
              <w:rPr>
                <w:noProof/>
              </w:rPr>
              <w:instrText>HYPERLINK \l "_Toc485218377"</w:instrText>
            </w:r>
            <w:r w:rsidRPr="00502B5C">
              <w:rPr>
                <w:rStyle w:val="ac"/>
                <w:noProof/>
              </w:rPr>
              <w:instrText xml:space="preserve"> </w:instrText>
            </w:r>
            <w:r w:rsidRPr="00502B5C">
              <w:rPr>
                <w:rStyle w:val="ac"/>
                <w:noProof/>
              </w:rPr>
              <w:fldChar w:fldCharType="separate"/>
            </w:r>
            <w:r w:rsidRPr="00502B5C">
              <w:rPr>
                <w:rStyle w:val="ac"/>
                <w:noProof/>
              </w:rPr>
              <w:t>2.4.3</w:t>
            </w:r>
            <w:r>
              <w:rPr>
                <w:rFonts w:asciiTheme="minorHAnsi" w:eastAsiaTheme="minorEastAsia" w:hAnsiTheme="minorHAnsi" w:cstheme="minorBidi"/>
                <w:noProof/>
              </w:rPr>
              <w:tab/>
            </w:r>
            <w:r w:rsidRPr="00502B5C">
              <w:rPr>
                <w:rStyle w:val="ac"/>
                <w:rFonts w:hint="eastAsia"/>
                <w:noProof/>
              </w:rPr>
              <w:t>数据采集维度</w:t>
            </w:r>
            <w:r>
              <w:rPr>
                <w:noProof/>
                <w:webHidden/>
              </w:rPr>
              <w:tab/>
            </w:r>
            <w:r>
              <w:rPr>
                <w:noProof/>
                <w:webHidden/>
              </w:rPr>
              <w:fldChar w:fldCharType="begin"/>
            </w:r>
            <w:r>
              <w:rPr>
                <w:noProof/>
                <w:webHidden/>
              </w:rPr>
              <w:instrText xml:space="preserve"> PAGEREF _Toc485218377 \h </w:instrText>
            </w:r>
          </w:ins>
          <w:r>
            <w:rPr>
              <w:noProof/>
              <w:webHidden/>
            </w:rPr>
          </w:r>
          <w:r>
            <w:rPr>
              <w:noProof/>
              <w:webHidden/>
            </w:rPr>
            <w:fldChar w:fldCharType="separate"/>
          </w:r>
          <w:ins w:id="65" w:author="zhangph" w:date="2017-06-14T15:43:00Z">
            <w:r>
              <w:rPr>
                <w:noProof/>
                <w:webHidden/>
              </w:rPr>
              <w:t>19</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66" w:author="zhangph" w:date="2017-06-14T15:43:00Z"/>
              <w:rFonts w:asciiTheme="minorHAnsi" w:eastAsiaTheme="minorEastAsia" w:hAnsiTheme="minorHAnsi" w:cstheme="minorBidi"/>
              <w:noProof/>
            </w:rPr>
          </w:pPr>
          <w:ins w:id="67" w:author="zhangph" w:date="2017-06-14T15:43:00Z">
            <w:r w:rsidRPr="00502B5C">
              <w:rPr>
                <w:rStyle w:val="ac"/>
                <w:noProof/>
              </w:rPr>
              <w:fldChar w:fldCharType="begin"/>
            </w:r>
            <w:r w:rsidRPr="00502B5C">
              <w:rPr>
                <w:rStyle w:val="ac"/>
                <w:noProof/>
              </w:rPr>
              <w:instrText xml:space="preserve"> </w:instrText>
            </w:r>
            <w:r>
              <w:rPr>
                <w:noProof/>
              </w:rPr>
              <w:instrText>HYPERLINK \l "_Toc485218378"</w:instrText>
            </w:r>
            <w:r w:rsidRPr="00502B5C">
              <w:rPr>
                <w:rStyle w:val="ac"/>
                <w:noProof/>
              </w:rPr>
              <w:instrText xml:space="preserve"> </w:instrText>
            </w:r>
            <w:r w:rsidRPr="00502B5C">
              <w:rPr>
                <w:rStyle w:val="ac"/>
                <w:noProof/>
              </w:rPr>
              <w:fldChar w:fldCharType="separate"/>
            </w:r>
            <w:r w:rsidRPr="00502B5C">
              <w:rPr>
                <w:rStyle w:val="ac"/>
                <w:noProof/>
              </w:rPr>
              <w:t>2.4.4</w:t>
            </w:r>
            <w:r>
              <w:rPr>
                <w:rFonts w:asciiTheme="minorHAnsi" w:eastAsiaTheme="minorEastAsia" w:hAnsiTheme="minorHAnsi" w:cstheme="minorBidi"/>
                <w:noProof/>
              </w:rPr>
              <w:tab/>
            </w:r>
            <w:r w:rsidRPr="00502B5C">
              <w:rPr>
                <w:rStyle w:val="ac"/>
                <w:rFonts w:hint="eastAsia"/>
                <w:noProof/>
              </w:rPr>
              <w:t>数据采集大纲</w:t>
            </w:r>
            <w:r>
              <w:rPr>
                <w:noProof/>
                <w:webHidden/>
              </w:rPr>
              <w:tab/>
            </w:r>
            <w:r>
              <w:rPr>
                <w:noProof/>
                <w:webHidden/>
              </w:rPr>
              <w:fldChar w:fldCharType="begin"/>
            </w:r>
            <w:r>
              <w:rPr>
                <w:noProof/>
                <w:webHidden/>
              </w:rPr>
              <w:instrText xml:space="preserve"> PAGEREF _Toc485218378 \h </w:instrText>
            </w:r>
          </w:ins>
          <w:r>
            <w:rPr>
              <w:noProof/>
              <w:webHidden/>
            </w:rPr>
          </w:r>
          <w:r>
            <w:rPr>
              <w:noProof/>
              <w:webHidden/>
            </w:rPr>
            <w:fldChar w:fldCharType="separate"/>
          </w:r>
          <w:ins w:id="68" w:author="zhangph" w:date="2017-06-14T15:43:00Z">
            <w:r>
              <w:rPr>
                <w:noProof/>
                <w:webHidden/>
              </w:rPr>
              <w:t>20</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69" w:author="zhangph" w:date="2017-06-14T15:43:00Z"/>
              <w:rFonts w:asciiTheme="minorHAnsi" w:eastAsiaTheme="minorEastAsia" w:hAnsiTheme="minorHAnsi" w:cstheme="minorBidi"/>
              <w:noProof/>
            </w:rPr>
          </w:pPr>
          <w:ins w:id="70" w:author="zhangph" w:date="2017-06-14T15:43:00Z">
            <w:r w:rsidRPr="00502B5C">
              <w:rPr>
                <w:rStyle w:val="ac"/>
                <w:noProof/>
              </w:rPr>
              <w:fldChar w:fldCharType="begin"/>
            </w:r>
            <w:r w:rsidRPr="00502B5C">
              <w:rPr>
                <w:rStyle w:val="ac"/>
                <w:noProof/>
              </w:rPr>
              <w:instrText xml:space="preserve"> </w:instrText>
            </w:r>
            <w:r>
              <w:rPr>
                <w:noProof/>
              </w:rPr>
              <w:instrText>HYPERLINK \l "_Toc485218379"</w:instrText>
            </w:r>
            <w:r w:rsidRPr="00502B5C">
              <w:rPr>
                <w:rStyle w:val="ac"/>
                <w:noProof/>
              </w:rPr>
              <w:instrText xml:space="preserve"> </w:instrText>
            </w:r>
            <w:r w:rsidRPr="00502B5C">
              <w:rPr>
                <w:rStyle w:val="ac"/>
                <w:noProof/>
              </w:rPr>
              <w:fldChar w:fldCharType="separate"/>
            </w:r>
            <w:r w:rsidRPr="00502B5C">
              <w:rPr>
                <w:rStyle w:val="ac"/>
                <w:noProof/>
              </w:rPr>
              <w:t>2.4.5</w:t>
            </w:r>
            <w:r>
              <w:rPr>
                <w:rFonts w:asciiTheme="minorHAnsi" w:eastAsiaTheme="minorEastAsia" w:hAnsiTheme="minorHAnsi" w:cstheme="minorBidi"/>
                <w:noProof/>
              </w:rPr>
              <w:tab/>
            </w:r>
            <w:r w:rsidRPr="00502B5C">
              <w:rPr>
                <w:rStyle w:val="ac"/>
                <w:rFonts w:hint="eastAsia"/>
                <w:noProof/>
              </w:rPr>
              <w:t>数据清单目录</w:t>
            </w:r>
            <w:r>
              <w:rPr>
                <w:noProof/>
                <w:webHidden/>
              </w:rPr>
              <w:tab/>
            </w:r>
            <w:r>
              <w:rPr>
                <w:noProof/>
                <w:webHidden/>
              </w:rPr>
              <w:fldChar w:fldCharType="begin"/>
            </w:r>
            <w:r>
              <w:rPr>
                <w:noProof/>
                <w:webHidden/>
              </w:rPr>
              <w:instrText xml:space="preserve"> PAGEREF _Toc485218379 \h </w:instrText>
            </w:r>
          </w:ins>
          <w:r>
            <w:rPr>
              <w:noProof/>
              <w:webHidden/>
            </w:rPr>
          </w:r>
          <w:r>
            <w:rPr>
              <w:noProof/>
              <w:webHidden/>
            </w:rPr>
            <w:fldChar w:fldCharType="separate"/>
          </w:r>
          <w:ins w:id="71" w:author="zhangph" w:date="2017-06-14T15:43:00Z">
            <w:r>
              <w:rPr>
                <w:noProof/>
                <w:webHidden/>
              </w:rPr>
              <w:t>21</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72" w:author="zhangph" w:date="2017-06-14T15:43:00Z"/>
              <w:rFonts w:asciiTheme="minorHAnsi" w:eastAsiaTheme="minorEastAsia" w:hAnsiTheme="minorHAnsi" w:cstheme="minorBidi"/>
              <w:noProof/>
            </w:rPr>
          </w:pPr>
          <w:ins w:id="73" w:author="zhangph" w:date="2017-06-14T15:43:00Z">
            <w:r w:rsidRPr="00502B5C">
              <w:rPr>
                <w:rStyle w:val="ac"/>
                <w:noProof/>
              </w:rPr>
              <w:fldChar w:fldCharType="begin"/>
            </w:r>
            <w:r w:rsidRPr="00502B5C">
              <w:rPr>
                <w:rStyle w:val="ac"/>
                <w:noProof/>
              </w:rPr>
              <w:instrText xml:space="preserve"> </w:instrText>
            </w:r>
            <w:r>
              <w:rPr>
                <w:noProof/>
              </w:rPr>
              <w:instrText>HYPERLINK \l "_Toc485218380"</w:instrText>
            </w:r>
            <w:r w:rsidRPr="00502B5C">
              <w:rPr>
                <w:rStyle w:val="ac"/>
                <w:noProof/>
              </w:rPr>
              <w:instrText xml:space="preserve"> </w:instrText>
            </w:r>
            <w:r w:rsidRPr="00502B5C">
              <w:rPr>
                <w:rStyle w:val="ac"/>
                <w:noProof/>
              </w:rPr>
              <w:fldChar w:fldCharType="separate"/>
            </w:r>
            <w:r w:rsidRPr="00502B5C">
              <w:rPr>
                <w:rStyle w:val="ac"/>
                <w:noProof/>
              </w:rPr>
              <w:t>2.4.6</w:t>
            </w:r>
            <w:r>
              <w:rPr>
                <w:rFonts w:asciiTheme="minorHAnsi" w:eastAsiaTheme="minorEastAsia" w:hAnsiTheme="minorHAnsi" w:cstheme="minorBidi"/>
                <w:noProof/>
              </w:rPr>
              <w:tab/>
            </w:r>
            <w:r w:rsidRPr="00502B5C">
              <w:rPr>
                <w:rStyle w:val="ac"/>
                <w:rFonts w:hint="eastAsia"/>
                <w:noProof/>
              </w:rPr>
              <w:t>数据采集方案详情</w:t>
            </w:r>
            <w:r>
              <w:rPr>
                <w:noProof/>
                <w:webHidden/>
              </w:rPr>
              <w:tab/>
            </w:r>
            <w:r>
              <w:rPr>
                <w:noProof/>
                <w:webHidden/>
              </w:rPr>
              <w:fldChar w:fldCharType="begin"/>
            </w:r>
            <w:r>
              <w:rPr>
                <w:noProof/>
                <w:webHidden/>
              </w:rPr>
              <w:instrText xml:space="preserve"> PAGEREF _Toc485218380 \h </w:instrText>
            </w:r>
          </w:ins>
          <w:r>
            <w:rPr>
              <w:noProof/>
              <w:webHidden/>
            </w:rPr>
          </w:r>
          <w:r>
            <w:rPr>
              <w:noProof/>
              <w:webHidden/>
            </w:rPr>
            <w:fldChar w:fldCharType="separate"/>
          </w:r>
          <w:ins w:id="74" w:author="zhangph" w:date="2017-06-14T15:43:00Z">
            <w:r>
              <w:rPr>
                <w:noProof/>
                <w:webHidden/>
              </w:rPr>
              <w:t>26</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75" w:author="zhangph" w:date="2017-06-14T15:43:00Z"/>
              <w:rFonts w:asciiTheme="minorHAnsi" w:eastAsiaTheme="minorEastAsia" w:hAnsiTheme="minorHAnsi" w:cstheme="minorBidi"/>
              <w:noProof/>
            </w:rPr>
          </w:pPr>
          <w:ins w:id="76" w:author="zhangph" w:date="2017-06-14T15:43:00Z">
            <w:r w:rsidRPr="00502B5C">
              <w:rPr>
                <w:rStyle w:val="ac"/>
                <w:noProof/>
              </w:rPr>
              <w:fldChar w:fldCharType="begin"/>
            </w:r>
            <w:r w:rsidRPr="00502B5C">
              <w:rPr>
                <w:rStyle w:val="ac"/>
                <w:noProof/>
              </w:rPr>
              <w:instrText xml:space="preserve"> </w:instrText>
            </w:r>
            <w:r>
              <w:rPr>
                <w:noProof/>
              </w:rPr>
              <w:instrText>HYPERLINK \l "_Toc485218381"</w:instrText>
            </w:r>
            <w:r w:rsidRPr="00502B5C">
              <w:rPr>
                <w:rStyle w:val="ac"/>
                <w:noProof/>
              </w:rPr>
              <w:instrText xml:space="preserve"> </w:instrText>
            </w:r>
            <w:r w:rsidRPr="00502B5C">
              <w:rPr>
                <w:rStyle w:val="ac"/>
                <w:noProof/>
              </w:rPr>
              <w:fldChar w:fldCharType="separate"/>
            </w:r>
            <w:r w:rsidRPr="00502B5C">
              <w:rPr>
                <w:rStyle w:val="ac"/>
                <w:noProof/>
              </w:rPr>
              <w:t>2.5</w:t>
            </w:r>
            <w:r>
              <w:rPr>
                <w:rFonts w:asciiTheme="minorHAnsi" w:eastAsiaTheme="minorEastAsia" w:hAnsiTheme="minorHAnsi" w:cstheme="minorBidi"/>
                <w:noProof/>
              </w:rPr>
              <w:tab/>
            </w:r>
            <w:r w:rsidRPr="00502B5C">
              <w:rPr>
                <w:rStyle w:val="ac"/>
                <w:rFonts w:hint="eastAsia"/>
                <w:noProof/>
              </w:rPr>
              <w:t>模型积分规则及方案</w:t>
            </w:r>
            <w:r>
              <w:rPr>
                <w:noProof/>
                <w:webHidden/>
              </w:rPr>
              <w:tab/>
            </w:r>
            <w:r>
              <w:rPr>
                <w:noProof/>
                <w:webHidden/>
              </w:rPr>
              <w:fldChar w:fldCharType="begin"/>
            </w:r>
            <w:r>
              <w:rPr>
                <w:noProof/>
                <w:webHidden/>
              </w:rPr>
              <w:instrText xml:space="preserve"> PAGEREF _Toc485218381 \h </w:instrText>
            </w:r>
          </w:ins>
          <w:r>
            <w:rPr>
              <w:noProof/>
              <w:webHidden/>
            </w:rPr>
          </w:r>
          <w:r>
            <w:rPr>
              <w:noProof/>
              <w:webHidden/>
            </w:rPr>
            <w:fldChar w:fldCharType="separate"/>
          </w:r>
          <w:ins w:id="77" w:author="zhangph" w:date="2017-06-14T15:43:00Z">
            <w:r>
              <w:rPr>
                <w:noProof/>
                <w:webHidden/>
              </w:rPr>
              <w:t>32</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78" w:author="zhangph" w:date="2017-06-14T15:43:00Z"/>
              <w:rFonts w:asciiTheme="minorHAnsi" w:eastAsiaTheme="minorEastAsia" w:hAnsiTheme="minorHAnsi" w:cstheme="minorBidi"/>
              <w:noProof/>
            </w:rPr>
          </w:pPr>
          <w:ins w:id="79" w:author="zhangph" w:date="2017-06-14T15:43:00Z">
            <w:r w:rsidRPr="00502B5C">
              <w:rPr>
                <w:rStyle w:val="ac"/>
                <w:noProof/>
              </w:rPr>
              <w:fldChar w:fldCharType="begin"/>
            </w:r>
            <w:r w:rsidRPr="00502B5C">
              <w:rPr>
                <w:rStyle w:val="ac"/>
                <w:noProof/>
              </w:rPr>
              <w:instrText xml:space="preserve"> </w:instrText>
            </w:r>
            <w:r>
              <w:rPr>
                <w:noProof/>
              </w:rPr>
              <w:instrText>HYPERLINK \l "_Toc485218382"</w:instrText>
            </w:r>
            <w:r w:rsidRPr="00502B5C">
              <w:rPr>
                <w:rStyle w:val="ac"/>
                <w:noProof/>
              </w:rPr>
              <w:instrText xml:space="preserve"> </w:instrText>
            </w:r>
            <w:r w:rsidRPr="00502B5C">
              <w:rPr>
                <w:rStyle w:val="ac"/>
                <w:noProof/>
              </w:rPr>
              <w:fldChar w:fldCharType="separate"/>
            </w:r>
            <w:r w:rsidRPr="00502B5C">
              <w:rPr>
                <w:rStyle w:val="ac"/>
                <w:noProof/>
              </w:rPr>
              <w:t>2.5.1</w:t>
            </w:r>
            <w:r>
              <w:rPr>
                <w:rFonts w:asciiTheme="minorHAnsi" w:eastAsiaTheme="minorEastAsia" w:hAnsiTheme="minorHAnsi" w:cstheme="minorBidi"/>
                <w:noProof/>
              </w:rPr>
              <w:tab/>
            </w:r>
            <w:r w:rsidRPr="00502B5C">
              <w:rPr>
                <w:rStyle w:val="ac"/>
                <w:rFonts w:hint="eastAsia"/>
                <w:noProof/>
              </w:rPr>
              <w:t>积分引擎</w:t>
            </w:r>
            <w:r>
              <w:rPr>
                <w:noProof/>
                <w:webHidden/>
              </w:rPr>
              <w:tab/>
            </w:r>
            <w:r>
              <w:rPr>
                <w:noProof/>
                <w:webHidden/>
              </w:rPr>
              <w:fldChar w:fldCharType="begin"/>
            </w:r>
            <w:r>
              <w:rPr>
                <w:noProof/>
                <w:webHidden/>
              </w:rPr>
              <w:instrText xml:space="preserve"> PAGEREF _Toc485218382 \h </w:instrText>
            </w:r>
          </w:ins>
          <w:r>
            <w:rPr>
              <w:noProof/>
              <w:webHidden/>
            </w:rPr>
          </w:r>
          <w:r>
            <w:rPr>
              <w:noProof/>
              <w:webHidden/>
            </w:rPr>
            <w:fldChar w:fldCharType="separate"/>
          </w:r>
          <w:ins w:id="80" w:author="zhangph" w:date="2017-06-14T15:43:00Z">
            <w:r>
              <w:rPr>
                <w:noProof/>
                <w:webHidden/>
              </w:rPr>
              <w:t>33</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81" w:author="zhangph" w:date="2017-06-14T15:43:00Z"/>
              <w:rFonts w:asciiTheme="minorHAnsi" w:eastAsiaTheme="minorEastAsia" w:hAnsiTheme="minorHAnsi" w:cstheme="minorBidi"/>
              <w:noProof/>
            </w:rPr>
          </w:pPr>
          <w:ins w:id="82" w:author="zhangph" w:date="2017-06-14T15:43:00Z">
            <w:r w:rsidRPr="00502B5C">
              <w:rPr>
                <w:rStyle w:val="ac"/>
                <w:noProof/>
              </w:rPr>
              <w:fldChar w:fldCharType="begin"/>
            </w:r>
            <w:r w:rsidRPr="00502B5C">
              <w:rPr>
                <w:rStyle w:val="ac"/>
                <w:noProof/>
              </w:rPr>
              <w:instrText xml:space="preserve"> </w:instrText>
            </w:r>
            <w:r>
              <w:rPr>
                <w:noProof/>
              </w:rPr>
              <w:instrText>HYPERLINK \l "_Toc485218383"</w:instrText>
            </w:r>
            <w:r w:rsidRPr="00502B5C">
              <w:rPr>
                <w:rStyle w:val="ac"/>
                <w:noProof/>
              </w:rPr>
              <w:instrText xml:space="preserve"> </w:instrText>
            </w:r>
            <w:r w:rsidRPr="00502B5C">
              <w:rPr>
                <w:rStyle w:val="ac"/>
                <w:noProof/>
              </w:rPr>
              <w:fldChar w:fldCharType="separate"/>
            </w:r>
            <w:r w:rsidRPr="00502B5C">
              <w:rPr>
                <w:rStyle w:val="ac"/>
                <w:noProof/>
              </w:rPr>
              <w:t>2.5.2</w:t>
            </w:r>
            <w:r>
              <w:rPr>
                <w:rFonts w:asciiTheme="minorHAnsi" w:eastAsiaTheme="minorEastAsia" w:hAnsiTheme="minorHAnsi" w:cstheme="minorBidi"/>
                <w:noProof/>
              </w:rPr>
              <w:tab/>
            </w:r>
            <w:r w:rsidRPr="00502B5C">
              <w:rPr>
                <w:rStyle w:val="ac"/>
                <w:rFonts w:hint="eastAsia"/>
                <w:noProof/>
              </w:rPr>
              <w:t>积分模型</w:t>
            </w:r>
            <w:r>
              <w:rPr>
                <w:noProof/>
                <w:webHidden/>
              </w:rPr>
              <w:tab/>
            </w:r>
            <w:r>
              <w:rPr>
                <w:noProof/>
                <w:webHidden/>
              </w:rPr>
              <w:fldChar w:fldCharType="begin"/>
            </w:r>
            <w:r>
              <w:rPr>
                <w:noProof/>
                <w:webHidden/>
              </w:rPr>
              <w:instrText xml:space="preserve"> PAGEREF _Toc485218383 \h </w:instrText>
            </w:r>
          </w:ins>
          <w:r>
            <w:rPr>
              <w:noProof/>
              <w:webHidden/>
            </w:rPr>
          </w:r>
          <w:r>
            <w:rPr>
              <w:noProof/>
              <w:webHidden/>
            </w:rPr>
            <w:fldChar w:fldCharType="separate"/>
          </w:r>
          <w:ins w:id="83" w:author="zhangph" w:date="2017-06-14T15:43:00Z">
            <w:r>
              <w:rPr>
                <w:noProof/>
                <w:webHidden/>
              </w:rPr>
              <w:t>33</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84" w:author="zhangph" w:date="2017-06-14T15:43:00Z"/>
              <w:rFonts w:asciiTheme="minorHAnsi" w:eastAsiaTheme="minorEastAsia" w:hAnsiTheme="minorHAnsi" w:cstheme="minorBidi"/>
              <w:noProof/>
            </w:rPr>
          </w:pPr>
          <w:ins w:id="85" w:author="zhangph" w:date="2017-06-14T15:43:00Z">
            <w:r w:rsidRPr="00502B5C">
              <w:rPr>
                <w:rStyle w:val="ac"/>
                <w:noProof/>
              </w:rPr>
              <w:lastRenderedPageBreak/>
              <w:fldChar w:fldCharType="begin"/>
            </w:r>
            <w:r w:rsidRPr="00502B5C">
              <w:rPr>
                <w:rStyle w:val="ac"/>
                <w:noProof/>
              </w:rPr>
              <w:instrText xml:space="preserve"> </w:instrText>
            </w:r>
            <w:r>
              <w:rPr>
                <w:noProof/>
              </w:rPr>
              <w:instrText>HYPERLINK \l "_Toc485218384"</w:instrText>
            </w:r>
            <w:r w:rsidRPr="00502B5C">
              <w:rPr>
                <w:rStyle w:val="ac"/>
                <w:noProof/>
              </w:rPr>
              <w:instrText xml:space="preserve"> </w:instrText>
            </w:r>
            <w:r w:rsidRPr="00502B5C">
              <w:rPr>
                <w:rStyle w:val="ac"/>
                <w:noProof/>
              </w:rPr>
              <w:fldChar w:fldCharType="separate"/>
            </w:r>
            <w:r w:rsidRPr="00502B5C">
              <w:rPr>
                <w:rStyle w:val="ac"/>
                <w:noProof/>
              </w:rPr>
              <w:t>2.5.3</w:t>
            </w:r>
            <w:r>
              <w:rPr>
                <w:rFonts w:asciiTheme="minorHAnsi" w:eastAsiaTheme="minorEastAsia" w:hAnsiTheme="minorHAnsi" w:cstheme="minorBidi"/>
                <w:noProof/>
              </w:rPr>
              <w:tab/>
            </w:r>
            <w:r w:rsidRPr="00502B5C">
              <w:rPr>
                <w:rStyle w:val="ac"/>
                <w:rFonts w:hint="eastAsia"/>
                <w:noProof/>
              </w:rPr>
              <w:t>积分计算</w:t>
            </w:r>
            <w:r>
              <w:rPr>
                <w:noProof/>
                <w:webHidden/>
              </w:rPr>
              <w:tab/>
            </w:r>
            <w:r>
              <w:rPr>
                <w:noProof/>
                <w:webHidden/>
              </w:rPr>
              <w:fldChar w:fldCharType="begin"/>
            </w:r>
            <w:r>
              <w:rPr>
                <w:noProof/>
                <w:webHidden/>
              </w:rPr>
              <w:instrText xml:space="preserve"> PAGEREF _Toc485218384 \h </w:instrText>
            </w:r>
          </w:ins>
          <w:r>
            <w:rPr>
              <w:noProof/>
              <w:webHidden/>
            </w:rPr>
          </w:r>
          <w:r>
            <w:rPr>
              <w:noProof/>
              <w:webHidden/>
            </w:rPr>
            <w:fldChar w:fldCharType="separate"/>
          </w:r>
          <w:ins w:id="86" w:author="zhangph" w:date="2017-06-14T15:43:00Z">
            <w:r>
              <w:rPr>
                <w:noProof/>
                <w:webHidden/>
              </w:rPr>
              <w:t>34</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87" w:author="zhangph" w:date="2017-06-14T15:43:00Z"/>
              <w:rFonts w:asciiTheme="minorHAnsi" w:eastAsiaTheme="minorEastAsia" w:hAnsiTheme="minorHAnsi" w:cstheme="minorBidi"/>
              <w:noProof/>
            </w:rPr>
          </w:pPr>
          <w:ins w:id="88" w:author="zhangph" w:date="2017-06-14T15:43:00Z">
            <w:r w:rsidRPr="00502B5C">
              <w:rPr>
                <w:rStyle w:val="ac"/>
                <w:noProof/>
              </w:rPr>
              <w:fldChar w:fldCharType="begin"/>
            </w:r>
            <w:r w:rsidRPr="00502B5C">
              <w:rPr>
                <w:rStyle w:val="ac"/>
                <w:noProof/>
              </w:rPr>
              <w:instrText xml:space="preserve"> </w:instrText>
            </w:r>
            <w:r>
              <w:rPr>
                <w:noProof/>
              </w:rPr>
              <w:instrText>HYPERLINK \l "_Toc485218385"</w:instrText>
            </w:r>
            <w:r w:rsidRPr="00502B5C">
              <w:rPr>
                <w:rStyle w:val="ac"/>
                <w:noProof/>
              </w:rPr>
              <w:instrText xml:space="preserve"> </w:instrText>
            </w:r>
            <w:r w:rsidRPr="00502B5C">
              <w:rPr>
                <w:rStyle w:val="ac"/>
                <w:noProof/>
              </w:rPr>
              <w:fldChar w:fldCharType="separate"/>
            </w:r>
            <w:r w:rsidRPr="00502B5C">
              <w:rPr>
                <w:rStyle w:val="ac"/>
                <w:noProof/>
              </w:rPr>
              <w:t>2.5.4</w:t>
            </w:r>
            <w:r>
              <w:rPr>
                <w:rFonts w:asciiTheme="minorHAnsi" w:eastAsiaTheme="minorEastAsia" w:hAnsiTheme="minorHAnsi" w:cstheme="minorBidi"/>
                <w:noProof/>
              </w:rPr>
              <w:tab/>
            </w:r>
            <w:r w:rsidRPr="00502B5C">
              <w:rPr>
                <w:rStyle w:val="ac"/>
                <w:rFonts w:hint="eastAsia"/>
                <w:noProof/>
              </w:rPr>
              <w:t>单项积分计算</w:t>
            </w:r>
            <w:r>
              <w:rPr>
                <w:noProof/>
                <w:webHidden/>
              </w:rPr>
              <w:tab/>
            </w:r>
            <w:r>
              <w:rPr>
                <w:noProof/>
                <w:webHidden/>
              </w:rPr>
              <w:fldChar w:fldCharType="begin"/>
            </w:r>
            <w:r>
              <w:rPr>
                <w:noProof/>
                <w:webHidden/>
              </w:rPr>
              <w:instrText xml:space="preserve"> PAGEREF _Toc485218385 \h </w:instrText>
            </w:r>
          </w:ins>
          <w:r>
            <w:rPr>
              <w:noProof/>
              <w:webHidden/>
            </w:rPr>
          </w:r>
          <w:r>
            <w:rPr>
              <w:noProof/>
              <w:webHidden/>
            </w:rPr>
            <w:fldChar w:fldCharType="separate"/>
          </w:r>
          <w:ins w:id="89" w:author="zhangph" w:date="2017-06-14T15:43:00Z">
            <w:r>
              <w:rPr>
                <w:noProof/>
                <w:webHidden/>
              </w:rPr>
              <w:t>34</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90" w:author="zhangph" w:date="2017-06-14T15:43:00Z"/>
              <w:rFonts w:asciiTheme="minorHAnsi" w:eastAsiaTheme="minorEastAsia" w:hAnsiTheme="minorHAnsi" w:cstheme="minorBidi"/>
              <w:noProof/>
            </w:rPr>
          </w:pPr>
          <w:ins w:id="91" w:author="zhangph" w:date="2017-06-14T15:43:00Z">
            <w:r w:rsidRPr="00502B5C">
              <w:rPr>
                <w:rStyle w:val="ac"/>
                <w:noProof/>
              </w:rPr>
              <w:fldChar w:fldCharType="begin"/>
            </w:r>
            <w:r w:rsidRPr="00502B5C">
              <w:rPr>
                <w:rStyle w:val="ac"/>
                <w:noProof/>
              </w:rPr>
              <w:instrText xml:space="preserve"> </w:instrText>
            </w:r>
            <w:r>
              <w:rPr>
                <w:noProof/>
              </w:rPr>
              <w:instrText>HYPERLINK \l "_Toc485218386"</w:instrText>
            </w:r>
            <w:r w:rsidRPr="00502B5C">
              <w:rPr>
                <w:rStyle w:val="ac"/>
                <w:noProof/>
              </w:rPr>
              <w:instrText xml:space="preserve"> </w:instrText>
            </w:r>
            <w:r w:rsidRPr="00502B5C">
              <w:rPr>
                <w:rStyle w:val="ac"/>
                <w:noProof/>
              </w:rPr>
              <w:fldChar w:fldCharType="separate"/>
            </w:r>
            <w:r w:rsidRPr="00502B5C">
              <w:rPr>
                <w:rStyle w:val="ac"/>
                <w:noProof/>
              </w:rPr>
              <w:t>2.5.5</w:t>
            </w:r>
            <w:r>
              <w:rPr>
                <w:rFonts w:asciiTheme="minorHAnsi" w:eastAsiaTheme="minorEastAsia" w:hAnsiTheme="minorHAnsi" w:cstheme="minorBidi"/>
                <w:noProof/>
              </w:rPr>
              <w:tab/>
            </w:r>
            <w:r w:rsidRPr="00502B5C">
              <w:rPr>
                <w:rStyle w:val="ac"/>
                <w:rFonts w:hint="eastAsia"/>
                <w:noProof/>
              </w:rPr>
              <w:t>综合积分计算</w:t>
            </w:r>
            <w:r>
              <w:rPr>
                <w:noProof/>
                <w:webHidden/>
              </w:rPr>
              <w:tab/>
            </w:r>
            <w:r>
              <w:rPr>
                <w:noProof/>
                <w:webHidden/>
              </w:rPr>
              <w:fldChar w:fldCharType="begin"/>
            </w:r>
            <w:r>
              <w:rPr>
                <w:noProof/>
                <w:webHidden/>
              </w:rPr>
              <w:instrText xml:space="preserve"> PAGEREF _Toc485218386 \h </w:instrText>
            </w:r>
          </w:ins>
          <w:r>
            <w:rPr>
              <w:noProof/>
              <w:webHidden/>
            </w:rPr>
          </w:r>
          <w:r>
            <w:rPr>
              <w:noProof/>
              <w:webHidden/>
            </w:rPr>
            <w:fldChar w:fldCharType="separate"/>
          </w:r>
          <w:ins w:id="92" w:author="zhangph" w:date="2017-06-14T15:43:00Z">
            <w:r>
              <w:rPr>
                <w:noProof/>
                <w:webHidden/>
              </w:rPr>
              <w:t>37</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93" w:author="zhangph" w:date="2017-06-14T15:43:00Z"/>
              <w:rFonts w:asciiTheme="minorHAnsi" w:eastAsiaTheme="minorEastAsia" w:hAnsiTheme="minorHAnsi" w:cstheme="minorBidi"/>
              <w:noProof/>
            </w:rPr>
          </w:pPr>
          <w:ins w:id="94" w:author="zhangph" w:date="2017-06-14T15:43:00Z">
            <w:r w:rsidRPr="00502B5C">
              <w:rPr>
                <w:rStyle w:val="ac"/>
                <w:noProof/>
              </w:rPr>
              <w:fldChar w:fldCharType="begin"/>
            </w:r>
            <w:r w:rsidRPr="00502B5C">
              <w:rPr>
                <w:rStyle w:val="ac"/>
                <w:noProof/>
              </w:rPr>
              <w:instrText xml:space="preserve"> </w:instrText>
            </w:r>
            <w:r>
              <w:rPr>
                <w:noProof/>
              </w:rPr>
              <w:instrText>HYPERLINK \l "_Toc485218387"</w:instrText>
            </w:r>
            <w:r w:rsidRPr="00502B5C">
              <w:rPr>
                <w:rStyle w:val="ac"/>
                <w:noProof/>
              </w:rPr>
              <w:instrText xml:space="preserve"> </w:instrText>
            </w:r>
            <w:r w:rsidRPr="00502B5C">
              <w:rPr>
                <w:rStyle w:val="ac"/>
                <w:noProof/>
              </w:rPr>
              <w:fldChar w:fldCharType="separate"/>
            </w:r>
            <w:r w:rsidRPr="00502B5C">
              <w:rPr>
                <w:rStyle w:val="ac"/>
                <w:noProof/>
              </w:rPr>
              <w:t>2.5.6</w:t>
            </w:r>
            <w:r>
              <w:rPr>
                <w:rFonts w:asciiTheme="minorHAnsi" w:eastAsiaTheme="minorEastAsia" w:hAnsiTheme="minorHAnsi" w:cstheme="minorBidi"/>
                <w:noProof/>
              </w:rPr>
              <w:tab/>
            </w:r>
            <w:r w:rsidRPr="00502B5C">
              <w:rPr>
                <w:rStyle w:val="ac"/>
                <w:rFonts w:hint="eastAsia"/>
                <w:noProof/>
              </w:rPr>
              <w:t>积分规则模型列表</w:t>
            </w:r>
            <w:r>
              <w:rPr>
                <w:noProof/>
                <w:webHidden/>
              </w:rPr>
              <w:tab/>
            </w:r>
            <w:r>
              <w:rPr>
                <w:noProof/>
                <w:webHidden/>
              </w:rPr>
              <w:fldChar w:fldCharType="begin"/>
            </w:r>
            <w:r>
              <w:rPr>
                <w:noProof/>
                <w:webHidden/>
              </w:rPr>
              <w:instrText xml:space="preserve"> PAGEREF _Toc485218387 \h </w:instrText>
            </w:r>
          </w:ins>
          <w:r>
            <w:rPr>
              <w:noProof/>
              <w:webHidden/>
            </w:rPr>
          </w:r>
          <w:r>
            <w:rPr>
              <w:noProof/>
              <w:webHidden/>
            </w:rPr>
            <w:fldChar w:fldCharType="separate"/>
          </w:r>
          <w:ins w:id="95" w:author="zhangph" w:date="2017-06-14T15:43:00Z">
            <w:r>
              <w:rPr>
                <w:noProof/>
                <w:webHidden/>
              </w:rPr>
              <w:t>38</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96" w:author="zhangph" w:date="2017-06-14T15:43:00Z"/>
              <w:rFonts w:asciiTheme="minorHAnsi" w:eastAsiaTheme="minorEastAsia" w:hAnsiTheme="minorHAnsi" w:cstheme="minorBidi"/>
              <w:noProof/>
            </w:rPr>
          </w:pPr>
          <w:ins w:id="97" w:author="zhangph" w:date="2017-06-14T15:43:00Z">
            <w:r w:rsidRPr="00502B5C">
              <w:rPr>
                <w:rStyle w:val="ac"/>
                <w:noProof/>
              </w:rPr>
              <w:fldChar w:fldCharType="begin"/>
            </w:r>
            <w:r w:rsidRPr="00502B5C">
              <w:rPr>
                <w:rStyle w:val="ac"/>
                <w:noProof/>
              </w:rPr>
              <w:instrText xml:space="preserve"> </w:instrText>
            </w:r>
            <w:r>
              <w:rPr>
                <w:noProof/>
              </w:rPr>
              <w:instrText>HYPERLINK \l "_Toc485218388"</w:instrText>
            </w:r>
            <w:r w:rsidRPr="00502B5C">
              <w:rPr>
                <w:rStyle w:val="ac"/>
                <w:noProof/>
              </w:rPr>
              <w:instrText xml:space="preserve"> </w:instrText>
            </w:r>
            <w:r w:rsidRPr="00502B5C">
              <w:rPr>
                <w:rStyle w:val="ac"/>
                <w:noProof/>
              </w:rPr>
              <w:fldChar w:fldCharType="separate"/>
            </w:r>
            <w:r w:rsidRPr="00502B5C">
              <w:rPr>
                <w:rStyle w:val="ac"/>
                <w:noProof/>
              </w:rPr>
              <w:t>2.5.7</w:t>
            </w:r>
            <w:r>
              <w:rPr>
                <w:rFonts w:asciiTheme="minorHAnsi" w:eastAsiaTheme="minorEastAsia" w:hAnsiTheme="minorHAnsi" w:cstheme="minorBidi"/>
                <w:noProof/>
              </w:rPr>
              <w:tab/>
            </w:r>
            <w:r w:rsidRPr="00502B5C">
              <w:rPr>
                <w:rStyle w:val="ac"/>
                <w:rFonts w:hint="eastAsia"/>
                <w:noProof/>
              </w:rPr>
              <w:t>规则模型使用数据清单</w:t>
            </w:r>
            <w:r>
              <w:rPr>
                <w:noProof/>
                <w:webHidden/>
              </w:rPr>
              <w:tab/>
            </w:r>
            <w:r>
              <w:rPr>
                <w:noProof/>
                <w:webHidden/>
              </w:rPr>
              <w:fldChar w:fldCharType="begin"/>
            </w:r>
            <w:r>
              <w:rPr>
                <w:noProof/>
                <w:webHidden/>
              </w:rPr>
              <w:instrText xml:space="preserve"> PAGEREF _Toc485218388 \h </w:instrText>
            </w:r>
          </w:ins>
          <w:r>
            <w:rPr>
              <w:noProof/>
              <w:webHidden/>
            </w:rPr>
          </w:r>
          <w:r>
            <w:rPr>
              <w:noProof/>
              <w:webHidden/>
            </w:rPr>
            <w:fldChar w:fldCharType="separate"/>
          </w:r>
          <w:ins w:id="98" w:author="zhangph" w:date="2017-06-14T15:43:00Z">
            <w:r>
              <w:rPr>
                <w:noProof/>
                <w:webHidden/>
              </w:rPr>
              <w:t>43</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99" w:author="zhangph" w:date="2017-06-14T15:43:00Z"/>
              <w:rFonts w:asciiTheme="minorHAnsi" w:eastAsiaTheme="minorEastAsia" w:hAnsiTheme="minorHAnsi" w:cstheme="minorBidi"/>
              <w:noProof/>
            </w:rPr>
          </w:pPr>
          <w:ins w:id="100" w:author="zhangph" w:date="2017-06-14T15:43:00Z">
            <w:r w:rsidRPr="00502B5C">
              <w:rPr>
                <w:rStyle w:val="ac"/>
                <w:noProof/>
              </w:rPr>
              <w:fldChar w:fldCharType="begin"/>
            </w:r>
            <w:r w:rsidRPr="00502B5C">
              <w:rPr>
                <w:rStyle w:val="ac"/>
                <w:noProof/>
              </w:rPr>
              <w:instrText xml:space="preserve"> </w:instrText>
            </w:r>
            <w:r>
              <w:rPr>
                <w:noProof/>
              </w:rPr>
              <w:instrText>HYPERLINK \l "_Toc485218389"</w:instrText>
            </w:r>
            <w:r w:rsidRPr="00502B5C">
              <w:rPr>
                <w:rStyle w:val="ac"/>
                <w:noProof/>
              </w:rPr>
              <w:instrText xml:space="preserve"> </w:instrText>
            </w:r>
            <w:r w:rsidRPr="00502B5C">
              <w:rPr>
                <w:rStyle w:val="ac"/>
                <w:noProof/>
              </w:rPr>
              <w:fldChar w:fldCharType="separate"/>
            </w:r>
            <w:r w:rsidRPr="00502B5C">
              <w:rPr>
                <w:rStyle w:val="ac"/>
                <w:noProof/>
              </w:rPr>
              <w:t>2.6</w:t>
            </w:r>
            <w:r>
              <w:rPr>
                <w:rFonts w:asciiTheme="minorHAnsi" w:eastAsiaTheme="minorEastAsia" w:hAnsiTheme="minorHAnsi" w:cstheme="minorBidi"/>
                <w:noProof/>
              </w:rPr>
              <w:tab/>
            </w:r>
            <w:r w:rsidRPr="00502B5C">
              <w:rPr>
                <w:rStyle w:val="ac"/>
                <w:rFonts w:hint="eastAsia"/>
                <w:noProof/>
              </w:rPr>
              <w:t>绩效考核方案</w:t>
            </w:r>
            <w:r>
              <w:rPr>
                <w:noProof/>
                <w:webHidden/>
              </w:rPr>
              <w:tab/>
            </w:r>
            <w:r>
              <w:rPr>
                <w:noProof/>
                <w:webHidden/>
              </w:rPr>
              <w:fldChar w:fldCharType="begin"/>
            </w:r>
            <w:r>
              <w:rPr>
                <w:noProof/>
                <w:webHidden/>
              </w:rPr>
              <w:instrText xml:space="preserve"> PAGEREF _Toc485218389 \h </w:instrText>
            </w:r>
          </w:ins>
          <w:r>
            <w:rPr>
              <w:noProof/>
              <w:webHidden/>
            </w:rPr>
          </w:r>
          <w:r>
            <w:rPr>
              <w:noProof/>
              <w:webHidden/>
            </w:rPr>
            <w:fldChar w:fldCharType="separate"/>
          </w:r>
          <w:ins w:id="101" w:author="zhangph" w:date="2017-06-14T15:43:00Z">
            <w:r>
              <w:rPr>
                <w:noProof/>
                <w:webHidden/>
              </w:rPr>
              <w:t>48</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02" w:author="zhangph" w:date="2017-06-14T15:43:00Z"/>
              <w:rFonts w:asciiTheme="minorHAnsi" w:eastAsiaTheme="minorEastAsia" w:hAnsiTheme="minorHAnsi" w:cstheme="minorBidi"/>
              <w:noProof/>
            </w:rPr>
          </w:pPr>
          <w:ins w:id="103" w:author="zhangph" w:date="2017-06-14T15:43:00Z">
            <w:r w:rsidRPr="00502B5C">
              <w:rPr>
                <w:rStyle w:val="ac"/>
                <w:noProof/>
              </w:rPr>
              <w:fldChar w:fldCharType="begin"/>
            </w:r>
            <w:r w:rsidRPr="00502B5C">
              <w:rPr>
                <w:rStyle w:val="ac"/>
                <w:noProof/>
              </w:rPr>
              <w:instrText xml:space="preserve"> </w:instrText>
            </w:r>
            <w:r>
              <w:rPr>
                <w:noProof/>
              </w:rPr>
              <w:instrText>HYPERLINK \l "_Toc485218390"</w:instrText>
            </w:r>
            <w:r w:rsidRPr="00502B5C">
              <w:rPr>
                <w:rStyle w:val="ac"/>
                <w:noProof/>
              </w:rPr>
              <w:instrText xml:space="preserve"> </w:instrText>
            </w:r>
            <w:r w:rsidRPr="00502B5C">
              <w:rPr>
                <w:rStyle w:val="ac"/>
                <w:noProof/>
              </w:rPr>
              <w:fldChar w:fldCharType="separate"/>
            </w:r>
            <w:r w:rsidRPr="00502B5C">
              <w:rPr>
                <w:rStyle w:val="ac"/>
                <w:noProof/>
              </w:rPr>
              <w:t>2.6.1</w:t>
            </w:r>
            <w:r>
              <w:rPr>
                <w:rFonts w:asciiTheme="minorHAnsi" w:eastAsiaTheme="minorEastAsia" w:hAnsiTheme="minorHAnsi" w:cstheme="minorBidi"/>
                <w:noProof/>
              </w:rPr>
              <w:tab/>
            </w:r>
            <w:r w:rsidRPr="00502B5C">
              <w:rPr>
                <w:rStyle w:val="ac"/>
                <w:rFonts w:hint="eastAsia"/>
                <w:noProof/>
              </w:rPr>
              <w:t>考核目标</w:t>
            </w:r>
            <w:r>
              <w:rPr>
                <w:noProof/>
                <w:webHidden/>
              </w:rPr>
              <w:tab/>
            </w:r>
            <w:r>
              <w:rPr>
                <w:noProof/>
                <w:webHidden/>
              </w:rPr>
              <w:fldChar w:fldCharType="begin"/>
            </w:r>
            <w:r>
              <w:rPr>
                <w:noProof/>
                <w:webHidden/>
              </w:rPr>
              <w:instrText xml:space="preserve"> PAGEREF _Toc485218390 \h </w:instrText>
            </w:r>
          </w:ins>
          <w:r>
            <w:rPr>
              <w:noProof/>
              <w:webHidden/>
            </w:rPr>
          </w:r>
          <w:r>
            <w:rPr>
              <w:noProof/>
              <w:webHidden/>
            </w:rPr>
            <w:fldChar w:fldCharType="separate"/>
          </w:r>
          <w:ins w:id="104" w:author="zhangph" w:date="2017-06-14T15:43:00Z">
            <w:r>
              <w:rPr>
                <w:noProof/>
                <w:webHidden/>
              </w:rPr>
              <w:t>48</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05" w:author="zhangph" w:date="2017-06-14T15:43:00Z"/>
              <w:rFonts w:asciiTheme="minorHAnsi" w:eastAsiaTheme="minorEastAsia" w:hAnsiTheme="minorHAnsi" w:cstheme="minorBidi"/>
              <w:noProof/>
            </w:rPr>
          </w:pPr>
          <w:ins w:id="106" w:author="zhangph" w:date="2017-06-14T15:43:00Z">
            <w:r w:rsidRPr="00502B5C">
              <w:rPr>
                <w:rStyle w:val="ac"/>
                <w:noProof/>
              </w:rPr>
              <w:fldChar w:fldCharType="begin"/>
            </w:r>
            <w:r w:rsidRPr="00502B5C">
              <w:rPr>
                <w:rStyle w:val="ac"/>
                <w:noProof/>
              </w:rPr>
              <w:instrText xml:space="preserve"> </w:instrText>
            </w:r>
            <w:r>
              <w:rPr>
                <w:noProof/>
              </w:rPr>
              <w:instrText>HYPERLINK \l "_Toc485218391"</w:instrText>
            </w:r>
            <w:r w:rsidRPr="00502B5C">
              <w:rPr>
                <w:rStyle w:val="ac"/>
                <w:noProof/>
              </w:rPr>
              <w:instrText xml:space="preserve"> </w:instrText>
            </w:r>
            <w:r w:rsidRPr="00502B5C">
              <w:rPr>
                <w:rStyle w:val="ac"/>
                <w:noProof/>
              </w:rPr>
              <w:fldChar w:fldCharType="separate"/>
            </w:r>
            <w:r w:rsidRPr="00502B5C">
              <w:rPr>
                <w:rStyle w:val="ac"/>
                <w:noProof/>
              </w:rPr>
              <w:t>2.6.2</w:t>
            </w:r>
            <w:r>
              <w:rPr>
                <w:rFonts w:asciiTheme="minorHAnsi" w:eastAsiaTheme="minorEastAsia" w:hAnsiTheme="minorHAnsi" w:cstheme="minorBidi"/>
                <w:noProof/>
              </w:rPr>
              <w:tab/>
            </w:r>
            <w:r w:rsidRPr="00502B5C">
              <w:rPr>
                <w:rStyle w:val="ac"/>
                <w:rFonts w:hint="eastAsia"/>
                <w:noProof/>
              </w:rPr>
              <w:t>考核机构与主体</w:t>
            </w:r>
            <w:r>
              <w:rPr>
                <w:noProof/>
                <w:webHidden/>
              </w:rPr>
              <w:tab/>
            </w:r>
            <w:r>
              <w:rPr>
                <w:noProof/>
                <w:webHidden/>
              </w:rPr>
              <w:fldChar w:fldCharType="begin"/>
            </w:r>
            <w:r>
              <w:rPr>
                <w:noProof/>
                <w:webHidden/>
              </w:rPr>
              <w:instrText xml:space="preserve"> PAGEREF _Toc485218391 \h </w:instrText>
            </w:r>
          </w:ins>
          <w:r>
            <w:rPr>
              <w:noProof/>
              <w:webHidden/>
            </w:rPr>
          </w:r>
          <w:r>
            <w:rPr>
              <w:noProof/>
              <w:webHidden/>
            </w:rPr>
            <w:fldChar w:fldCharType="separate"/>
          </w:r>
          <w:ins w:id="107" w:author="zhangph" w:date="2017-06-14T15:43:00Z">
            <w:r>
              <w:rPr>
                <w:noProof/>
                <w:webHidden/>
              </w:rPr>
              <w:t>50</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08" w:author="zhangph" w:date="2017-06-14T15:43:00Z"/>
              <w:rFonts w:asciiTheme="minorHAnsi" w:eastAsiaTheme="minorEastAsia" w:hAnsiTheme="minorHAnsi" w:cstheme="minorBidi"/>
              <w:noProof/>
            </w:rPr>
          </w:pPr>
          <w:ins w:id="109" w:author="zhangph" w:date="2017-06-14T15:43:00Z">
            <w:r w:rsidRPr="00502B5C">
              <w:rPr>
                <w:rStyle w:val="ac"/>
                <w:noProof/>
              </w:rPr>
              <w:fldChar w:fldCharType="begin"/>
            </w:r>
            <w:r w:rsidRPr="00502B5C">
              <w:rPr>
                <w:rStyle w:val="ac"/>
                <w:noProof/>
              </w:rPr>
              <w:instrText xml:space="preserve"> </w:instrText>
            </w:r>
            <w:r>
              <w:rPr>
                <w:noProof/>
              </w:rPr>
              <w:instrText>HYPERLINK \l "_Toc485218392"</w:instrText>
            </w:r>
            <w:r w:rsidRPr="00502B5C">
              <w:rPr>
                <w:rStyle w:val="ac"/>
                <w:noProof/>
              </w:rPr>
              <w:instrText xml:space="preserve"> </w:instrText>
            </w:r>
            <w:r w:rsidRPr="00502B5C">
              <w:rPr>
                <w:rStyle w:val="ac"/>
                <w:noProof/>
              </w:rPr>
              <w:fldChar w:fldCharType="separate"/>
            </w:r>
            <w:r w:rsidRPr="00502B5C">
              <w:rPr>
                <w:rStyle w:val="ac"/>
                <w:noProof/>
              </w:rPr>
              <w:t>2.6.3</w:t>
            </w:r>
            <w:r>
              <w:rPr>
                <w:rFonts w:asciiTheme="minorHAnsi" w:eastAsiaTheme="minorEastAsia" w:hAnsiTheme="minorHAnsi" w:cstheme="minorBidi"/>
                <w:noProof/>
              </w:rPr>
              <w:tab/>
            </w:r>
            <w:r w:rsidRPr="00502B5C">
              <w:rPr>
                <w:rStyle w:val="ac"/>
                <w:rFonts w:hint="eastAsia"/>
                <w:noProof/>
              </w:rPr>
              <w:t>考核标准</w:t>
            </w:r>
            <w:r>
              <w:rPr>
                <w:noProof/>
                <w:webHidden/>
              </w:rPr>
              <w:tab/>
            </w:r>
            <w:r>
              <w:rPr>
                <w:noProof/>
                <w:webHidden/>
              </w:rPr>
              <w:fldChar w:fldCharType="begin"/>
            </w:r>
            <w:r>
              <w:rPr>
                <w:noProof/>
                <w:webHidden/>
              </w:rPr>
              <w:instrText xml:space="preserve"> PAGEREF _Toc485218392 \h </w:instrText>
            </w:r>
          </w:ins>
          <w:r>
            <w:rPr>
              <w:noProof/>
              <w:webHidden/>
            </w:rPr>
          </w:r>
          <w:r>
            <w:rPr>
              <w:noProof/>
              <w:webHidden/>
            </w:rPr>
            <w:fldChar w:fldCharType="separate"/>
          </w:r>
          <w:ins w:id="110" w:author="zhangph" w:date="2017-06-14T15:43:00Z">
            <w:r>
              <w:rPr>
                <w:noProof/>
                <w:webHidden/>
              </w:rPr>
              <w:t>51</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111" w:author="zhangph" w:date="2017-06-14T15:43:00Z"/>
              <w:rFonts w:asciiTheme="minorHAnsi" w:eastAsiaTheme="minorEastAsia" w:hAnsiTheme="minorHAnsi" w:cstheme="minorBidi"/>
              <w:noProof/>
            </w:rPr>
          </w:pPr>
          <w:ins w:id="112" w:author="zhangph" w:date="2017-06-14T15:43:00Z">
            <w:r w:rsidRPr="00502B5C">
              <w:rPr>
                <w:rStyle w:val="ac"/>
                <w:noProof/>
              </w:rPr>
              <w:fldChar w:fldCharType="begin"/>
            </w:r>
            <w:r w:rsidRPr="00502B5C">
              <w:rPr>
                <w:rStyle w:val="ac"/>
                <w:noProof/>
              </w:rPr>
              <w:instrText xml:space="preserve"> </w:instrText>
            </w:r>
            <w:r>
              <w:rPr>
                <w:noProof/>
              </w:rPr>
              <w:instrText>HYPERLINK \l "_Toc485218412"</w:instrText>
            </w:r>
            <w:r w:rsidRPr="00502B5C">
              <w:rPr>
                <w:rStyle w:val="ac"/>
                <w:noProof/>
              </w:rPr>
              <w:instrText xml:space="preserve"> </w:instrText>
            </w:r>
            <w:r w:rsidRPr="00502B5C">
              <w:rPr>
                <w:rStyle w:val="ac"/>
                <w:noProof/>
              </w:rPr>
              <w:fldChar w:fldCharType="separate"/>
            </w:r>
            <w:r w:rsidRPr="00502B5C">
              <w:rPr>
                <w:rStyle w:val="ac"/>
                <w:noProof/>
              </w:rPr>
              <w:t>2.7</w:t>
            </w:r>
            <w:r>
              <w:rPr>
                <w:rFonts w:asciiTheme="minorHAnsi" w:eastAsiaTheme="minorEastAsia" w:hAnsiTheme="minorHAnsi" w:cstheme="minorBidi"/>
                <w:noProof/>
              </w:rPr>
              <w:tab/>
            </w:r>
            <w:r w:rsidRPr="00502B5C">
              <w:rPr>
                <w:rStyle w:val="ac"/>
                <w:rFonts w:hint="eastAsia"/>
                <w:noProof/>
              </w:rPr>
              <w:t>数据资源管理</w:t>
            </w:r>
            <w:r>
              <w:rPr>
                <w:noProof/>
                <w:webHidden/>
              </w:rPr>
              <w:tab/>
            </w:r>
            <w:r>
              <w:rPr>
                <w:noProof/>
                <w:webHidden/>
              </w:rPr>
              <w:fldChar w:fldCharType="begin"/>
            </w:r>
            <w:r>
              <w:rPr>
                <w:noProof/>
                <w:webHidden/>
              </w:rPr>
              <w:instrText xml:space="preserve"> PAGEREF _Toc485218412 \h </w:instrText>
            </w:r>
          </w:ins>
          <w:r>
            <w:rPr>
              <w:noProof/>
              <w:webHidden/>
            </w:rPr>
          </w:r>
          <w:r>
            <w:rPr>
              <w:noProof/>
              <w:webHidden/>
            </w:rPr>
            <w:fldChar w:fldCharType="separate"/>
          </w:r>
          <w:ins w:id="113" w:author="zhangph" w:date="2017-06-14T15:43:00Z">
            <w:r>
              <w:rPr>
                <w:noProof/>
                <w:webHidden/>
              </w:rPr>
              <w:t>53</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14" w:author="zhangph" w:date="2017-06-14T15:43:00Z"/>
              <w:rFonts w:asciiTheme="minorHAnsi" w:eastAsiaTheme="minorEastAsia" w:hAnsiTheme="minorHAnsi" w:cstheme="minorBidi"/>
              <w:noProof/>
            </w:rPr>
          </w:pPr>
          <w:ins w:id="115" w:author="zhangph" w:date="2017-06-14T15:43:00Z">
            <w:r w:rsidRPr="00502B5C">
              <w:rPr>
                <w:rStyle w:val="ac"/>
                <w:noProof/>
              </w:rPr>
              <w:fldChar w:fldCharType="begin"/>
            </w:r>
            <w:r w:rsidRPr="00502B5C">
              <w:rPr>
                <w:rStyle w:val="ac"/>
                <w:noProof/>
              </w:rPr>
              <w:instrText xml:space="preserve"> </w:instrText>
            </w:r>
            <w:r>
              <w:rPr>
                <w:noProof/>
              </w:rPr>
              <w:instrText>HYPERLINK \l "_Toc485218413"</w:instrText>
            </w:r>
            <w:r w:rsidRPr="00502B5C">
              <w:rPr>
                <w:rStyle w:val="ac"/>
                <w:noProof/>
              </w:rPr>
              <w:instrText xml:space="preserve"> </w:instrText>
            </w:r>
            <w:r w:rsidRPr="00502B5C">
              <w:rPr>
                <w:rStyle w:val="ac"/>
                <w:noProof/>
              </w:rPr>
              <w:fldChar w:fldCharType="separate"/>
            </w:r>
            <w:r w:rsidRPr="00502B5C">
              <w:rPr>
                <w:rStyle w:val="ac"/>
                <w:noProof/>
              </w:rPr>
              <w:t>2.7.1</w:t>
            </w:r>
            <w:r>
              <w:rPr>
                <w:rFonts w:asciiTheme="minorHAnsi" w:eastAsiaTheme="minorEastAsia" w:hAnsiTheme="minorHAnsi" w:cstheme="minorBidi"/>
                <w:noProof/>
              </w:rPr>
              <w:tab/>
            </w:r>
            <w:r w:rsidRPr="00502B5C">
              <w:rPr>
                <w:rStyle w:val="ac"/>
                <w:rFonts w:hint="eastAsia"/>
                <w:noProof/>
              </w:rPr>
              <w:t>数据采集</w:t>
            </w:r>
            <w:r>
              <w:rPr>
                <w:noProof/>
                <w:webHidden/>
              </w:rPr>
              <w:tab/>
            </w:r>
            <w:r>
              <w:rPr>
                <w:noProof/>
                <w:webHidden/>
              </w:rPr>
              <w:fldChar w:fldCharType="begin"/>
            </w:r>
            <w:r>
              <w:rPr>
                <w:noProof/>
                <w:webHidden/>
              </w:rPr>
              <w:instrText xml:space="preserve"> PAGEREF _Toc485218413 \h </w:instrText>
            </w:r>
          </w:ins>
          <w:r>
            <w:rPr>
              <w:noProof/>
              <w:webHidden/>
            </w:rPr>
          </w:r>
          <w:r>
            <w:rPr>
              <w:noProof/>
              <w:webHidden/>
            </w:rPr>
            <w:fldChar w:fldCharType="separate"/>
          </w:r>
          <w:ins w:id="116" w:author="zhangph" w:date="2017-06-14T15:43:00Z">
            <w:r>
              <w:rPr>
                <w:noProof/>
                <w:webHidden/>
              </w:rPr>
              <w:t>54</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17" w:author="zhangph" w:date="2017-06-14T15:43:00Z"/>
              <w:rFonts w:asciiTheme="minorHAnsi" w:eastAsiaTheme="minorEastAsia" w:hAnsiTheme="minorHAnsi" w:cstheme="minorBidi"/>
              <w:noProof/>
            </w:rPr>
          </w:pPr>
          <w:ins w:id="118" w:author="zhangph" w:date="2017-06-14T15:43:00Z">
            <w:r w:rsidRPr="00502B5C">
              <w:rPr>
                <w:rStyle w:val="ac"/>
                <w:noProof/>
              </w:rPr>
              <w:fldChar w:fldCharType="begin"/>
            </w:r>
            <w:r w:rsidRPr="00502B5C">
              <w:rPr>
                <w:rStyle w:val="ac"/>
                <w:noProof/>
              </w:rPr>
              <w:instrText xml:space="preserve"> </w:instrText>
            </w:r>
            <w:r>
              <w:rPr>
                <w:noProof/>
              </w:rPr>
              <w:instrText>HYPERLINK \l "_Toc485218414"</w:instrText>
            </w:r>
            <w:r w:rsidRPr="00502B5C">
              <w:rPr>
                <w:rStyle w:val="ac"/>
                <w:noProof/>
              </w:rPr>
              <w:instrText xml:space="preserve"> </w:instrText>
            </w:r>
            <w:r w:rsidRPr="00502B5C">
              <w:rPr>
                <w:rStyle w:val="ac"/>
                <w:noProof/>
              </w:rPr>
              <w:fldChar w:fldCharType="separate"/>
            </w:r>
            <w:r w:rsidRPr="00502B5C">
              <w:rPr>
                <w:rStyle w:val="ac"/>
                <w:noProof/>
              </w:rPr>
              <w:t>2.7.2</w:t>
            </w:r>
            <w:r>
              <w:rPr>
                <w:rFonts w:asciiTheme="minorHAnsi" w:eastAsiaTheme="minorEastAsia" w:hAnsiTheme="minorHAnsi" w:cstheme="minorBidi"/>
                <w:noProof/>
              </w:rPr>
              <w:tab/>
            </w:r>
            <w:r w:rsidRPr="00502B5C">
              <w:rPr>
                <w:rStyle w:val="ac"/>
                <w:rFonts w:hint="eastAsia"/>
                <w:noProof/>
              </w:rPr>
              <w:t>数据归集</w:t>
            </w:r>
            <w:r>
              <w:rPr>
                <w:noProof/>
                <w:webHidden/>
              </w:rPr>
              <w:tab/>
            </w:r>
            <w:r>
              <w:rPr>
                <w:noProof/>
                <w:webHidden/>
              </w:rPr>
              <w:fldChar w:fldCharType="begin"/>
            </w:r>
            <w:r>
              <w:rPr>
                <w:noProof/>
                <w:webHidden/>
              </w:rPr>
              <w:instrText xml:space="preserve"> PAGEREF _Toc485218414 \h </w:instrText>
            </w:r>
          </w:ins>
          <w:r>
            <w:rPr>
              <w:noProof/>
              <w:webHidden/>
            </w:rPr>
          </w:r>
          <w:r>
            <w:rPr>
              <w:noProof/>
              <w:webHidden/>
            </w:rPr>
            <w:fldChar w:fldCharType="separate"/>
          </w:r>
          <w:ins w:id="119" w:author="zhangph" w:date="2017-06-14T15:43:00Z">
            <w:r>
              <w:rPr>
                <w:noProof/>
                <w:webHidden/>
              </w:rPr>
              <w:t>54</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20" w:author="zhangph" w:date="2017-06-14T15:43:00Z"/>
              <w:rFonts w:asciiTheme="minorHAnsi" w:eastAsiaTheme="minorEastAsia" w:hAnsiTheme="minorHAnsi" w:cstheme="minorBidi"/>
              <w:noProof/>
            </w:rPr>
          </w:pPr>
          <w:ins w:id="121" w:author="zhangph" w:date="2017-06-14T15:43:00Z">
            <w:r w:rsidRPr="00502B5C">
              <w:rPr>
                <w:rStyle w:val="ac"/>
                <w:noProof/>
              </w:rPr>
              <w:fldChar w:fldCharType="begin"/>
            </w:r>
            <w:r w:rsidRPr="00502B5C">
              <w:rPr>
                <w:rStyle w:val="ac"/>
                <w:noProof/>
              </w:rPr>
              <w:instrText xml:space="preserve"> </w:instrText>
            </w:r>
            <w:r>
              <w:rPr>
                <w:noProof/>
              </w:rPr>
              <w:instrText>HYPERLINK \l "_Toc485218415"</w:instrText>
            </w:r>
            <w:r w:rsidRPr="00502B5C">
              <w:rPr>
                <w:rStyle w:val="ac"/>
                <w:noProof/>
              </w:rPr>
              <w:instrText xml:space="preserve"> </w:instrText>
            </w:r>
            <w:r w:rsidRPr="00502B5C">
              <w:rPr>
                <w:rStyle w:val="ac"/>
                <w:noProof/>
              </w:rPr>
              <w:fldChar w:fldCharType="separate"/>
            </w:r>
            <w:r w:rsidRPr="00502B5C">
              <w:rPr>
                <w:rStyle w:val="ac"/>
                <w:noProof/>
              </w:rPr>
              <w:t>2.7.3</w:t>
            </w:r>
            <w:r>
              <w:rPr>
                <w:rFonts w:asciiTheme="minorHAnsi" w:eastAsiaTheme="minorEastAsia" w:hAnsiTheme="minorHAnsi" w:cstheme="minorBidi"/>
                <w:noProof/>
              </w:rPr>
              <w:tab/>
            </w:r>
            <w:r w:rsidRPr="00502B5C">
              <w:rPr>
                <w:rStyle w:val="ac"/>
                <w:rFonts w:hint="eastAsia"/>
                <w:noProof/>
              </w:rPr>
              <w:t>数据清洗规则</w:t>
            </w:r>
            <w:r>
              <w:rPr>
                <w:noProof/>
                <w:webHidden/>
              </w:rPr>
              <w:tab/>
            </w:r>
            <w:r>
              <w:rPr>
                <w:noProof/>
                <w:webHidden/>
              </w:rPr>
              <w:fldChar w:fldCharType="begin"/>
            </w:r>
            <w:r>
              <w:rPr>
                <w:noProof/>
                <w:webHidden/>
              </w:rPr>
              <w:instrText xml:space="preserve"> PAGEREF _Toc485218415 \h </w:instrText>
            </w:r>
          </w:ins>
          <w:r>
            <w:rPr>
              <w:noProof/>
              <w:webHidden/>
            </w:rPr>
          </w:r>
          <w:r>
            <w:rPr>
              <w:noProof/>
              <w:webHidden/>
            </w:rPr>
            <w:fldChar w:fldCharType="separate"/>
          </w:r>
          <w:ins w:id="122" w:author="zhangph" w:date="2017-06-14T15:43:00Z">
            <w:r>
              <w:rPr>
                <w:noProof/>
                <w:webHidden/>
              </w:rPr>
              <w:t>54</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23" w:author="zhangph" w:date="2017-06-14T15:43:00Z"/>
              <w:rFonts w:asciiTheme="minorHAnsi" w:eastAsiaTheme="minorEastAsia" w:hAnsiTheme="minorHAnsi" w:cstheme="minorBidi"/>
              <w:noProof/>
            </w:rPr>
          </w:pPr>
          <w:ins w:id="124" w:author="zhangph" w:date="2017-06-14T15:43:00Z">
            <w:r w:rsidRPr="00502B5C">
              <w:rPr>
                <w:rStyle w:val="ac"/>
                <w:noProof/>
              </w:rPr>
              <w:fldChar w:fldCharType="begin"/>
            </w:r>
            <w:r w:rsidRPr="00502B5C">
              <w:rPr>
                <w:rStyle w:val="ac"/>
                <w:noProof/>
              </w:rPr>
              <w:instrText xml:space="preserve"> </w:instrText>
            </w:r>
            <w:r>
              <w:rPr>
                <w:noProof/>
              </w:rPr>
              <w:instrText>HYPERLINK \l "_Toc485218416"</w:instrText>
            </w:r>
            <w:r w:rsidRPr="00502B5C">
              <w:rPr>
                <w:rStyle w:val="ac"/>
                <w:noProof/>
              </w:rPr>
              <w:instrText xml:space="preserve"> </w:instrText>
            </w:r>
            <w:r w:rsidRPr="00502B5C">
              <w:rPr>
                <w:rStyle w:val="ac"/>
                <w:noProof/>
              </w:rPr>
              <w:fldChar w:fldCharType="separate"/>
            </w:r>
            <w:r w:rsidRPr="00502B5C">
              <w:rPr>
                <w:rStyle w:val="ac"/>
                <w:noProof/>
              </w:rPr>
              <w:t>2.7.4</w:t>
            </w:r>
            <w:r>
              <w:rPr>
                <w:rFonts w:asciiTheme="minorHAnsi" w:eastAsiaTheme="minorEastAsia" w:hAnsiTheme="minorHAnsi" w:cstheme="minorBidi"/>
                <w:noProof/>
              </w:rPr>
              <w:tab/>
            </w:r>
            <w:r w:rsidRPr="00502B5C">
              <w:rPr>
                <w:rStyle w:val="ac"/>
                <w:rFonts w:hint="eastAsia"/>
                <w:noProof/>
              </w:rPr>
              <w:t>数据储存</w:t>
            </w:r>
            <w:r>
              <w:rPr>
                <w:noProof/>
                <w:webHidden/>
              </w:rPr>
              <w:tab/>
            </w:r>
            <w:r>
              <w:rPr>
                <w:noProof/>
                <w:webHidden/>
              </w:rPr>
              <w:fldChar w:fldCharType="begin"/>
            </w:r>
            <w:r>
              <w:rPr>
                <w:noProof/>
                <w:webHidden/>
              </w:rPr>
              <w:instrText xml:space="preserve"> PAGEREF _Toc485218416 \h </w:instrText>
            </w:r>
          </w:ins>
          <w:r>
            <w:rPr>
              <w:noProof/>
              <w:webHidden/>
            </w:rPr>
          </w:r>
          <w:r>
            <w:rPr>
              <w:noProof/>
              <w:webHidden/>
            </w:rPr>
            <w:fldChar w:fldCharType="separate"/>
          </w:r>
          <w:ins w:id="125" w:author="zhangph" w:date="2017-06-14T15:43:00Z">
            <w:r>
              <w:rPr>
                <w:noProof/>
                <w:webHidden/>
              </w:rPr>
              <w:t>54</w:t>
            </w:r>
            <w:r>
              <w:rPr>
                <w:noProof/>
                <w:webHidden/>
              </w:rPr>
              <w:fldChar w:fldCharType="end"/>
            </w:r>
            <w:r w:rsidRPr="00502B5C">
              <w:rPr>
                <w:rStyle w:val="ac"/>
                <w:noProof/>
              </w:rPr>
              <w:fldChar w:fldCharType="end"/>
            </w:r>
          </w:ins>
        </w:p>
        <w:p w:rsidR="00064F8B" w:rsidRDefault="00064F8B">
          <w:pPr>
            <w:pStyle w:val="30"/>
            <w:tabs>
              <w:tab w:val="left" w:pos="1988"/>
              <w:tab w:val="right" w:leader="dot" w:pos="8296"/>
            </w:tabs>
            <w:ind w:firstLine="420"/>
            <w:rPr>
              <w:ins w:id="126" w:author="zhangph" w:date="2017-06-14T15:43:00Z"/>
              <w:rFonts w:asciiTheme="minorHAnsi" w:eastAsiaTheme="minorEastAsia" w:hAnsiTheme="minorHAnsi" w:cstheme="minorBidi"/>
              <w:noProof/>
            </w:rPr>
          </w:pPr>
          <w:ins w:id="127" w:author="zhangph" w:date="2017-06-14T15:43:00Z">
            <w:r w:rsidRPr="00502B5C">
              <w:rPr>
                <w:rStyle w:val="ac"/>
                <w:noProof/>
              </w:rPr>
              <w:fldChar w:fldCharType="begin"/>
            </w:r>
            <w:r w:rsidRPr="00502B5C">
              <w:rPr>
                <w:rStyle w:val="ac"/>
                <w:noProof/>
              </w:rPr>
              <w:instrText xml:space="preserve"> </w:instrText>
            </w:r>
            <w:r>
              <w:rPr>
                <w:noProof/>
              </w:rPr>
              <w:instrText>HYPERLINK \l "_Toc485218417"</w:instrText>
            </w:r>
            <w:r w:rsidRPr="00502B5C">
              <w:rPr>
                <w:rStyle w:val="ac"/>
                <w:noProof/>
              </w:rPr>
              <w:instrText xml:space="preserve"> </w:instrText>
            </w:r>
            <w:r w:rsidRPr="00502B5C">
              <w:rPr>
                <w:rStyle w:val="ac"/>
                <w:noProof/>
              </w:rPr>
              <w:fldChar w:fldCharType="separate"/>
            </w:r>
            <w:r w:rsidRPr="00502B5C">
              <w:rPr>
                <w:rStyle w:val="ac"/>
                <w:rFonts w:ascii="华文细黑" w:hAnsi="华文细黑" w:cs="宋体"/>
                <w:noProof/>
                <w:kern w:val="0"/>
              </w:rPr>
              <w:t>2.7.5</w:t>
            </w:r>
            <w:r>
              <w:rPr>
                <w:rFonts w:asciiTheme="minorHAnsi" w:eastAsiaTheme="minorEastAsia" w:hAnsiTheme="minorHAnsi" w:cstheme="minorBidi"/>
                <w:noProof/>
              </w:rPr>
              <w:tab/>
            </w:r>
            <w:r w:rsidRPr="00502B5C">
              <w:rPr>
                <w:rStyle w:val="ac"/>
                <w:rFonts w:ascii="华文细黑" w:hAnsi="华文细黑" w:cs="宋体" w:hint="eastAsia"/>
                <w:noProof/>
                <w:kern w:val="0"/>
              </w:rPr>
              <w:t>数据落地</w:t>
            </w:r>
            <w:r>
              <w:rPr>
                <w:noProof/>
                <w:webHidden/>
              </w:rPr>
              <w:tab/>
            </w:r>
            <w:r>
              <w:rPr>
                <w:noProof/>
                <w:webHidden/>
              </w:rPr>
              <w:fldChar w:fldCharType="begin"/>
            </w:r>
            <w:r>
              <w:rPr>
                <w:noProof/>
                <w:webHidden/>
              </w:rPr>
              <w:instrText xml:space="preserve"> PAGEREF _Toc485218417 \h </w:instrText>
            </w:r>
          </w:ins>
          <w:r>
            <w:rPr>
              <w:noProof/>
              <w:webHidden/>
            </w:rPr>
          </w:r>
          <w:r>
            <w:rPr>
              <w:noProof/>
              <w:webHidden/>
            </w:rPr>
            <w:fldChar w:fldCharType="separate"/>
          </w:r>
          <w:ins w:id="128" w:author="zhangph" w:date="2017-06-14T15:43:00Z">
            <w:r>
              <w:rPr>
                <w:noProof/>
                <w:webHidden/>
              </w:rPr>
              <w:t>55</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129" w:author="zhangph" w:date="2017-06-14T15:43:00Z"/>
              <w:rFonts w:asciiTheme="minorHAnsi" w:eastAsiaTheme="minorEastAsia" w:hAnsiTheme="minorHAnsi" w:cstheme="minorBidi"/>
              <w:noProof/>
            </w:rPr>
          </w:pPr>
          <w:ins w:id="130" w:author="zhangph" w:date="2017-06-14T15:43:00Z">
            <w:r w:rsidRPr="00502B5C">
              <w:rPr>
                <w:rStyle w:val="ac"/>
                <w:noProof/>
              </w:rPr>
              <w:fldChar w:fldCharType="begin"/>
            </w:r>
            <w:r w:rsidRPr="00502B5C">
              <w:rPr>
                <w:rStyle w:val="ac"/>
                <w:noProof/>
              </w:rPr>
              <w:instrText xml:space="preserve"> </w:instrText>
            </w:r>
            <w:r>
              <w:rPr>
                <w:noProof/>
              </w:rPr>
              <w:instrText>HYPERLINK \l "_Toc485218418"</w:instrText>
            </w:r>
            <w:r w:rsidRPr="00502B5C">
              <w:rPr>
                <w:rStyle w:val="ac"/>
                <w:noProof/>
              </w:rPr>
              <w:instrText xml:space="preserve"> </w:instrText>
            </w:r>
            <w:r w:rsidRPr="00502B5C">
              <w:rPr>
                <w:rStyle w:val="ac"/>
                <w:noProof/>
              </w:rPr>
              <w:fldChar w:fldCharType="separate"/>
            </w:r>
            <w:r w:rsidRPr="00502B5C">
              <w:rPr>
                <w:rStyle w:val="ac"/>
                <w:noProof/>
              </w:rPr>
              <w:t>2.8</w:t>
            </w:r>
            <w:r>
              <w:rPr>
                <w:rFonts w:asciiTheme="minorHAnsi" w:eastAsiaTheme="minorEastAsia" w:hAnsiTheme="minorHAnsi" w:cstheme="minorBidi"/>
                <w:noProof/>
              </w:rPr>
              <w:tab/>
            </w:r>
            <w:r w:rsidRPr="00502B5C">
              <w:rPr>
                <w:rStyle w:val="ac"/>
                <w:rFonts w:hint="eastAsia"/>
                <w:noProof/>
              </w:rPr>
              <w:t>系统应用功能模块</w:t>
            </w:r>
            <w:r>
              <w:rPr>
                <w:noProof/>
                <w:webHidden/>
              </w:rPr>
              <w:tab/>
            </w:r>
            <w:r>
              <w:rPr>
                <w:noProof/>
                <w:webHidden/>
              </w:rPr>
              <w:fldChar w:fldCharType="begin"/>
            </w:r>
            <w:r>
              <w:rPr>
                <w:noProof/>
                <w:webHidden/>
              </w:rPr>
              <w:instrText xml:space="preserve"> PAGEREF _Toc485218418 \h </w:instrText>
            </w:r>
          </w:ins>
          <w:r>
            <w:rPr>
              <w:noProof/>
              <w:webHidden/>
            </w:rPr>
          </w:r>
          <w:r>
            <w:rPr>
              <w:noProof/>
              <w:webHidden/>
            </w:rPr>
            <w:fldChar w:fldCharType="separate"/>
          </w:r>
          <w:ins w:id="131" w:author="zhangph" w:date="2017-06-14T15:43:00Z">
            <w:r>
              <w:rPr>
                <w:noProof/>
                <w:webHidden/>
              </w:rPr>
              <w:t>56</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32" w:author="zhangph" w:date="2017-06-14T15:43:00Z"/>
              <w:rFonts w:asciiTheme="minorHAnsi" w:eastAsiaTheme="minorEastAsia" w:hAnsiTheme="minorHAnsi" w:cstheme="minorBidi"/>
              <w:noProof/>
            </w:rPr>
          </w:pPr>
          <w:ins w:id="133" w:author="zhangph" w:date="2017-06-14T15:43:00Z">
            <w:r w:rsidRPr="00502B5C">
              <w:rPr>
                <w:rStyle w:val="ac"/>
                <w:noProof/>
              </w:rPr>
              <w:fldChar w:fldCharType="begin"/>
            </w:r>
            <w:r w:rsidRPr="00502B5C">
              <w:rPr>
                <w:rStyle w:val="ac"/>
                <w:noProof/>
              </w:rPr>
              <w:instrText xml:space="preserve"> </w:instrText>
            </w:r>
            <w:r>
              <w:rPr>
                <w:noProof/>
              </w:rPr>
              <w:instrText>HYPERLINK \l "_Toc485218419"</w:instrText>
            </w:r>
            <w:r w:rsidRPr="00502B5C">
              <w:rPr>
                <w:rStyle w:val="ac"/>
                <w:noProof/>
              </w:rPr>
              <w:instrText xml:space="preserve"> </w:instrText>
            </w:r>
            <w:r w:rsidRPr="00502B5C">
              <w:rPr>
                <w:rStyle w:val="ac"/>
                <w:noProof/>
              </w:rPr>
              <w:fldChar w:fldCharType="separate"/>
            </w:r>
            <w:r w:rsidRPr="00502B5C">
              <w:rPr>
                <w:rStyle w:val="ac"/>
                <w:noProof/>
              </w:rPr>
              <w:t>2.8.1</w:t>
            </w:r>
            <w:r>
              <w:rPr>
                <w:rFonts w:asciiTheme="minorHAnsi" w:eastAsiaTheme="minorEastAsia" w:hAnsiTheme="minorHAnsi" w:cstheme="minorBidi"/>
                <w:noProof/>
              </w:rPr>
              <w:tab/>
            </w:r>
            <w:r w:rsidRPr="00502B5C">
              <w:rPr>
                <w:rStyle w:val="ac"/>
                <w:rFonts w:hint="eastAsia"/>
                <w:noProof/>
              </w:rPr>
              <w:t>智能数据检索</w:t>
            </w:r>
            <w:r>
              <w:rPr>
                <w:noProof/>
                <w:webHidden/>
              </w:rPr>
              <w:tab/>
            </w:r>
            <w:r>
              <w:rPr>
                <w:noProof/>
                <w:webHidden/>
              </w:rPr>
              <w:fldChar w:fldCharType="begin"/>
            </w:r>
            <w:r>
              <w:rPr>
                <w:noProof/>
                <w:webHidden/>
              </w:rPr>
              <w:instrText xml:space="preserve"> PAGEREF _Toc485218419 \h </w:instrText>
            </w:r>
          </w:ins>
          <w:r>
            <w:rPr>
              <w:noProof/>
              <w:webHidden/>
            </w:rPr>
          </w:r>
          <w:r>
            <w:rPr>
              <w:noProof/>
              <w:webHidden/>
            </w:rPr>
            <w:fldChar w:fldCharType="separate"/>
          </w:r>
          <w:ins w:id="134" w:author="zhangph" w:date="2017-06-14T15:43:00Z">
            <w:r>
              <w:rPr>
                <w:noProof/>
                <w:webHidden/>
              </w:rPr>
              <w:t>56</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35" w:author="zhangph" w:date="2017-06-14T15:43:00Z"/>
              <w:rFonts w:asciiTheme="minorHAnsi" w:eastAsiaTheme="minorEastAsia" w:hAnsiTheme="minorHAnsi" w:cstheme="minorBidi"/>
              <w:noProof/>
            </w:rPr>
          </w:pPr>
          <w:ins w:id="136" w:author="zhangph" w:date="2017-06-14T15:43:00Z">
            <w:r w:rsidRPr="00502B5C">
              <w:rPr>
                <w:rStyle w:val="ac"/>
                <w:noProof/>
              </w:rPr>
              <w:fldChar w:fldCharType="begin"/>
            </w:r>
            <w:r w:rsidRPr="00502B5C">
              <w:rPr>
                <w:rStyle w:val="ac"/>
                <w:noProof/>
              </w:rPr>
              <w:instrText xml:space="preserve"> </w:instrText>
            </w:r>
            <w:r>
              <w:rPr>
                <w:noProof/>
              </w:rPr>
              <w:instrText>HYPERLINK \l "_Toc485218420"</w:instrText>
            </w:r>
            <w:r w:rsidRPr="00502B5C">
              <w:rPr>
                <w:rStyle w:val="ac"/>
                <w:noProof/>
              </w:rPr>
              <w:instrText xml:space="preserve"> </w:instrText>
            </w:r>
            <w:r w:rsidRPr="00502B5C">
              <w:rPr>
                <w:rStyle w:val="ac"/>
                <w:noProof/>
              </w:rPr>
              <w:fldChar w:fldCharType="separate"/>
            </w:r>
            <w:r w:rsidRPr="00502B5C">
              <w:rPr>
                <w:rStyle w:val="ac"/>
                <w:noProof/>
              </w:rPr>
              <w:t>2.8.2</w:t>
            </w:r>
            <w:r>
              <w:rPr>
                <w:rFonts w:asciiTheme="minorHAnsi" w:eastAsiaTheme="minorEastAsia" w:hAnsiTheme="minorHAnsi" w:cstheme="minorBidi"/>
                <w:noProof/>
              </w:rPr>
              <w:tab/>
            </w:r>
            <w:r w:rsidRPr="00502B5C">
              <w:rPr>
                <w:rStyle w:val="ac"/>
                <w:rFonts w:hint="eastAsia"/>
                <w:noProof/>
              </w:rPr>
              <w:t>报表统计可视化</w:t>
            </w:r>
            <w:r>
              <w:rPr>
                <w:noProof/>
                <w:webHidden/>
              </w:rPr>
              <w:tab/>
            </w:r>
            <w:r>
              <w:rPr>
                <w:noProof/>
                <w:webHidden/>
              </w:rPr>
              <w:fldChar w:fldCharType="begin"/>
            </w:r>
            <w:r>
              <w:rPr>
                <w:noProof/>
                <w:webHidden/>
              </w:rPr>
              <w:instrText xml:space="preserve"> PAGEREF _Toc485218420 \h </w:instrText>
            </w:r>
          </w:ins>
          <w:r>
            <w:rPr>
              <w:noProof/>
              <w:webHidden/>
            </w:rPr>
          </w:r>
          <w:r>
            <w:rPr>
              <w:noProof/>
              <w:webHidden/>
            </w:rPr>
            <w:fldChar w:fldCharType="separate"/>
          </w:r>
          <w:ins w:id="137" w:author="zhangph" w:date="2017-06-14T15:43:00Z">
            <w:r>
              <w:rPr>
                <w:noProof/>
                <w:webHidden/>
              </w:rPr>
              <w:t>57</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38" w:author="zhangph" w:date="2017-06-14T15:43:00Z"/>
              <w:rFonts w:asciiTheme="minorHAnsi" w:eastAsiaTheme="minorEastAsia" w:hAnsiTheme="minorHAnsi" w:cstheme="minorBidi"/>
              <w:noProof/>
            </w:rPr>
          </w:pPr>
          <w:ins w:id="139" w:author="zhangph" w:date="2017-06-14T15:43:00Z">
            <w:r w:rsidRPr="00502B5C">
              <w:rPr>
                <w:rStyle w:val="ac"/>
                <w:noProof/>
              </w:rPr>
              <w:fldChar w:fldCharType="begin"/>
            </w:r>
            <w:r w:rsidRPr="00502B5C">
              <w:rPr>
                <w:rStyle w:val="ac"/>
                <w:noProof/>
              </w:rPr>
              <w:instrText xml:space="preserve"> </w:instrText>
            </w:r>
            <w:r>
              <w:rPr>
                <w:noProof/>
              </w:rPr>
              <w:instrText>HYPERLINK \l "_Toc485218421"</w:instrText>
            </w:r>
            <w:r w:rsidRPr="00502B5C">
              <w:rPr>
                <w:rStyle w:val="ac"/>
                <w:noProof/>
              </w:rPr>
              <w:instrText xml:space="preserve"> </w:instrText>
            </w:r>
            <w:r w:rsidRPr="00502B5C">
              <w:rPr>
                <w:rStyle w:val="ac"/>
                <w:noProof/>
              </w:rPr>
              <w:fldChar w:fldCharType="separate"/>
            </w:r>
            <w:r w:rsidRPr="00502B5C">
              <w:rPr>
                <w:rStyle w:val="ac"/>
                <w:noProof/>
              </w:rPr>
              <w:t>2.8.3</w:t>
            </w:r>
            <w:r>
              <w:rPr>
                <w:rFonts w:asciiTheme="minorHAnsi" w:eastAsiaTheme="minorEastAsia" w:hAnsiTheme="minorHAnsi" w:cstheme="minorBidi"/>
                <w:noProof/>
              </w:rPr>
              <w:tab/>
            </w:r>
            <w:r w:rsidRPr="00502B5C">
              <w:rPr>
                <w:rStyle w:val="ac"/>
                <w:rFonts w:hint="eastAsia"/>
                <w:noProof/>
              </w:rPr>
              <w:t>历史记录追溯查询</w:t>
            </w:r>
            <w:r>
              <w:rPr>
                <w:noProof/>
                <w:webHidden/>
              </w:rPr>
              <w:tab/>
            </w:r>
            <w:r>
              <w:rPr>
                <w:noProof/>
                <w:webHidden/>
              </w:rPr>
              <w:fldChar w:fldCharType="begin"/>
            </w:r>
            <w:r>
              <w:rPr>
                <w:noProof/>
                <w:webHidden/>
              </w:rPr>
              <w:instrText xml:space="preserve"> PAGEREF _Toc485218421 \h </w:instrText>
            </w:r>
          </w:ins>
          <w:r>
            <w:rPr>
              <w:noProof/>
              <w:webHidden/>
            </w:rPr>
          </w:r>
          <w:r>
            <w:rPr>
              <w:noProof/>
              <w:webHidden/>
            </w:rPr>
            <w:fldChar w:fldCharType="separate"/>
          </w:r>
          <w:ins w:id="140" w:author="zhangph" w:date="2017-06-14T15:43:00Z">
            <w:r>
              <w:rPr>
                <w:noProof/>
                <w:webHidden/>
              </w:rPr>
              <w:t>58</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41" w:author="zhangph" w:date="2017-06-14T15:43:00Z"/>
              <w:rFonts w:asciiTheme="minorHAnsi" w:eastAsiaTheme="minorEastAsia" w:hAnsiTheme="minorHAnsi" w:cstheme="minorBidi"/>
              <w:noProof/>
            </w:rPr>
          </w:pPr>
          <w:ins w:id="142" w:author="zhangph" w:date="2017-06-14T15:43:00Z">
            <w:r w:rsidRPr="00502B5C">
              <w:rPr>
                <w:rStyle w:val="ac"/>
                <w:noProof/>
              </w:rPr>
              <w:fldChar w:fldCharType="begin"/>
            </w:r>
            <w:r w:rsidRPr="00502B5C">
              <w:rPr>
                <w:rStyle w:val="ac"/>
                <w:noProof/>
              </w:rPr>
              <w:instrText xml:space="preserve"> </w:instrText>
            </w:r>
            <w:r>
              <w:rPr>
                <w:noProof/>
              </w:rPr>
              <w:instrText>HYPERLINK \l "_Toc485218422"</w:instrText>
            </w:r>
            <w:r w:rsidRPr="00502B5C">
              <w:rPr>
                <w:rStyle w:val="ac"/>
                <w:noProof/>
              </w:rPr>
              <w:instrText xml:space="preserve"> </w:instrText>
            </w:r>
            <w:r w:rsidRPr="00502B5C">
              <w:rPr>
                <w:rStyle w:val="ac"/>
                <w:noProof/>
              </w:rPr>
              <w:fldChar w:fldCharType="separate"/>
            </w:r>
            <w:r w:rsidRPr="00502B5C">
              <w:rPr>
                <w:rStyle w:val="ac"/>
                <w:noProof/>
              </w:rPr>
              <w:t>2.8.4</w:t>
            </w:r>
            <w:r>
              <w:rPr>
                <w:rFonts w:asciiTheme="minorHAnsi" w:eastAsiaTheme="minorEastAsia" w:hAnsiTheme="minorHAnsi" w:cstheme="minorBidi"/>
                <w:noProof/>
              </w:rPr>
              <w:tab/>
            </w:r>
            <w:r w:rsidRPr="00502B5C">
              <w:rPr>
                <w:rStyle w:val="ac"/>
                <w:rFonts w:hint="eastAsia"/>
                <w:noProof/>
              </w:rPr>
              <w:t>实时人员异动趋势显示</w:t>
            </w:r>
            <w:r>
              <w:rPr>
                <w:noProof/>
                <w:webHidden/>
              </w:rPr>
              <w:tab/>
            </w:r>
            <w:r>
              <w:rPr>
                <w:noProof/>
                <w:webHidden/>
              </w:rPr>
              <w:fldChar w:fldCharType="begin"/>
            </w:r>
            <w:r>
              <w:rPr>
                <w:noProof/>
                <w:webHidden/>
              </w:rPr>
              <w:instrText xml:space="preserve"> PAGEREF _Toc485218422 \h </w:instrText>
            </w:r>
          </w:ins>
          <w:r>
            <w:rPr>
              <w:noProof/>
              <w:webHidden/>
            </w:rPr>
          </w:r>
          <w:r>
            <w:rPr>
              <w:noProof/>
              <w:webHidden/>
            </w:rPr>
            <w:fldChar w:fldCharType="separate"/>
          </w:r>
          <w:ins w:id="143" w:author="zhangph" w:date="2017-06-14T15:43:00Z">
            <w:r>
              <w:rPr>
                <w:noProof/>
                <w:webHidden/>
              </w:rPr>
              <w:t>59</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44" w:author="zhangph" w:date="2017-06-14T15:43:00Z"/>
              <w:rFonts w:asciiTheme="minorHAnsi" w:eastAsiaTheme="minorEastAsia" w:hAnsiTheme="minorHAnsi" w:cstheme="minorBidi"/>
              <w:noProof/>
            </w:rPr>
          </w:pPr>
          <w:ins w:id="145" w:author="zhangph" w:date="2017-06-14T15:43:00Z">
            <w:r w:rsidRPr="00502B5C">
              <w:rPr>
                <w:rStyle w:val="ac"/>
                <w:noProof/>
              </w:rPr>
              <w:fldChar w:fldCharType="begin"/>
            </w:r>
            <w:r w:rsidRPr="00502B5C">
              <w:rPr>
                <w:rStyle w:val="ac"/>
                <w:noProof/>
              </w:rPr>
              <w:instrText xml:space="preserve"> </w:instrText>
            </w:r>
            <w:r>
              <w:rPr>
                <w:noProof/>
              </w:rPr>
              <w:instrText>HYPERLINK \l "_Toc485218423"</w:instrText>
            </w:r>
            <w:r w:rsidRPr="00502B5C">
              <w:rPr>
                <w:rStyle w:val="ac"/>
                <w:noProof/>
              </w:rPr>
              <w:instrText xml:space="preserve"> </w:instrText>
            </w:r>
            <w:r w:rsidRPr="00502B5C">
              <w:rPr>
                <w:rStyle w:val="ac"/>
                <w:noProof/>
              </w:rPr>
              <w:fldChar w:fldCharType="separate"/>
            </w:r>
            <w:r w:rsidRPr="00502B5C">
              <w:rPr>
                <w:rStyle w:val="ac"/>
                <w:noProof/>
              </w:rPr>
              <w:t>2.8.5</w:t>
            </w:r>
            <w:r>
              <w:rPr>
                <w:rFonts w:asciiTheme="minorHAnsi" w:eastAsiaTheme="minorEastAsia" w:hAnsiTheme="minorHAnsi" w:cstheme="minorBidi"/>
                <w:noProof/>
              </w:rPr>
              <w:tab/>
            </w:r>
            <w:r w:rsidRPr="00502B5C">
              <w:rPr>
                <w:rStyle w:val="ac"/>
                <w:rFonts w:hint="eastAsia"/>
                <w:noProof/>
              </w:rPr>
              <w:t>可疑人员预警功能</w:t>
            </w:r>
            <w:r>
              <w:rPr>
                <w:noProof/>
                <w:webHidden/>
              </w:rPr>
              <w:tab/>
            </w:r>
            <w:r>
              <w:rPr>
                <w:noProof/>
                <w:webHidden/>
              </w:rPr>
              <w:fldChar w:fldCharType="begin"/>
            </w:r>
            <w:r>
              <w:rPr>
                <w:noProof/>
                <w:webHidden/>
              </w:rPr>
              <w:instrText xml:space="preserve"> PAGEREF _Toc485218423 \h </w:instrText>
            </w:r>
          </w:ins>
          <w:r>
            <w:rPr>
              <w:noProof/>
              <w:webHidden/>
            </w:rPr>
          </w:r>
          <w:r>
            <w:rPr>
              <w:noProof/>
              <w:webHidden/>
            </w:rPr>
            <w:fldChar w:fldCharType="separate"/>
          </w:r>
          <w:ins w:id="146" w:author="zhangph" w:date="2017-06-14T15:43:00Z">
            <w:r>
              <w:rPr>
                <w:noProof/>
                <w:webHidden/>
              </w:rPr>
              <w:t>59</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47" w:author="zhangph" w:date="2017-06-14T15:43:00Z"/>
              <w:rFonts w:asciiTheme="minorHAnsi" w:eastAsiaTheme="minorEastAsia" w:hAnsiTheme="minorHAnsi" w:cstheme="minorBidi"/>
              <w:noProof/>
            </w:rPr>
          </w:pPr>
          <w:ins w:id="148" w:author="zhangph" w:date="2017-06-14T15:43:00Z">
            <w:r w:rsidRPr="00502B5C">
              <w:rPr>
                <w:rStyle w:val="ac"/>
                <w:noProof/>
              </w:rPr>
              <w:fldChar w:fldCharType="begin"/>
            </w:r>
            <w:r w:rsidRPr="00502B5C">
              <w:rPr>
                <w:rStyle w:val="ac"/>
                <w:noProof/>
              </w:rPr>
              <w:instrText xml:space="preserve"> </w:instrText>
            </w:r>
            <w:r>
              <w:rPr>
                <w:noProof/>
              </w:rPr>
              <w:instrText>HYPERLINK \l "_Toc485218424"</w:instrText>
            </w:r>
            <w:r w:rsidRPr="00502B5C">
              <w:rPr>
                <w:rStyle w:val="ac"/>
                <w:noProof/>
              </w:rPr>
              <w:instrText xml:space="preserve"> </w:instrText>
            </w:r>
            <w:r w:rsidRPr="00502B5C">
              <w:rPr>
                <w:rStyle w:val="ac"/>
                <w:noProof/>
              </w:rPr>
              <w:fldChar w:fldCharType="separate"/>
            </w:r>
            <w:r w:rsidRPr="00502B5C">
              <w:rPr>
                <w:rStyle w:val="ac"/>
                <w:noProof/>
              </w:rPr>
              <w:t>2.8.6</w:t>
            </w:r>
            <w:r>
              <w:rPr>
                <w:rFonts w:asciiTheme="minorHAnsi" w:eastAsiaTheme="minorEastAsia" w:hAnsiTheme="minorHAnsi" w:cstheme="minorBidi"/>
                <w:noProof/>
              </w:rPr>
              <w:tab/>
            </w:r>
            <w:r w:rsidRPr="00502B5C">
              <w:rPr>
                <w:rStyle w:val="ac"/>
                <w:rFonts w:hint="eastAsia"/>
                <w:noProof/>
              </w:rPr>
              <w:t>人员信息多维画像显示</w:t>
            </w:r>
            <w:r>
              <w:rPr>
                <w:noProof/>
                <w:webHidden/>
              </w:rPr>
              <w:tab/>
            </w:r>
            <w:r>
              <w:rPr>
                <w:noProof/>
                <w:webHidden/>
              </w:rPr>
              <w:fldChar w:fldCharType="begin"/>
            </w:r>
            <w:r>
              <w:rPr>
                <w:noProof/>
                <w:webHidden/>
              </w:rPr>
              <w:instrText xml:space="preserve"> PAGEREF _Toc485218424 \h </w:instrText>
            </w:r>
          </w:ins>
          <w:r>
            <w:rPr>
              <w:noProof/>
              <w:webHidden/>
            </w:rPr>
          </w:r>
          <w:r>
            <w:rPr>
              <w:noProof/>
              <w:webHidden/>
            </w:rPr>
            <w:fldChar w:fldCharType="separate"/>
          </w:r>
          <w:ins w:id="149" w:author="zhangph" w:date="2017-06-14T15:43:00Z">
            <w:r>
              <w:rPr>
                <w:noProof/>
                <w:webHidden/>
              </w:rPr>
              <w:t>60</w:t>
            </w:r>
            <w:r>
              <w:rPr>
                <w:noProof/>
                <w:webHidden/>
              </w:rPr>
              <w:fldChar w:fldCharType="end"/>
            </w:r>
            <w:r w:rsidRPr="00502B5C">
              <w:rPr>
                <w:rStyle w:val="ac"/>
                <w:noProof/>
              </w:rPr>
              <w:fldChar w:fldCharType="end"/>
            </w:r>
          </w:ins>
        </w:p>
        <w:p w:rsidR="00064F8B" w:rsidRDefault="00064F8B">
          <w:pPr>
            <w:pStyle w:val="30"/>
            <w:tabs>
              <w:tab w:val="left" w:pos="1948"/>
              <w:tab w:val="right" w:leader="dot" w:pos="8296"/>
            </w:tabs>
            <w:ind w:firstLine="420"/>
            <w:rPr>
              <w:ins w:id="150" w:author="zhangph" w:date="2017-06-14T15:43:00Z"/>
              <w:rFonts w:asciiTheme="minorHAnsi" w:eastAsiaTheme="minorEastAsia" w:hAnsiTheme="minorHAnsi" w:cstheme="minorBidi"/>
              <w:noProof/>
            </w:rPr>
          </w:pPr>
          <w:ins w:id="151" w:author="zhangph" w:date="2017-06-14T15:43:00Z">
            <w:r w:rsidRPr="00502B5C">
              <w:rPr>
                <w:rStyle w:val="ac"/>
                <w:noProof/>
              </w:rPr>
              <w:fldChar w:fldCharType="begin"/>
            </w:r>
            <w:r w:rsidRPr="00502B5C">
              <w:rPr>
                <w:rStyle w:val="ac"/>
                <w:noProof/>
              </w:rPr>
              <w:instrText xml:space="preserve"> </w:instrText>
            </w:r>
            <w:r>
              <w:rPr>
                <w:noProof/>
              </w:rPr>
              <w:instrText>HYPERLINK \l "_Toc485218425"</w:instrText>
            </w:r>
            <w:r w:rsidRPr="00502B5C">
              <w:rPr>
                <w:rStyle w:val="ac"/>
                <w:noProof/>
              </w:rPr>
              <w:instrText xml:space="preserve"> </w:instrText>
            </w:r>
            <w:r w:rsidRPr="00502B5C">
              <w:rPr>
                <w:rStyle w:val="ac"/>
                <w:noProof/>
              </w:rPr>
              <w:fldChar w:fldCharType="separate"/>
            </w:r>
            <w:r w:rsidRPr="00502B5C">
              <w:rPr>
                <w:rStyle w:val="ac"/>
                <w:noProof/>
              </w:rPr>
              <w:t>2.8.7</w:t>
            </w:r>
            <w:r>
              <w:rPr>
                <w:rFonts w:asciiTheme="minorHAnsi" w:eastAsiaTheme="minorEastAsia" w:hAnsiTheme="minorHAnsi" w:cstheme="minorBidi"/>
                <w:noProof/>
              </w:rPr>
              <w:tab/>
            </w:r>
            <w:r w:rsidRPr="00502B5C">
              <w:rPr>
                <w:rStyle w:val="ac"/>
                <w:rFonts w:hint="eastAsia"/>
                <w:noProof/>
              </w:rPr>
              <w:t>绩效考核模块</w:t>
            </w:r>
            <w:r>
              <w:rPr>
                <w:noProof/>
                <w:webHidden/>
              </w:rPr>
              <w:tab/>
            </w:r>
            <w:r>
              <w:rPr>
                <w:noProof/>
                <w:webHidden/>
              </w:rPr>
              <w:fldChar w:fldCharType="begin"/>
            </w:r>
            <w:r>
              <w:rPr>
                <w:noProof/>
                <w:webHidden/>
              </w:rPr>
              <w:instrText xml:space="preserve"> PAGEREF _Toc485218425 \h </w:instrText>
            </w:r>
          </w:ins>
          <w:r>
            <w:rPr>
              <w:noProof/>
              <w:webHidden/>
            </w:rPr>
          </w:r>
          <w:r>
            <w:rPr>
              <w:noProof/>
              <w:webHidden/>
            </w:rPr>
            <w:fldChar w:fldCharType="separate"/>
          </w:r>
          <w:ins w:id="152" w:author="zhangph" w:date="2017-06-14T15:43:00Z">
            <w:r>
              <w:rPr>
                <w:noProof/>
                <w:webHidden/>
              </w:rPr>
              <w:t>61</w:t>
            </w:r>
            <w:r>
              <w:rPr>
                <w:noProof/>
                <w:webHidden/>
              </w:rPr>
              <w:fldChar w:fldCharType="end"/>
            </w:r>
            <w:r w:rsidRPr="00502B5C">
              <w:rPr>
                <w:rStyle w:val="ac"/>
                <w:noProof/>
              </w:rPr>
              <w:fldChar w:fldCharType="end"/>
            </w:r>
          </w:ins>
        </w:p>
        <w:p w:rsidR="00064F8B" w:rsidRDefault="00064F8B">
          <w:pPr>
            <w:pStyle w:val="10"/>
            <w:tabs>
              <w:tab w:val="left" w:pos="840"/>
              <w:tab w:val="right" w:leader="dot" w:pos="8296"/>
            </w:tabs>
            <w:ind w:firstLine="420"/>
            <w:rPr>
              <w:ins w:id="153" w:author="zhangph" w:date="2017-06-14T15:43:00Z"/>
              <w:rFonts w:asciiTheme="minorHAnsi" w:eastAsiaTheme="minorEastAsia" w:hAnsiTheme="minorHAnsi" w:cstheme="minorBidi"/>
              <w:noProof/>
            </w:rPr>
          </w:pPr>
          <w:ins w:id="154" w:author="zhangph" w:date="2017-06-14T15:43:00Z">
            <w:r w:rsidRPr="00502B5C">
              <w:rPr>
                <w:rStyle w:val="ac"/>
                <w:noProof/>
              </w:rPr>
              <w:fldChar w:fldCharType="begin"/>
            </w:r>
            <w:r w:rsidRPr="00502B5C">
              <w:rPr>
                <w:rStyle w:val="ac"/>
                <w:noProof/>
              </w:rPr>
              <w:instrText xml:space="preserve"> </w:instrText>
            </w:r>
            <w:r>
              <w:rPr>
                <w:noProof/>
              </w:rPr>
              <w:instrText>HYPERLINK \l "_Toc485218426"</w:instrText>
            </w:r>
            <w:r w:rsidRPr="00502B5C">
              <w:rPr>
                <w:rStyle w:val="ac"/>
                <w:noProof/>
              </w:rPr>
              <w:instrText xml:space="preserve"> </w:instrText>
            </w:r>
            <w:r w:rsidRPr="00502B5C">
              <w:rPr>
                <w:rStyle w:val="ac"/>
                <w:noProof/>
              </w:rPr>
              <w:fldChar w:fldCharType="separate"/>
            </w:r>
            <w:r w:rsidRPr="00502B5C">
              <w:rPr>
                <w:rStyle w:val="ac"/>
                <w:noProof/>
              </w:rPr>
              <w:t>3</w:t>
            </w:r>
            <w:r>
              <w:rPr>
                <w:rFonts w:asciiTheme="minorHAnsi" w:eastAsiaTheme="minorEastAsia" w:hAnsiTheme="minorHAnsi" w:cstheme="minorBidi"/>
                <w:noProof/>
              </w:rPr>
              <w:tab/>
            </w:r>
            <w:r w:rsidRPr="00502B5C">
              <w:rPr>
                <w:rStyle w:val="ac"/>
                <w:rFonts w:hint="eastAsia"/>
                <w:noProof/>
              </w:rPr>
              <w:t>系统核心技术</w:t>
            </w:r>
            <w:r>
              <w:rPr>
                <w:noProof/>
                <w:webHidden/>
              </w:rPr>
              <w:tab/>
            </w:r>
            <w:r>
              <w:rPr>
                <w:noProof/>
                <w:webHidden/>
              </w:rPr>
              <w:fldChar w:fldCharType="begin"/>
            </w:r>
            <w:r>
              <w:rPr>
                <w:noProof/>
                <w:webHidden/>
              </w:rPr>
              <w:instrText xml:space="preserve"> PAGEREF _Toc485218426 \h </w:instrText>
            </w:r>
          </w:ins>
          <w:r>
            <w:rPr>
              <w:noProof/>
              <w:webHidden/>
            </w:rPr>
          </w:r>
          <w:r>
            <w:rPr>
              <w:noProof/>
              <w:webHidden/>
            </w:rPr>
            <w:fldChar w:fldCharType="separate"/>
          </w:r>
          <w:ins w:id="155" w:author="zhangph" w:date="2017-06-14T15:43:00Z">
            <w:r>
              <w:rPr>
                <w:noProof/>
                <w:webHidden/>
              </w:rPr>
              <w:t>63</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156" w:author="zhangph" w:date="2017-06-14T15:43:00Z"/>
              <w:rFonts w:asciiTheme="minorHAnsi" w:eastAsiaTheme="minorEastAsia" w:hAnsiTheme="minorHAnsi" w:cstheme="minorBidi"/>
              <w:noProof/>
            </w:rPr>
          </w:pPr>
          <w:ins w:id="157" w:author="zhangph" w:date="2017-06-14T15:43:00Z">
            <w:r w:rsidRPr="00502B5C">
              <w:rPr>
                <w:rStyle w:val="ac"/>
                <w:noProof/>
              </w:rPr>
              <w:fldChar w:fldCharType="begin"/>
            </w:r>
            <w:r w:rsidRPr="00502B5C">
              <w:rPr>
                <w:rStyle w:val="ac"/>
                <w:noProof/>
              </w:rPr>
              <w:instrText xml:space="preserve"> </w:instrText>
            </w:r>
            <w:r>
              <w:rPr>
                <w:noProof/>
              </w:rPr>
              <w:instrText>HYPERLINK \l "_Toc485218427"</w:instrText>
            </w:r>
            <w:r w:rsidRPr="00502B5C">
              <w:rPr>
                <w:rStyle w:val="ac"/>
                <w:noProof/>
              </w:rPr>
              <w:instrText xml:space="preserve"> </w:instrText>
            </w:r>
            <w:r w:rsidRPr="00502B5C">
              <w:rPr>
                <w:rStyle w:val="ac"/>
                <w:noProof/>
              </w:rPr>
              <w:fldChar w:fldCharType="separate"/>
            </w:r>
            <w:r w:rsidRPr="00502B5C">
              <w:rPr>
                <w:rStyle w:val="ac"/>
                <w:noProof/>
              </w:rPr>
              <w:t>3.1</w:t>
            </w:r>
            <w:r>
              <w:rPr>
                <w:rFonts w:asciiTheme="minorHAnsi" w:eastAsiaTheme="minorEastAsia" w:hAnsiTheme="minorHAnsi" w:cstheme="minorBidi"/>
                <w:noProof/>
              </w:rPr>
              <w:tab/>
            </w:r>
            <w:r w:rsidRPr="00502B5C">
              <w:rPr>
                <w:rStyle w:val="ac"/>
                <w:noProof/>
              </w:rPr>
              <w:t>CC-ETL</w:t>
            </w:r>
            <w:r w:rsidRPr="00502B5C">
              <w:rPr>
                <w:rStyle w:val="ac"/>
                <w:rFonts w:hint="eastAsia"/>
                <w:noProof/>
              </w:rPr>
              <w:t>数据处理软件</w:t>
            </w:r>
            <w:r>
              <w:rPr>
                <w:noProof/>
                <w:webHidden/>
              </w:rPr>
              <w:tab/>
            </w:r>
            <w:r>
              <w:rPr>
                <w:noProof/>
                <w:webHidden/>
              </w:rPr>
              <w:fldChar w:fldCharType="begin"/>
            </w:r>
            <w:r>
              <w:rPr>
                <w:noProof/>
                <w:webHidden/>
              </w:rPr>
              <w:instrText xml:space="preserve"> PAGEREF _Toc485218427 \h </w:instrText>
            </w:r>
          </w:ins>
          <w:r>
            <w:rPr>
              <w:noProof/>
              <w:webHidden/>
            </w:rPr>
          </w:r>
          <w:r>
            <w:rPr>
              <w:noProof/>
              <w:webHidden/>
            </w:rPr>
            <w:fldChar w:fldCharType="separate"/>
          </w:r>
          <w:ins w:id="158" w:author="zhangph" w:date="2017-06-14T15:43:00Z">
            <w:r>
              <w:rPr>
                <w:noProof/>
                <w:webHidden/>
              </w:rPr>
              <w:t>63</w:t>
            </w:r>
            <w:r>
              <w:rPr>
                <w:noProof/>
                <w:webHidden/>
              </w:rPr>
              <w:fldChar w:fldCharType="end"/>
            </w:r>
            <w:r w:rsidRPr="00502B5C">
              <w:rPr>
                <w:rStyle w:val="ac"/>
                <w:noProof/>
              </w:rPr>
              <w:fldChar w:fldCharType="end"/>
            </w:r>
          </w:ins>
        </w:p>
        <w:p w:rsidR="00064F8B" w:rsidRDefault="00064F8B">
          <w:pPr>
            <w:pStyle w:val="30"/>
            <w:tabs>
              <w:tab w:val="left" w:pos="1895"/>
              <w:tab w:val="right" w:leader="dot" w:pos="8296"/>
            </w:tabs>
            <w:ind w:firstLine="420"/>
            <w:rPr>
              <w:ins w:id="159" w:author="zhangph" w:date="2017-06-14T15:43:00Z"/>
              <w:rFonts w:asciiTheme="minorHAnsi" w:eastAsiaTheme="minorEastAsia" w:hAnsiTheme="minorHAnsi" w:cstheme="minorBidi"/>
              <w:noProof/>
            </w:rPr>
          </w:pPr>
          <w:ins w:id="160" w:author="zhangph" w:date="2017-06-14T15:43:00Z">
            <w:r w:rsidRPr="00502B5C">
              <w:rPr>
                <w:rStyle w:val="ac"/>
                <w:noProof/>
              </w:rPr>
              <w:fldChar w:fldCharType="begin"/>
            </w:r>
            <w:r w:rsidRPr="00502B5C">
              <w:rPr>
                <w:rStyle w:val="ac"/>
                <w:noProof/>
              </w:rPr>
              <w:instrText xml:space="preserve"> </w:instrText>
            </w:r>
            <w:r>
              <w:rPr>
                <w:noProof/>
              </w:rPr>
              <w:instrText>HYPERLINK \l "_Toc485218428"</w:instrText>
            </w:r>
            <w:r w:rsidRPr="00502B5C">
              <w:rPr>
                <w:rStyle w:val="ac"/>
                <w:noProof/>
              </w:rPr>
              <w:instrText xml:space="preserve"> </w:instrText>
            </w:r>
            <w:r w:rsidRPr="00502B5C">
              <w:rPr>
                <w:rStyle w:val="ac"/>
                <w:noProof/>
              </w:rPr>
              <w:fldChar w:fldCharType="separate"/>
            </w:r>
            <w:r w:rsidRPr="00502B5C">
              <w:rPr>
                <w:rStyle w:val="ac"/>
                <w:noProof/>
              </w:rPr>
              <w:t>3.1.1</w:t>
            </w:r>
            <w:r>
              <w:rPr>
                <w:rFonts w:asciiTheme="minorHAnsi" w:eastAsiaTheme="minorEastAsia" w:hAnsiTheme="minorHAnsi" w:cstheme="minorBidi"/>
                <w:noProof/>
              </w:rPr>
              <w:tab/>
            </w:r>
            <w:r w:rsidRPr="00502B5C">
              <w:rPr>
                <w:rStyle w:val="ac"/>
                <w:noProof/>
              </w:rPr>
              <w:t>CC-ETL</w:t>
            </w:r>
            <w:r w:rsidRPr="00502B5C">
              <w:rPr>
                <w:rStyle w:val="ac"/>
                <w:rFonts w:hint="eastAsia"/>
                <w:noProof/>
              </w:rPr>
              <w:t>基础介绍</w:t>
            </w:r>
            <w:r>
              <w:rPr>
                <w:noProof/>
                <w:webHidden/>
              </w:rPr>
              <w:tab/>
            </w:r>
            <w:r>
              <w:rPr>
                <w:noProof/>
                <w:webHidden/>
              </w:rPr>
              <w:fldChar w:fldCharType="begin"/>
            </w:r>
            <w:r>
              <w:rPr>
                <w:noProof/>
                <w:webHidden/>
              </w:rPr>
              <w:instrText xml:space="preserve"> PAGEREF _Toc485218428 \h </w:instrText>
            </w:r>
          </w:ins>
          <w:r>
            <w:rPr>
              <w:noProof/>
              <w:webHidden/>
            </w:rPr>
          </w:r>
          <w:r>
            <w:rPr>
              <w:noProof/>
              <w:webHidden/>
            </w:rPr>
            <w:fldChar w:fldCharType="separate"/>
          </w:r>
          <w:ins w:id="161" w:author="zhangph" w:date="2017-06-14T15:43:00Z">
            <w:r>
              <w:rPr>
                <w:noProof/>
                <w:webHidden/>
              </w:rPr>
              <w:t>63</w:t>
            </w:r>
            <w:r>
              <w:rPr>
                <w:noProof/>
                <w:webHidden/>
              </w:rPr>
              <w:fldChar w:fldCharType="end"/>
            </w:r>
            <w:r w:rsidRPr="00502B5C">
              <w:rPr>
                <w:rStyle w:val="ac"/>
                <w:noProof/>
              </w:rPr>
              <w:fldChar w:fldCharType="end"/>
            </w:r>
          </w:ins>
        </w:p>
        <w:p w:rsidR="00064F8B" w:rsidRDefault="00064F8B">
          <w:pPr>
            <w:pStyle w:val="30"/>
            <w:tabs>
              <w:tab w:val="left" w:pos="1895"/>
              <w:tab w:val="right" w:leader="dot" w:pos="8296"/>
            </w:tabs>
            <w:ind w:firstLine="420"/>
            <w:rPr>
              <w:ins w:id="162" w:author="zhangph" w:date="2017-06-14T15:43:00Z"/>
              <w:rFonts w:asciiTheme="minorHAnsi" w:eastAsiaTheme="minorEastAsia" w:hAnsiTheme="minorHAnsi" w:cstheme="minorBidi"/>
              <w:noProof/>
            </w:rPr>
          </w:pPr>
          <w:ins w:id="163" w:author="zhangph" w:date="2017-06-14T15:43:00Z">
            <w:r w:rsidRPr="00502B5C">
              <w:rPr>
                <w:rStyle w:val="ac"/>
                <w:noProof/>
              </w:rPr>
              <w:fldChar w:fldCharType="begin"/>
            </w:r>
            <w:r w:rsidRPr="00502B5C">
              <w:rPr>
                <w:rStyle w:val="ac"/>
                <w:noProof/>
              </w:rPr>
              <w:instrText xml:space="preserve"> </w:instrText>
            </w:r>
            <w:r>
              <w:rPr>
                <w:noProof/>
              </w:rPr>
              <w:instrText>HYPERLINK \l "_Toc485218429"</w:instrText>
            </w:r>
            <w:r w:rsidRPr="00502B5C">
              <w:rPr>
                <w:rStyle w:val="ac"/>
                <w:noProof/>
              </w:rPr>
              <w:instrText xml:space="preserve"> </w:instrText>
            </w:r>
            <w:r w:rsidRPr="00502B5C">
              <w:rPr>
                <w:rStyle w:val="ac"/>
                <w:noProof/>
              </w:rPr>
              <w:fldChar w:fldCharType="separate"/>
            </w:r>
            <w:r w:rsidRPr="00502B5C">
              <w:rPr>
                <w:rStyle w:val="ac"/>
                <w:noProof/>
              </w:rPr>
              <w:t>3.1.2</w:t>
            </w:r>
            <w:r>
              <w:rPr>
                <w:rFonts w:asciiTheme="minorHAnsi" w:eastAsiaTheme="minorEastAsia" w:hAnsiTheme="minorHAnsi" w:cstheme="minorBidi"/>
                <w:noProof/>
              </w:rPr>
              <w:tab/>
            </w:r>
            <w:r w:rsidRPr="00502B5C">
              <w:rPr>
                <w:rStyle w:val="ac"/>
                <w:noProof/>
              </w:rPr>
              <w:t>CC-ETL</w:t>
            </w:r>
            <w:r w:rsidRPr="00502B5C">
              <w:rPr>
                <w:rStyle w:val="ac"/>
                <w:rFonts w:hint="eastAsia"/>
                <w:noProof/>
              </w:rPr>
              <w:t>功能设计</w:t>
            </w:r>
            <w:r>
              <w:rPr>
                <w:noProof/>
                <w:webHidden/>
              </w:rPr>
              <w:tab/>
            </w:r>
            <w:r>
              <w:rPr>
                <w:noProof/>
                <w:webHidden/>
              </w:rPr>
              <w:fldChar w:fldCharType="begin"/>
            </w:r>
            <w:r>
              <w:rPr>
                <w:noProof/>
                <w:webHidden/>
              </w:rPr>
              <w:instrText xml:space="preserve"> PAGEREF _Toc485218429 \h </w:instrText>
            </w:r>
          </w:ins>
          <w:r>
            <w:rPr>
              <w:noProof/>
              <w:webHidden/>
            </w:rPr>
          </w:r>
          <w:r>
            <w:rPr>
              <w:noProof/>
              <w:webHidden/>
            </w:rPr>
            <w:fldChar w:fldCharType="separate"/>
          </w:r>
          <w:ins w:id="164" w:author="zhangph" w:date="2017-06-14T15:43:00Z">
            <w:r>
              <w:rPr>
                <w:noProof/>
                <w:webHidden/>
              </w:rPr>
              <w:t>64</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165" w:author="zhangph" w:date="2017-06-14T15:43:00Z"/>
              <w:rFonts w:asciiTheme="minorHAnsi" w:eastAsiaTheme="minorEastAsia" w:hAnsiTheme="minorHAnsi" w:cstheme="minorBidi"/>
              <w:noProof/>
            </w:rPr>
          </w:pPr>
          <w:ins w:id="166" w:author="zhangph" w:date="2017-06-14T15:43:00Z">
            <w:r w:rsidRPr="00502B5C">
              <w:rPr>
                <w:rStyle w:val="ac"/>
                <w:noProof/>
              </w:rPr>
              <w:fldChar w:fldCharType="begin"/>
            </w:r>
            <w:r w:rsidRPr="00502B5C">
              <w:rPr>
                <w:rStyle w:val="ac"/>
                <w:noProof/>
              </w:rPr>
              <w:instrText xml:space="preserve"> </w:instrText>
            </w:r>
            <w:r>
              <w:rPr>
                <w:noProof/>
              </w:rPr>
              <w:instrText>HYPERLINK \l "_Toc485218430"</w:instrText>
            </w:r>
            <w:r w:rsidRPr="00502B5C">
              <w:rPr>
                <w:rStyle w:val="ac"/>
                <w:noProof/>
              </w:rPr>
              <w:instrText xml:space="preserve"> </w:instrText>
            </w:r>
            <w:r w:rsidRPr="00502B5C">
              <w:rPr>
                <w:rStyle w:val="ac"/>
                <w:noProof/>
              </w:rPr>
              <w:fldChar w:fldCharType="separate"/>
            </w:r>
            <w:r w:rsidRPr="00502B5C">
              <w:rPr>
                <w:rStyle w:val="ac"/>
                <w:noProof/>
              </w:rPr>
              <w:t>3.2</w:t>
            </w:r>
            <w:r>
              <w:rPr>
                <w:rFonts w:asciiTheme="minorHAnsi" w:eastAsiaTheme="minorEastAsia" w:hAnsiTheme="minorHAnsi" w:cstheme="minorBidi"/>
                <w:noProof/>
              </w:rPr>
              <w:tab/>
            </w:r>
            <w:r w:rsidRPr="00502B5C">
              <w:rPr>
                <w:rStyle w:val="ac"/>
                <w:noProof/>
              </w:rPr>
              <w:t>CC-Albus</w:t>
            </w:r>
            <w:r w:rsidRPr="00502B5C">
              <w:rPr>
                <w:rStyle w:val="ac"/>
                <w:rFonts w:hint="eastAsia"/>
                <w:noProof/>
              </w:rPr>
              <w:t>数据服务总线</w:t>
            </w:r>
            <w:r>
              <w:rPr>
                <w:noProof/>
                <w:webHidden/>
              </w:rPr>
              <w:tab/>
            </w:r>
            <w:r>
              <w:rPr>
                <w:noProof/>
                <w:webHidden/>
              </w:rPr>
              <w:fldChar w:fldCharType="begin"/>
            </w:r>
            <w:r>
              <w:rPr>
                <w:noProof/>
                <w:webHidden/>
              </w:rPr>
              <w:instrText xml:space="preserve"> PAGEREF _Toc485218430 \h </w:instrText>
            </w:r>
          </w:ins>
          <w:r>
            <w:rPr>
              <w:noProof/>
              <w:webHidden/>
            </w:rPr>
          </w:r>
          <w:r>
            <w:rPr>
              <w:noProof/>
              <w:webHidden/>
            </w:rPr>
            <w:fldChar w:fldCharType="separate"/>
          </w:r>
          <w:ins w:id="167" w:author="zhangph" w:date="2017-06-14T15:43:00Z">
            <w:r>
              <w:rPr>
                <w:noProof/>
                <w:webHidden/>
              </w:rPr>
              <w:t>68</w:t>
            </w:r>
            <w:r>
              <w:rPr>
                <w:noProof/>
                <w:webHidden/>
              </w:rPr>
              <w:fldChar w:fldCharType="end"/>
            </w:r>
            <w:r w:rsidRPr="00502B5C">
              <w:rPr>
                <w:rStyle w:val="ac"/>
                <w:noProof/>
              </w:rPr>
              <w:fldChar w:fldCharType="end"/>
            </w:r>
          </w:ins>
        </w:p>
        <w:p w:rsidR="00064F8B" w:rsidRDefault="00064F8B">
          <w:pPr>
            <w:pStyle w:val="30"/>
            <w:tabs>
              <w:tab w:val="left" w:pos="1895"/>
              <w:tab w:val="right" w:leader="dot" w:pos="8296"/>
            </w:tabs>
            <w:ind w:firstLine="420"/>
            <w:rPr>
              <w:ins w:id="168" w:author="zhangph" w:date="2017-06-14T15:43:00Z"/>
              <w:rFonts w:asciiTheme="minorHAnsi" w:eastAsiaTheme="minorEastAsia" w:hAnsiTheme="minorHAnsi" w:cstheme="minorBidi"/>
              <w:noProof/>
            </w:rPr>
          </w:pPr>
          <w:ins w:id="169" w:author="zhangph" w:date="2017-06-14T15:43:00Z">
            <w:r w:rsidRPr="00502B5C">
              <w:rPr>
                <w:rStyle w:val="ac"/>
                <w:noProof/>
              </w:rPr>
              <w:fldChar w:fldCharType="begin"/>
            </w:r>
            <w:r w:rsidRPr="00502B5C">
              <w:rPr>
                <w:rStyle w:val="ac"/>
                <w:noProof/>
              </w:rPr>
              <w:instrText xml:space="preserve"> </w:instrText>
            </w:r>
            <w:r>
              <w:rPr>
                <w:noProof/>
              </w:rPr>
              <w:instrText>HYPERLINK \l "_Toc485218431"</w:instrText>
            </w:r>
            <w:r w:rsidRPr="00502B5C">
              <w:rPr>
                <w:rStyle w:val="ac"/>
                <w:noProof/>
              </w:rPr>
              <w:instrText xml:space="preserve"> </w:instrText>
            </w:r>
            <w:r w:rsidRPr="00502B5C">
              <w:rPr>
                <w:rStyle w:val="ac"/>
                <w:noProof/>
              </w:rPr>
              <w:fldChar w:fldCharType="separate"/>
            </w:r>
            <w:r w:rsidRPr="00502B5C">
              <w:rPr>
                <w:rStyle w:val="ac"/>
                <w:noProof/>
              </w:rPr>
              <w:t>3.2.1</w:t>
            </w:r>
            <w:r>
              <w:rPr>
                <w:rFonts w:asciiTheme="minorHAnsi" w:eastAsiaTheme="minorEastAsia" w:hAnsiTheme="minorHAnsi" w:cstheme="minorBidi"/>
                <w:noProof/>
              </w:rPr>
              <w:tab/>
            </w:r>
            <w:r w:rsidRPr="00502B5C">
              <w:rPr>
                <w:rStyle w:val="ac"/>
                <w:noProof/>
              </w:rPr>
              <w:t>ALBus</w:t>
            </w:r>
            <w:r w:rsidRPr="00502B5C">
              <w:rPr>
                <w:rStyle w:val="ac"/>
                <w:rFonts w:hint="eastAsia"/>
                <w:noProof/>
              </w:rPr>
              <w:t>服务总线定义</w:t>
            </w:r>
            <w:r>
              <w:rPr>
                <w:noProof/>
                <w:webHidden/>
              </w:rPr>
              <w:tab/>
            </w:r>
            <w:r>
              <w:rPr>
                <w:noProof/>
                <w:webHidden/>
              </w:rPr>
              <w:fldChar w:fldCharType="begin"/>
            </w:r>
            <w:r>
              <w:rPr>
                <w:noProof/>
                <w:webHidden/>
              </w:rPr>
              <w:instrText xml:space="preserve"> PAGEREF _Toc485218431 \h </w:instrText>
            </w:r>
          </w:ins>
          <w:r>
            <w:rPr>
              <w:noProof/>
              <w:webHidden/>
            </w:rPr>
          </w:r>
          <w:r>
            <w:rPr>
              <w:noProof/>
              <w:webHidden/>
            </w:rPr>
            <w:fldChar w:fldCharType="separate"/>
          </w:r>
          <w:ins w:id="170" w:author="zhangph" w:date="2017-06-14T15:43:00Z">
            <w:r>
              <w:rPr>
                <w:noProof/>
                <w:webHidden/>
              </w:rPr>
              <w:t>68</w:t>
            </w:r>
            <w:r>
              <w:rPr>
                <w:noProof/>
                <w:webHidden/>
              </w:rPr>
              <w:fldChar w:fldCharType="end"/>
            </w:r>
            <w:r w:rsidRPr="00502B5C">
              <w:rPr>
                <w:rStyle w:val="ac"/>
                <w:noProof/>
              </w:rPr>
              <w:fldChar w:fldCharType="end"/>
            </w:r>
          </w:ins>
        </w:p>
        <w:p w:rsidR="00064F8B" w:rsidRDefault="00064F8B">
          <w:pPr>
            <w:pStyle w:val="30"/>
            <w:tabs>
              <w:tab w:val="left" w:pos="1895"/>
              <w:tab w:val="right" w:leader="dot" w:pos="8296"/>
            </w:tabs>
            <w:ind w:firstLine="420"/>
            <w:rPr>
              <w:ins w:id="171" w:author="zhangph" w:date="2017-06-14T15:43:00Z"/>
              <w:rFonts w:asciiTheme="minorHAnsi" w:eastAsiaTheme="minorEastAsia" w:hAnsiTheme="minorHAnsi" w:cstheme="minorBidi"/>
              <w:noProof/>
            </w:rPr>
          </w:pPr>
          <w:ins w:id="172" w:author="zhangph" w:date="2017-06-14T15:43:00Z">
            <w:r w:rsidRPr="00502B5C">
              <w:rPr>
                <w:rStyle w:val="ac"/>
                <w:noProof/>
              </w:rPr>
              <w:fldChar w:fldCharType="begin"/>
            </w:r>
            <w:r w:rsidRPr="00502B5C">
              <w:rPr>
                <w:rStyle w:val="ac"/>
                <w:noProof/>
              </w:rPr>
              <w:instrText xml:space="preserve"> </w:instrText>
            </w:r>
            <w:r>
              <w:rPr>
                <w:noProof/>
              </w:rPr>
              <w:instrText>HYPERLINK \l "_Toc485218432"</w:instrText>
            </w:r>
            <w:r w:rsidRPr="00502B5C">
              <w:rPr>
                <w:rStyle w:val="ac"/>
                <w:noProof/>
              </w:rPr>
              <w:instrText xml:space="preserve"> </w:instrText>
            </w:r>
            <w:r w:rsidRPr="00502B5C">
              <w:rPr>
                <w:rStyle w:val="ac"/>
                <w:noProof/>
              </w:rPr>
              <w:fldChar w:fldCharType="separate"/>
            </w:r>
            <w:r w:rsidRPr="00502B5C">
              <w:rPr>
                <w:rStyle w:val="ac"/>
                <w:noProof/>
              </w:rPr>
              <w:t>3.2.2</w:t>
            </w:r>
            <w:r>
              <w:rPr>
                <w:rFonts w:asciiTheme="minorHAnsi" w:eastAsiaTheme="minorEastAsia" w:hAnsiTheme="minorHAnsi" w:cstheme="minorBidi"/>
                <w:noProof/>
              </w:rPr>
              <w:tab/>
            </w:r>
            <w:r w:rsidRPr="00502B5C">
              <w:rPr>
                <w:rStyle w:val="ac"/>
                <w:noProof/>
              </w:rPr>
              <w:t>ALBus</w:t>
            </w:r>
            <w:r w:rsidRPr="00502B5C">
              <w:rPr>
                <w:rStyle w:val="ac"/>
                <w:rFonts w:hint="eastAsia"/>
                <w:noProof/>
              </w:rPr>
              <w:t>服务总线概念</w:t>
            </w:r>
            <w:r>
              <w:rPr>
                <w:noProof/>
                <w:webHidden/>
              </w:rPr>
              <w:tab/>
            </w:r>
            <w:r>
              <w:rPr>
                <w:noProof/>
                <w:webHidden/>
              </w:rPr>
              <w:fldChar w:fldCharType="begin"/>
            </w:r>
            <w:r>
              <w:rPr>
                <w:noProof/>
                <w:webHidden/>
              </w:rPr>
              <w:instrText xml:space="preserve"> PAGEREF _Toc485218432 \h </w:instrText>
            </w:r>
          </w:ins>
          <w:r>
            <w:rPr>
              <w:noProof/>
              <w:webHidden/>
            </w:rPr>
          </w:r>
          <w:r>
            <w:rPr>
              <w:noProof/>
              <w:webHidden/>
            </w:rPr>
            <w:fldChar w:fldCharType="separate"/>
          </w:r>
          <w:ins w:id="173" w:author="zhangph" w:date="2017-06-14T15:43:00Z">
            <w:r>
              <w:rPr>
                <w:noProof/>
                <w:webHidden/>
              </w:rPr>
              <w:t>69</w:t>
            </w:r>
            <w:r>
              <w:rPr>
                <w:noProof/>
                <w:webHidden/>
              </w:rPr>
              <w:fldChar w:fldCharType="end"/>
            </w:r>
            <w:r w:rsidRPr="00502B5C">
              <w:rPr>
                <w:rStyle w:val="ac"/>
                <w:noProof/>
              </w:rPr>
              <w:fldChar w:fldCharType="end"/>
            </w:r>
          </w:ins>
        </w:p>
        <w:p w:rsidR="00064F8B" w:rsidRDefault="00064F8B">
          <w:pPr>
            <w:pStyle w:val="30"/>
            <w:tabs>
              <w:tab w:val="left" w:pos="1895"/>
              <w:tab w:val="right" w:leader="dot" w:pos="8296"/>
            </w:tabs>
            <w:ind w:firstLine="420"/>
            <w:rPr>
              <w:ins w:id="174" w:author="zhangph" w:date="2017-06-14T15:43:00Z"/>
              <w:rFonts w:asciiTheme="minorHAnsi" w:eastAsiaTheme="minorEastAsia" w:hAnsiTheme="minorHAnsi" w:cstheme="minorBidi"/>
              <w:noProof/>
            </w:rPr>
          </w:pPr>
          <w:ins w:id="175" w:author="zhangph" w:date="2017-06-14T15:43:00Z">
            <w:r w:rsidRPr="00502B5C">
              <w:rPr>
                <w:rStyle w:val="ac"/>
                <w:noProof/>
              </w:rPr>
              <w:lastRenderedPageBreak/>
              <w:fldChar w:fldCharType="begin"/>
            </w:r>
            <w:r w:rsidRPr="00502B5C">
              <w:rPr>
                <w:rStyle w:val="ac"/>
                <w:noProof/>
              </w:rPr>
              <w:instrText xml:space="preserve"> </w:instrText>
            </w:r>
            <w:r>
              <w:rPr>
                <w:noProof/>
              </w:rPr>
              <w:instrText>HYPERLINK \l "_Toc485218433"</w:instrText>
            </w:r>
            <w:r w:rsidRPr="00502B5C">
              <w:rPr>
                <w:rStyle w:val="ac"/>
                <w:noProof/>
              </w:rPr>
              <w:instrText xml:space="preserve"> </w:instrText>
            </w:r>
            <w:r w:rsidRPr="00502B5C">
              <w:rPr>
                <w:rStyle w:val="ac"/>
                <w:noProof/>
              </w:rPr>
              <w:fldChar w:fldCharType="separate"/>
            </w:r>
            <w:r w:rsidRPr="00502B5C">
              <w:rPr>
                <w:rStyle w:val="ac"/>
                <w:noProof/>
              </w:rPr>
              <w:t>3.2.3</w:t>
            </w:r>
            <w:r>
              <w:rPr>
                <w:rFonts w:asciiTheme="minorHAnsi" w:eastAsiaTheme="minorEastAsia" w:hAnsiTheme="minorHAnsi" w:cstheme="minorBidi"/>
                <w:noProof/>
              </w:rPr>
              <w:tab/>
            </w:r>
            <w:r w:rsidRPr="00502B5C">
              <w:rPr>
                <w:rStyle w:val="ac"/>
                <w:noProof/>
              </w:rPr>
              <w:t>3ALBus</w:t>
            </w:r>
            <w:r w:rsidRPr="00502B5C">
              <w:rPr>
                <w:rStyle w:val="ac"/>
                <w:rFonts w:hint="eastAsia"/>
                <w:noProof/>
              </w:rPr>
              <w:t>服务总线模式</w:t>
            </w:r>
            <w:r>
              <w:rPr>
                <w:noProof/>
                <w:webHidden/>
              </w:rPr>
              <w:tab/>
            </w:r>
            <w:r>
              <w:rPr>
                <w:noProof/>
                <w:webHidden/>
              </w:rPr>
              <w:fldChar w:fldCharType="begin"/>
            </w:r>
            <w:r>
              <w:rPr>
                <w:noProof/>
                <w:webHidden/>
              </w:rPr>
              <w:instrText xml:space="preserve"> PAGEREF _Toc485218433 \h </w:instrText>
            </w:r>
          </w:ins>
          <w:r>
            <w:rPr>
              <w:noProof/>
              <w:webHidden/>
            </w:rPr>
          </w:r>
          <w:r>
            <w:rPr>
              <w:noProof/>
              <w:webHidden/>
            </w:rPr>
            <w:fldChar w:fldCharType="separate"/>
          </w:r>
          <w:ins w:id="176" w:author="zhangph" w:date="2017-06-14T15:43:00Z">
            <w:r>
              <w:rPr>
                <w:noProof/>
                <w:webHidden/>
              </w:rPr>
              <w:t>70</w:t>
            </w:r>
            <w:r>
              <w:rPr>
                <w:noProof/>
                <w:webHidden/>
              </w:rPr>
              <w:fldChar w:fldCharType="end"/>
            </w:r>
            <w:r w:rsidRPr="00502B5C">
              <w:rPr>
                <w:rStyle w:val="ac"/>
                <w:noProof/>
              </w:rPr>
              <w:fldChar w:fldCharType="end"/>
            </w:r>
          </w:ins>
        </w:p>
        <w:p w:rsidR="00064F8B" w:rsidRDefault="00064F8B">
          <w:pPr>
            <w:pStyle w:val="30"/>
            <w:tabs>
              <w:tab w:val="left" w:pos="1895"/>
              <w:tab w:val="right" w:leader="dot" w:pos="8296"/>
            </w:tabs>
            <w:ind w:firstLine="420"/>
            <w:rPr>
              <w:ins w:id="177" w:author="zhangph" w:date="2017-06-14T15:43:00Z"/>
              <w:rFonts w:asciiTheme="minorHAnsi" w:eastAsiaTheme="minorEastAsia" w:hAnsiTheme="minorHAnsi" w:cstheme="minorBidi"/>
              <w:noProof/>
            </w:rPr>
          </w:pPr>
          <w:ins w:id="178" w:author="zhangph" w:date="2017-06-14T15:43:00Z">
            <w:r w:rsidRPr="00502B5C">
              <w:rPr>
                <w:rStyle w:val="ac"/>
                <w:noProof/>
              </w:rPr>
              <w:fldChar w:fldCharType="begin"/>
            </w:r>
            <w:r w:rsidRPr="00502B5C">
              <w:rPr>
                <w:rStyle w:val="ac"/>
                <w:noProof/>
              </w:rPr>
              <w:instrText xml:space="preserve"> </w:instrText>
            </w:r>
            <w:r>
              <w:rPr>
                <w:noProof/>
              </w:rPr>
              <w:instrText>HYPERLINK \l "_Toc485218434"</w:instrText>
            </w:r>
            <w:r w:rsidRPr="00502B5C">
              <w:rPr>
                <w:rStyle w:val="ac"/>
                <w:noProof/>
              </w:rPr>
              <w:instrText xml:space="preserve"> </w:instrText>
            </w:r>
            <w:r w:rsidRPr="00502B5C">
              <w:rPr>
                <w:rStyle w:val="ac"/>
                <w:noProof/>
              </w:rPr>
              <w:fldChar w:fldCharType="separate"/>
            </w:r>
            <w:r w:rsidRPr="00502B5C">
              <w:rPr>
                <w:rStyle w:val="ac"/>
                <w:noProof/>
              </w:rPr>
              <w:t>3.2.4</w:t>
            </w:r>
            <w:r>
              <w:rPr>
                <w:rFonts w:asciiTheme="minorHAnsi" w:eastAsiaTheme="minorEastAsia" w:hAnsiTheme="minorHAnsi" w:cstheme="minorBidi"/>
                <w:noProof/>
              </w:rPr>
              <w:tab/>
            </w:r>
            <w:r w:rsidRPr="00502B5C">
              <w:rPr>
                <w:rStyle w:val="ac"/>
                <w:noProof/>
              </w:rPr>
              <w:t>ALBus</w:t>
            </w:r>
            <w:r w:rsidRPr="00502B5C">
              <w:rPr>
                <w:rStyle w:val="ac"/>
                <w:rFonts w:hint="eastAsia"/>
                <w:noProof/>
              </w:rPr>
              <w:t>服务总线作用</w:t>
            </w:r>
            <w:r>
              <w:rPr>
                <w:noProof/>
                <w:webHidden/>
              </w:rPr>
              <w:tab/>
            </w:r>
            <w:r>
              <w:rPr>
                <w:noProof/>
                <w:webHidden/>
              </w:rPr>
              <w:fldChar w:fldCharType="begin"/>
            </w:r>
            <w:r>
              <w:rPr>
                <w:noProof/>
                <w:webHidden/>
              </w:rPr>
              <w:instrText xml:space="preserve"> PAGEREF _Toc485218434 \h </w:instrText>
            </w:r>
          </w:ins>
          <w:r>
            <w:rPr>
              <w:noProof/>
              <w:webHidden/>
            </w:rPr>
          </w:r>
          <w:r>
            <w:rPr>
              <w:noProof/>
              <w:webHidden/>
            </w:rPr>
            <w:fldChar w:fldCharType="separate"/>
          </w:r>
          <w:ins w:id="179" w:author="zhangph" w:date="2017-06-14T15:43:00Z">
            <w:r>
              <w:rPr>
                <w:noProof/>
                <w:webHidden/>
              </w:rPr>
              <w:t>72</w:t>
            </w:r>
            <w:r>
              <w:rPr>
                <w:noProof/>
                <w:webHidden/>
              </w:rPr>
              <w:fldChar w:fldCharType="end"/>
            </w:r>
            <w:r w:rsidRPr="00502B5C">
              <w:rPr>
                <w:rStyle w:val="ac"/>
                <w:noProof/>
              </w:rPr>
              <w:fldChar w:fldCharType="end"/>
            </w:r>
          </w:ins>
        </w:p>
        <w:p w:rsidR="00064F8B" w:rsidRDefault="00064F8B">
          <w:pPr>
            <w:pStyle w:val="30"/>
            <w:tabs>
              <w:tab w:val="left" w:pos="1895"/>
              <w:tab w:val="right" w:leader="dot" w:pos="8296"/>
            </w:tabs>
            <w:ind w:firstLine="420"/>
            <w:rPr>
              <w:ins w:id="180" w:author="zhangph" w:date="2017-06-14T15:43:00Z"/>
              <w:rFonts w:asciiTheme="minorHAnsi" w:eastAsiaTheme="minorEastAsia" w:hAnsiTheme="minorHAnsi" w:cstheme="minorBidi"/>
              <w:noProof/>
            </w:rPr>
          </w:pPr>
          <w:ins w:id="181" w:author="zhangph" w:date="2017-06-14T15:43:00Z">
            <w:r w:rsidRPr="00502B5C">
              <w:rPr>
                <w:rStyle w:val="ac"/>
                <w:noProof/>
              </w:rPr>
              <w:fldChar w:fldCharType="begin"/>
            </w:r>
            <w:r w:rsidRPr="00502B5C">
              <w:rPr>
                <w:rStyle w:val="ac"/>
                <w:noProof/>
              </w:rPr>
              <w:instrText xml:space="preserve"> </w:instrText>
            </w:r>
            <w:r>
              <w:rPr>
                <w:noProof/>
              </w:rPr>
              <w:instrText>HYPERLINK \l "_Toc485218435"</w:instrText>
            </w:r>
            <w:r w:rsidRPr="00502B5C">
              <w:rPr>
                <w:rStyle w:val="ac"/>
                <w:noProof/>
              </w:rPr>
              <w:instrText xml:space="preserve"> </w:instrText>
            </w:r>
            <w:r w:rsidRPr="00502B5C">
              <w:rPr>
                <w:rStyle w:val="ac"/>
                <w:noProof/>
              </w:rPr>
              <w:fldChar w:fldCharType="separate"/>
            </w:r>
            <w:r w:rsidRPr="00502B5C">
              <w:rPr>
                <w:rStyle w:val="ac"/>
                <w:noProof/>
              </w:rPr>
              <w:t>3.2.5</w:t>
            </w:r>
            <w:r>
              <w:rPr>
                <w:rFonts w:asciiTheme="minorHAnsi" w:eastAsiaTheme="minorEastAsia" w:hAnsiTheme="minorHAnsi" w:cstheme="minorBidi"/>
                <w:noProof/>
              </w:rPr>
              <w:tab/>
            </w:r>
            <w:r w:rsidRPr="00502B5C">
              <w:rPr>
                <w:rStyle w:val="ac"/>
                <w:noProof/>
              </w:rPr>
              <w:t>ALBus</w:t>
            </w:r>
            <w:r w:rsidRPr="00502B5C">
              <w:rPr>
                <w:rStyle w:val="ac"/>
                <w:rFonts w:hint="eastAsia"/>
                <w:noProof/>
              </w:rPr>
              <w:t>服务总线架构特点</w:t>
            </w:r>
            <w:r>
              <w:rPr>
                <w:noProof/>
                <w:webHidden/>
              </w:rPr>
              <w:tab/>
            </w:r>
            <w:r>
              <w:rPr>
                <w:noProof/>
                <w:webHidden/>
              </w:rPr>
              <w:fldChar w:fldCharType="begin"/>
            </w:r>
            <w:r>
              <w:rPr>
                <w:noProof/>
                <w:webHidden/>
              </w:rPr>
              <w:instrText xml:space="preserve"> PAGEREF _Toc485218435 \h </w:instrText>
            </w:r>
          </w:ins>
          <w:r>
            <w:rPr>
              <w:noProof/>
              <w:webHidden/>
            </w:rPr>
          </w:r>
          <w:r>
            <w:rPr>
              <w:noProof/>
              <w:webHidden/>
            </w:rPr>
            <w:fldChar w:fldCharType="separate"/>
          </w:r>
          <w:ins w:id="182" w:author="zhangph" w:date="2017-06-14T15:43:00Z">
            <w:r>
              <w:rPr>
                <w:noProof/>
                <w:webHidden/>
              </w:rPr>
              <w:t>73</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183" w:author="zhangph" w:date="2017-06-14T15:43:00Z"/>
              <w:rFonts w:asciiTheme="minorHAnsi" w:eastAsiaTheme="minorEastAsia" w:hAnsiTheme="minorHAnsi" w:cstheme="minorBidi"/>
              <w:noProof/>
            </w:rPr>
          </w:pPr>
          <w:ins w:id="184" w:author="zhangph" w:date="2017-06-14T15:43:00Z">
            <w:r w:rsidRPr="00502B5C">
              <w:rPr>
                <w:rStyle w:val="ac"/>
                <w:noProof/>
              </w:rPr>
              <w:fldChar w:fldCharType="begin"/>
            </w:r>
            <w:r w:rsidRPr="00502B5C">
              <w:rPr>
                <w:rStyle w:val="ac"/>
                <w:noProof/>
              </w:rPr>
              <w:instrText xml:space="preserve"> </w:instrText>
            </w:r>
            <w:r>
              <w:rPr>
                <w:noProof/>
              </w:rPr>
              <w:instrText>HYPERLINK \l "_Toc485218436"</w:instrText>
            </w:r>
            <w:r w:rsidRPr="00502B5C">
              <w:rPr>
                <w:rStyle w:val="ac"/>
                <w:noProof/>
              </w:rPr>
              <w:instrText xml:space="preserve"> </w:instrText>
            </w:r>
            <w:r w:rsidRPr="00502B5C">
              <w:rPr>
                <w:rStyle w:val="ac"/>
                <w:noProof/>
              </w:rPr>
              <w:fldChar w:fldCharType="separate"/>
            </w:r>
            <w:r w:rsidRPr="00502B5C">
              <w:rPr>
                <w:rStyle w:val="ac"/>
                <w:noProof/>
              </w:rPr>
              <w:t>3.3</w:t>
            </w:r>
            <w:r>
              <w:rPr>
                <w:rFonts w:asciiTheme="minorHAnsi" w:eastAsiaTheme="minorEastAsia" w:hAnsiTheme="minorHAnsi" w:cstheme="minorBidi"/>
                <w:noProof/>
              </w:rPr>
              <w:tab/>
            </w:r>
            <w:r w:rsidRPr="00502B5C">
              <w:rPr>
                <w:rStyle w:val="ac"/>
                <w:noProof/>
              </w:rPr>
              <w:t>CC-Model</w:t>
            </w:r>
            <w:r w:rsidRPr="00502B5C">
              <w:rPr>
                <w:rStyle w:val="ac"/>
                <w:rFonts w:hint="eastAsia"/>
                <w:noProof/>
              </w:rPr>
              <w:t>数据建模技术</w:t>
            </w:r>
            <w:r>
              <w:rPr>
                <w:noProof/>
                <w:webHidden/>
              </w:rPr>
              <w:tab/>
            </w:r>
            <w:r>
              <w:rPr>
                <w:noProof/>
                <w:webHidden/>
              </w:rPr>
              <w:fldChar w:fldCharType="begin"/>
            </w:r>
            <w:r>
              <w:rPr>
                <w:noProof/>
                <w:webHidden/>
              </w:rPr>
              <w:instrText xml:space="preserve"> PAGEREF _Toc485218436 \h </w:instrText>
            </w:r>
          </w:ins>
          <w:r>
            <w:rPr>
              <w:noProof/>
              <w:webHidden/>
            </w:rPr>
          </w:r>
          <w:r>
            <w:rPr>
              <w:noProof/>
              <w:webHidden/>
            </w:rPr>
            <w:fldChar w:fldCharType="separate"/>
          </w:r>
          <w:ins w:id="185" w:author="zhangph" w:date="2017-06-14T15:43:00Z">
            <w:r>
              <w:rPr>
                <w:noProof/>
                <w:webHidden/>
              </w:rPr>
              <w:t>79</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186" w:author="zhangph" w:date="2017-06-14T15:43:00Z"/>
              <w:rFonts w:asciiTheme="minorHAnsi" w:eastAsiaTheme="minorEastAsia" w:hAnsiTheme="minorHAnsi" w:cstheme="minorBidi"/>
              <w:noProof/>
            </w:rPr>
          </w:pPr>
          <w:ins w:id="187" w:author="zhangph" w:date="2017-06-14T15:43:00Z">
            <w:r w:rsidRPr="00502B5C">
              <w:rPr>
                <w:rStyle w:val="ac"/>
                <w:noProof/>
              </w:rPr>
              <w:fldChar w:fldCharType="begin"/>
            </w:r>
            <w:r w:rsidRPr="00502B5C">
              <w:rPr>
                <w:rStyle w:val="ac"/>
                <w:noProof/>
              </w:rPr>
              <w:instrText xml:space="preserve"> </w:instrText>
            </w:r>
            <w:r>
              <w:rPr>
                <w:noProof/>
              </w:rPr>
              <w:instrText>HYPERLINK \l "_Toc485218437"</w:instrText>
            </w:r>
            <w:r w:rsidRPr="00502B5C">
              <w:rPr>
                <w:rStyle w:val="ac"/>
                <w:noProof/>
              </w:rPr>
              <w:instrText xml:space="preserve"> </w:instrText>
            </w:r>
            <w:r w:rsidRPr="00502B5C">
              <w:rPr>
                <w:rStyle w:val="ac"/>
                <w:noProof/>
              </w:rPr>
              <w:fldChar w:fldCharType="separate"/>
            </w:r>
            <w:r w:rsidRPr="00502B5C">
              <w:rPr>
                <w:rStyle w:val="ac"/>
                <w:noProof/>
              </w:rPr>
              <w:t>3.4</w:t>
            </w:r>
            <w:r>
              <w:rPr>
                <w:rFonts w:asciiTheme="minorHAnsi" w:eastAsiaTheme="minorEastAsia" w:hAnsiTheme="minorHAnsi" w:cstheme="minorBidi"/>
                <w:noProof/>
              </w:rPr>
              <w:tab/>
            </w:r>
            <w:r w:rsidRPr="00502B5C">
              <w:rPr>
                <w:rStyle w:val="ac"/>
                <w:noProof/>
              </w:rPr>
              <w:t>CC-Calc</w:t>
            </w:r>
            <w:r w:rsidRPr="00502B5C">
              <w:rPr>
                <w:rStyle w:val="ac"/>
                <w:rFonts w:hint="eastAsia"/>
                <w:noProof/>
              </w:rPr>
              <w:t>数据融合演算技术</w:t>
            </w:r>
            <w:r>
              <w:rPr>
                <w:noProof/>
                <w:webHidden/>
              </w:rPr>
              <w:tab/>
            </w:r>
            <w:r>
              <w:rPr>
                <w:noProof/>
                <w:webHidden/>
              </w:rPr>
              <w:fldChar w:fldCharType="begin"/>
            </w:r>
            <w:r>
              <w:rPr>
                <w:noProof/>
                <w:webHidden/>
              </w:rPr>
              <w:instrText xml:space="preserve"> PAGEREF _Toc485218437 \h </w:instrText>
            </w:r>
          </w:ins>
          <w:r>
            <w:rPr>
              <w:noProof/>
              <w:webHidden/>
            </w:rPr>
          </w:r>
          <w:r>
            <w:rPr>
              <w:noProof/>
              <w:webHidden/>
            </w:rPr>
            <w:fldChar w:fldCharType="separate"/>
          </w:r>
          <w:ins w:id="188" w:author="zhangph" w:date="2017-06-14T15:43:00Z">
            <w:r>
              <w:rPr>
                <w:noProof/>
                <w:webHidden/>
              </w:rPr>
              <w:t>81</w:t>
            </w:r>
            <w:r>
              <w:rPr>
                <w:noProof/>
                <w:webHidden/>
              </w:rPr>
              <w:fldChar w:fldCharType="end"/>
            </w:r>
            <w:r w:rsidRPr="00502B5C">
              <w:rPr>
                <w:rStyle w:val="ac"/>
                <w:noProof/>
              </w:rPr>
              <w:fldChar w:fldCharType="end"/>
            </w:r>
          </w:ins>
        </w:p>
        <w:p w:rsidR="00064F8B" w:rsidRDefault="00064F8B">
          <w:pPr>
            <w:pStyle w:val="30"/>
            <w:tabs>
              <w:tab w:val="left" w:pos="1895"/>
              <w:tab w:val="right" w:leader="dot" w:pos="8296"/>
            </w:tabs>
            <w:ind w:firstLine="420"/>
            <w:rPr>
              <w:ins w:id="189" w:author="zhangph" w:date="2017-06-14T15:43:00Z"/>
              <w:rFonts w:asciiTheme="minorHAnsi" w:eastAsiaTheme="minorEastAsia" w:hAnsiTheme="minorHAnsi" w:cstheme="minorBidi"/>
              <w:noProof/>
            </w:rPr>
          </w:pPr>
          <w:ins w:id="190" w:author="zhangph" w:date="2017-06-14T15:43:00Z">
            <w:r w:rsidRPr="00502B5C">
              <w:rPr>
                <w:rStyle w:val="ac"/>
                <w:noProof/>
              </w:rPr>
              <w:fldChar w:fldCharType="begin"/>
            </w:r>
            <w:r w:rsidRPr="00502B5C">
              <w:rPr>
                <w:rStyle w:val="ac"/>
                <w:noProof/>
              </w:rPr>
              <w:instrText xml:space="preserve"> </w:instrText>
            </w:r>
            <w:r>
              <w:rPr>
                <w:noProof/>
              </w:rPr>
              <w:instrText>HYPERLINK \l "_Toc485218438"</w:instrText>
            </w:r>
            <w:r w:rsidRPr="00502B5C">
              <w:rPr>
                <w:rStyle w:val="ac"/>
                <w:noProof/>
              </w:rPr>
              <w:instrText xml:space="preserve"> </w:instrText>
            </w:r>
            <w:r w:rsidRPr="00502B5C">
              <w:rPr>
                <w:rStyle w:val="ac"/>
                <w:noProof/>
              </w:rPr>
              <w:fldChar w:fldCharType="separate"/>
            </w:r>
            <w:r w:rsidRPr="00502B5C">
              <w:rPr>
                <w:rStyle w:val="ac"/>
                <w:noProof/>
              </w:rPr>
              <w:t>3.4.1</w:t>
            </w:r>
            <w:r>
              <w:rPr>
                <w:rFonts w:asciiTheme="minorHAnsi" w:eastAsiaTheme="minorEastAsia" w:hAnsiTheme="minorHAnsi" w:cstheme="minorBidi"/>
                <w:noProof/>
              </w:rPr>
              <w:tab/>
            </w:r>
            <w:r w:rsidRPr="00502B5C">
              <w:rPr>
                <w:rStyle w:val="ac"/>
                <w:noProof/>
              </w:rPr>
              <w:t>CC-ALCalc</w:t>
            </w:r>
            <w:r w:rsidRPr="00502B5C">
              <w:rPr>
                <w:rStyle w:val="ac"/>
                <w:rFonts w:hint="eastAsia"/>
                <w:noProof/>
              </w:rPr>
              <w:t>基础介绍</w:t>
            </w:r>
            <w:r>
              <w:rPr>
                <w:noProof/>
                <w:webHidden/>
              </w:rPr>
              <w:tab/>
            </w:r>
            <w:r>
              <w:rPr>
                <w:noProof/>
                <w:webHidden/>
              </w:rPr>
              <w:fldChar w:fldCharType="begin"/>
            </w:r>
            <w:r>
              <w:rPr>
                <w:noProof/>
                <w:webHidden/>
              </w:rPr>
              <w:instrText xml:space="preserve"> PAGEREF _Toc485218438 \h </w:instrText>
            </w:r>
          </w:ins>
          <w:r>
            <w:rPr>
              <w:noProof/>
              <w:webHidden/>
            </w:rPr>
          </w:r>
          <w:r>
            <w:rPr>
              <w:noProof/>
              <w:webHidden/>
            </w:rPr>
            <w:fldChar w:fldCharType="separate"/>
          </w:r>
          <w:ins w:id="191" w:author="zhangph" w:date="2017-06-14T15:43:00Z">
            <w:r>
              <w:rPr>
                <w:noProof/>
                <w:webHidden/>
              </w:rPr>
              <w:t>81</w:t>
            </w:r>
            <w:r>
              <w:rPr>
                <w:noProof/>
                <w:webHidden/>
              </w:rPr>
              <w:fldChar w:fldCharType="end"/>
            </w:r>
            <w:r w:rsidRPr="00502B5C">
              <w:rPr>
                <w:rStyle w:val="ac"/>
                <w:noProof/>
              </w:rPr>
              <w:fldChar w:fldCharType="end"/>
            </w:r>
          </w:ins>
        </w:p>
        <w:p w:rsidR="00064F8B" w:rsidRDefault="00064F8B">
          <w:pPr>
            <w:pStyle w:val="30"/>
            <w:tabs>
              <w:tab w:val="left" w:pos="1895"/>
              <w:tab w:val="right" w:leader="dot" w:pos="8296"/>
            </w:tabs>
            <w:ind w:firstLine="420"/>
            <w:rPr>
              <w:ins w:id="192" w:author="zhangph" w:date="2017-06-14T15:43:00Z"/>
              <w:rFonts w:asciiTheme="minorHAnsi" w:eastAsiaTheme="minorEastAsia" w:hAnsiTheme="minorHAnsi" w:cstheme="minorBidi"/>
              <w:noProof/>
            </w:rPr>
          </w:pPr>
          <w:ins w:id="193" w:author="zhangph" w:date="2017-06-14T15:43:00Z">
            <w:r w:rsidRPr="00502B5C">
              <w:rPr>
                <w:rStyle w:val="ac"/>
                <w:noProof/>
              </w:rPr>
              <w:fldChar w:fldCharType="begin"/>
            </w:r>
            <w:r w:rsidRPr="00502B5C">
              <w:rPr>
                <w:rStyle w:val="ac"/>
                <w:noProof/>
              </w:rPr>
              <w:instrText xml:space="preserve"> </w:instrText>
            </w:r>
            <w:r>
              <w:rPr>
                <w:noProof/>
              </w:rPr>
              <w:instrText>HYPERLINK \l "_Toc485218439"</w:instrText>
            </w:r>
            <w:r w:rsidRPr="00502B5C">
              <w:rPr>
                <w:rStyle w:val="ac"/>
                <w:noProof/>
              </w:rPr>
              <w:instrText xml:space="preserve"> </w:instrText>
            </w:r>
            <w:r w:rsidRPr="00502B5C">
              <w:rPr>
                <w:rStyle w:val="ac"/>
                <w:noProof/>
              </w:rPr>
              <w:fldChar w:fldCharType="separate"/>
            </w:r>
            <w:r w:rsidRPr="00502B5C">
              <w:rPr>
                <w:rStyle w:val="ac"/>
                <w:noProof/>
              </w:rPr>
              <w:t>3.4.2</w:t>
            </w:r>
            <w:r>
              <w:rPr>
                <w:rFonts w:asciiTheme="minorHAnsi" w:eastAsiaTheme="minorEastAsia" w:hAnsiTheme="minorHAnsi" w:cstheme="minorBidi"/>
                <w:noProof/>
              </w:rPr>
              <w:tab/>
            </w:r>
            <w:r w:rsidRPr="00502B5C">
              <w:rPr>
                <w:rStyle w:val="ac"/>
                <w:noProof/>
              </w:rPr>
              <w:t>CC-ALCalc</w:t>
            </w:r>
            <w:r w:rsidRPr="00502B5C">
              <w:rPr>
                <w:rStyle w:val="ac"/>
                <w:rFonts w:hint="eastAsia"/>
                <w:noProof/>
              </w:rPr>
              <w:t>软件主要功能</w:t>
            </w:r>
            <w:r>
              <w:rPr>
                <w:noProof/>
                <w:webHidden/>
              </w:rPr>
              <w:tab/>
            </w:r>
            <w:r>
              <w:rPr>
                <w:noProof/>
                <w:webHidden/>
              </w:rPr>
              <w:fldChar w:fldCharType="begin"/>
            </w:r>
            <w:r>
              <w:rPr>
                <w:noProof/>
                <w:webHidden/>
              </w:rPr>
              <w:instrText xml:space="preserve"> PAGEREF _Toc485218439 \h </w:instrText>
            </w:r>
          </w:ins>
          <w:r>
            <w:rPr>
              <w:noProof/>
              <w:webHidden/>
            </w:rPr>
          </w:r>
          <w:r>
            <w:rPr>
              <w:noProof/>
              <w:webHidden/>
            </w:rPr>
            <w:fldChar w:fldCharType="separate"/>
          </w:r>
          <w:ins w:id="194" w:author="zhangph" w:date="2017-06-14T15:43:00Z">
            <w:r>
              <w:rPr>
                <w:noProof/>
                <w:webHidden/>
              </w:rPr>
              <w:t>81</w:t>
            </w:r>
            <w:r>
              <w:rPr>
                <w:noProof/>
                <w:webHidden/>
              </w:rPr>
              <w:fldChar w:fldCharType="end"/>
            </w:r>
            <w:r w:rsidRPr="00502B5C">
              <w:rPr>
                <w:rStyle w:val="ac"/>
                <w:noProof/>
              </w:rPr>
              <w:fldChar w:fldCharType="end"/>
            </w:r>
          </w:ins>
        </w:p>
        <w:p w:rsidR="00064F8B" w:rsidRDefault="00064F8B">
          <w:pPr>
            <w:pStyle w:val="10"/>
            <w:tabs>
              <w:tab w:val="left" w:pos="840"/>
              <w:tab w:val="right" w:leader="dot" w:pos="8296"/>
            </w:tabs>
            <w:ind w:firstLine="420"/>
            <w:rPr>
              <w:ins w:id="195" w:author="zhangph" w:date="2017-06-14T15:43:00Z"/>
              <w:rFonts w:asciiTheme="minorHAnsi" w:eastAsiaTheme="minorEastAsia" w:hAnsiTheme="minorHAnsi" w:cstheme="minorBidi"/>
              <w:noProof/>
            </w:rPr>
          </w:pPr>
          <w:ins w:id="196" w:author="zhangph" w:date="2017-06-14T15:43:00Z">
            <w:r w:rsidRPr="00502B5C">
              <w:rPr>
                <w:rStyle w:val="ac"/>
                <w:noProof/>
              </w:rPr>
              <w:fldChar w:fldCharType="begin"/>
            </w:r>
            <w:r w:rsidRPr="00502B5C">
              <w:rPr>
                <w:rStyle w:val="ac"/>
                <w:noProof/>
              </w:rPr>
              <w:instrText xml:space="preserve"> </w:instrText>
            </w:r>
            <w:r>
              <w:rPr>
                <w:noProof/>
              </w:rPr>
              <w:instrText>HYPERLINK \l "_Toc485218440"</w:instrText>
            </w:r>
            <w:r w:rsidRPr="00502B5C">
              <w:rPr>
                <w:rStyle w:val="ac"/>
                <w:noProof/>
              </w:rPr>
              <w:instrText xml:space="preserve"> </w:instrText>
            </w:r>
            <w:r w:rsidRPr="00502B5C">
              <w:rPr>
                <w:rStyle w:val="ac"/>
                <w:noProof/>
              </w:rPr>
              <w:fldChar w:fldCharType="separate"/>
            </w:r>
            <w:r w:rsidRPr="00502B5C">
              <w:rPr>
                <w:rStyle w:val="ac"/>
                <w:noProof/>
              </w:rPr>
              <w:t>4</w:t>
            </w:r>
            <w:r>
              <w:rPr>
                <w:rFonts w:asciiTheme="minorHAnsi" w:eastAsiaTheme="minorEastAsia" w:hAnsiTheme="minorHAnsi" w:cstheme="minorBidi"/>
                <w:noProof/>
              </w:rPr>
              <w:tab/>
            </w:r>
            <w:r w:rsidRPr="00502B5C">
              <w:rPr>
                <w:rStyle w:val="ac"/>
                <w:rFonts w:hint="eastAsia"/>
                <w:noProof/>
              </w:rPr>
              <w:t>解决方案优势介绍</w:t>
            </w:r>
            <w:r>
              <w:rPr>
                <w:noProof/>
                <w:webHidden/>
              </w:rPr>
              <w:tab/>
            </w:r>
            <w:r>
              <w:rPr>
                <w:noProof/>
                <w:webHidden/>
              </w:rPr>
              <w:fldChar w:fldCharType="begin"/>
            </w:r>
            <w:r>
              <w:rPr>
                <w:noProof/>
                <w:webHidden/>
              </w:rPr>
              <w:instrText xml:space="preserve"> PAGEREF _Toc485218440 \h </w:instrText>
            </w:r>
          </w:ins>
          <w:r>
            <w:rPr>
              <w:noProof/>
              <w:webHidden/>
            </w:rPr>
          </w:r>
          <w:r>
            <w:rPr>
              <w:noProof/>
              <w:webHidden/>
            </w:rPr>
            <w:fldChar w:fldCharType="separate"/>
          </w:r>
          <w:ins w:id="197" w:author="zhangph" w:date="2017-06-14T15:43:00Z">
            <w:r>
              <w:rPr>
                <w:noProof/>
                <w:webHidden/>
              </w:rPr>
              <w:t>82</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198" w:author="zhangph" w:date="2017-06-14T15:43:00Z"/>
              <w:rFonts w:asciiTheme="minorHAnsi" w:eastAsiaTheme="minorEastAsia" w:hAnsiTheme="minorHAnsi" w:cstheme="minorBidi"/>
              <w:noProof/>
            </w:rPr>
          </w:pPr>
          <w:ins w:id="199" w:author="zhangph" w:date="2017-06-14T15:43:00Z">
            <w:r w:rsidRPr="00502B5C">
              <w:rPr>
                <w:rStyle w:val="ac"/>
                <w:noProof/>
              </w:rPr>
              <w:fldChar w:fldCharType="begin"/>
            </w:r>
            <w:r w:rsidRPr="00502B5C">
              <w:rPr>
                <w:rStyle w:val="ac"/>
                <w:noProof/>
              </w:rPr>
              <w:instrText xml:space="preserve"> </w:instrText>
            </w:r>
            <w:r>
              <w:rPr>
                <w:noProof/>
              </w:rPr>
              <w:instrText>HYPERLINK \l "_Toc485218441"</w:instrText>
            </w:r>
            <w:r w:rsidRPr="00502B5C">
              <w:rPr>
                <w:rStyle w:val="ac"/>
                <w:noProof/>
              </w:rPr>
              <w:instrText xml:space="preserve"> </w:instrText>
            </w:r>
            <w:r w:rsidRPr="00502B5C">
              <w:rPr>
                <w:rStyle w:val="ac"/>
                <w:noProof/>
              </w:rPr>
              <w:fldChar w:fldCharType="separate"/>
            </w:r>
            <w:r w:rsidRPr="00502B5C">
              <w:rPr>
                <w:rStyle w:val="ac"/>
                <w:noProof/>
              </w:rPr>
              <w:t>4.1</w:t>
            </w:r>
            <w:r>
              <w:rPr>
                <w:rFonts w:asciiTheme="minorHAnsi" w:eastAsiaTheme="minorEastAsia" w:hAnsiTheme="minorHAnsi" w:cstheme="minorBidi"/>
                <w:noProof/>
              </w:rPr>
              <w:tab/>
            </w:r>
            <w:r w:rsidRPr="00502B5C">
              <w:rPr>
                <w:rStyle w:val="ac"/>
                <w:rFonts w:hint="eastAsia"/>
                <w:noProof/>
              </w:rPr>
              <w:t>基于理论支撑</w:t>
            </w:r>
            <w:r>
              <w:rPr>
                <w:noProof/>
                <w:webHidden/>
              </w:rPr>
              <w:tab/>
            </w:r>
            <w:r>
              <w:rPr>
                <w:noProof/>
                <w:webHidden/>
              </w:rPr>
              <w:fldChar w:fldCharType="begin"/>
            </w:r>
            <w:r>
              <w:rPr>
                <w:noProof/>
                <w:webHidden/>
              </w:rPr>
              <w:instrText xml:space="preserve"> PAGEREF _Toc485218441 \h </w:instrText>
            </w:r>
          </w:ins>
          <w:r>
            <w:rPr>
              <w:noProof/>
              <w:webHidden/>
            </w:rPr>
          </w:r>
          <w:r>
            <w:rPr>
              <w:noProof/>
              <w:webHidden/>
            </w:rPr>
            <w:fldChar w:fldCharType="separate"/>
          </w:r>
          <w:ins w:id="200" w:author="zhangph" w:date="2017-06-14T15:43:00Z">
            <w:r>
              <w:rPr>
                <w:noProof/>
                <w:webHidden/>
              </w:rPr>
              <w:t>82</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201" w:author="zhangph" w:date="2017-06-14T15:43:00Z"/>
              <w:rFonts w:asciiTheme="minorHAnsi" w:eastAsiaTheme="minorEastAsia" w:hAnsiTheme="minorHAnsi" w:cstheme="minorBidi"/>
              <w:noProof/>
            </w:rPr>
          </w:pPr>
          <w:ins w:id="202" w:author="zhangph" w:date="2017-06-14T15:43:00Z">
            <w:r w:rsidRPr="00502B5C">
              <w:rPr>
                <w:rStyle w:val="ac"/>
                <w:noProof/>
              </w:rPr>
              <w:fldChar w:fldCharType="begin"/>
            </w:r>
            <w:r w:rsidRPr="00502B5C">
              <w:rPr>
                <w:rStyle w:val="ac"/>
                <w:noProof/>
              </w:rPr>
              <w:instrText xml:space="preserve"> </w:instrText>
            </w:r>
            <w:r>
              <w:rPr>
                <w:noProof/>
              </w:rPr>
              <w:instrText>HYPERLINK \l "_Toc485218442"</w:instrText>
            </w:r>
            <w:r w:rsidRPr="00502B5C">
              <w:rPr>
                <w:rStyle w:val="ac"/>
                <w:noProof/>
              </w:rPr>
              <w:instrText xml:space="preserve"> </w:instrText>
            </w:r>
            <w:r w:rsidRPr="00502B5C">
              <w:rPr>
                <w:rStyle w:val="ac"/>
                <w:noProof/>
              </w:rPr>
              <w:fldChar w:fldCharType="separate"/>
            </w:r>
            <w:r w:rsidRPr="00502B5C">
              <w:rPr>
                <w:rStyle w:val="ac"/>
                <w:noProof/>
              </w:rPr>
              <w:t>4.2</w:t>
            </w:r>
            <w:r>
              <w:rPr>
                <w:rFonts w:asciiTheme="minorHAnsi" w:eastAsiaTheme="minorEastAsia" w:hAnsiTheme="minorHAnsi" w:cstheme="minorBidi"/>
                <w:noProof/>
              </w:rPr>
              <w:tab/>
            </w:r>
            <w:r w:rsidRPr="00502B5C">
              <w:rPr>
                <w:rStyle w:val="ac"/>
                <w:rFonts w:hint="eastAsia"/>
                <w:noProof/>
              </w:rPr>
              <w:t>系统前瞻性</w:t>
            </w:r>
            <w:r>
              <w:rPr>
                <w:noProof/>
                <w:webHidden/>
              </w:rPr>
              <w:tab/>
            </w:r>
            <w:r>
              <w:rPr>
                <w:noProof/>
                <w:webHidden/>
              </w:rPr>
              <w:fldChar w:fldCharType="begin"/>
            </w:r>
            <w:r>
              <w:rPr>
                <w:noProof/>
                <w:webHidden/>
              </w:rPr>
              <w:instrText xml:space="preserve"> PAGEREF _Toc485218442 \h </w:instrText>
            </w:r>
          </w:ins>
          <w:r>
            <w:rPr>
              <w:noProof/>
              <w:webHidden/>
            </w:rPr>
          </w:r>
          <w:r>
            <w:rPr>
              <w:noProof/>
              <w:webHidden/>
            </w:rPr>
            <w:fldChar w:fldCharType="separate"/>
          </w:r>
          <w:ins w:id="203" w:author="zhangph" w:date="2017-06-14T15:43:00Z">
            <w:r>
              <w:rPr>
                <w:noProof/>
                <w:webHidden/>
              </w:rPr>
              <w:t>82</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204" w:author="zhangph" w:date="2017-06-14T15:43:00Z"/>
              <w:rFonts w:asciiTheme="minorHAnsi" w:eastAsiaTheme="minorEastAsia" w:hAnsiTheme="minorHAnsi" w:cstheme="minorBidi"/>
              <w:noProof/>
            </w:rPr>
          </w:pPr>
          <w:ins w:id="205" w:author="zhangph" w:date="2017-06-14T15:43:00Z">
            <w:r w:rsidRPr="00502B5C">
              <w:rPr>
                <w:rStyle w:val="ac"/>
                <w:noProof/>
              </w:rPr>
              <w:fldChar w:fldCharType="begin"/>
            </w:r>
            <w:r w:rsidRPr="00502B5C">
              <w:rPr>
                <w:rStyle w:val="ac"/>
                <w:noProof/>
              </w:rPr>
              <w:instrText xml:space="preserve"> </w:instrText>
            </w:r>
            <w:r>
              <w:rPr>
                <w:noProof/>
              </w:rPr>
              <w:instrText>HYPERLINK \l "_Toc485218443"</w:instrText>
            </w:r>
            <w:r w:rsidRPr="00502B5C">
              <w:rPr>
                <w:rStyle w:val="ac"/>
                <w:noProof/>
              </w:rPr>
              <w:instrText xml:space="preserve"> </w:instrText>
            </w:r>
            <w:r w:rsidRPr="00502B5C">
              <w:rPr>
                <w:rStyle w:val="ac"/>
                <w:noProof/>
              </w:rPr>
              <w:fldChar w:fldCharType="separate"/>
            </w:r>
            <w:r w:rsidRPr="00502B5C">
              <w:rPr>
                <w:rStyle w:val="ac"/>
                <w:noProof/>
              </w:rPr>
              <w:t>4.3</w:t>
            </w:r>
            <w:r>
              <w:rPr>
                <w:rFonts w:asciiTheme="minorHAnsi" w:eastAsiaTheme="minorEastAsia" w:hAnsiTheme="minorHAnsi" w:cstheme="minorBidi"/>
                <w:noProof/>
              </w:rPr>
              <w:tab/>
            </w:r>
            <w:r w:rsidRPr="00502B5C">
              <w:rPr>
                <w:rStyle w:val="ac"/>
                <w:rFonts w:hint="eastAsia"/>
                <w:noProof/>
              </w:rPr>
              <w:t>系统实时性</w:t>
            </w:r>
            <w:r>
              <w:rPr>
                <w:noProof/>
                <w:webHidden/>
              </w:rPr>
              <w:tab/>
            </w:r>
            <w:r>
              <w:rPr>
                <w:noProof/>
                <w:webHidden/>
              </w:rPr>
              <w:fldChar w:fldCharType="begin"/>
            </w:r>
            <w:r>
              <w:rPr>
                <w:noProof/>
                <w:webHidden/>
              </w:rPr>
              <w:instrText xml:space="preserve"> PAGEREF _Toc485218443 \h </w:instrText>
            </w:r>
          </w:ins>
          <w:r>
            <w:rPr>
              <w:noProof/>
              <w:webHidden/>
            </w:rPr>
          </w:r>
          <w:r>
            <w:rPr>
              <w:noProof/>
              <w:webHidden/>
            </w:rPr>
            <w:fldChar w:fldCharType="separate"/>
          </w:r>
          <w:ins w:id="206" w:author="zhangph" w:date="2017-06-14T15:43:00Z">
            <w:r>
              <w:rPr>
                <w:noProof/>
                <w:webHidden/>
              </w:rPr>
              <w:t>82</w:t>
            </w:r>
            <w:r>
              <w:rPr>
                <w:noProof/>
                <w:webHidden/>
              </w:rPr>
              <w:fldChar w:fldCharType="end"/>
            </w:r>
            <w:r w:rsidRPr="00502B5C">
              <w:rPr>
                <w:rStyle w:val="ac"/>
                <w:noProof/>
              </w:rPr>
              <w:fldChar w:fldCharType="end"/>
            </w:r>
          </w:ins>
        </w:p>
        <w:p w:rsidR="00064F8B" w:rsidRDefault="00064F8B">
          <w:pPr>
            <w:pStyle w:val="20"/>
            <w:tabs>
              <w:tab w:val="left" w:pos="1470"/>
              <w:tab w:val="right" w:leader="dot" w:pos="8296"/>
            </w:tabs>
            <w:ind w:firstLine="420"/>
            <w:rPr>
              <w:ins w:id="207" w:author="zhangph" w:date="2017-06-14T15:43:00Z"/>
              <w:rFonts w:asciiTheme="minorHAnsi" w:eastAsiaTheme="minorEastAsia" w:hAnsiTheme="minorHAnsi" w:cstheme="minorBidi"/>
              <w:noProof/>
            </w:rPr>
          </w:pPr>
          <w:ins w:id="208" w:author="zhangph" w:date="2017-06-14T15:43:00Z">
            <w:r w:rsidRPr="00502B5C">
              <w:rPr>
                <w:rStyle w:val="ac"/>
                <w:noProof/>
              </w:rPr>
              <w:fldChar w:fldCharType="begin"/>
            </w:r>
            <w:r w:rsidRPr="00502B5C">
              <w:rPr>
                <w:rStyle w:val="ac"/>
                <w:noProof/>
              </w:rPr>
              <w:instrText xml:space="preserve"> </w:instrText>
            </w:r>
            <w:r>
              <w:rPr>
                <w:noProof/>
              </w:rPr>
              <w:instrText>HYPERLINK \l "_Toc485218444"</w:instrText>
            </w:r>
            <w:r w:rsidRPr="00502B5C">
              <w:rPr>
                <w:rStyle w:val="ac"/>
                <w:noProof/>
              </w:rPr>
              <w:instrText xml:space="preserve"> </w:instrText>
            </w:r>
            <w:r w:rsidRPr="00502B5C">
              <w:rPr>
                <w:rStyle w:val="ac"/>
                <w:noProof/>
              </w:rPr>
              <w:fldChar w:fldCharType="separate"/>
            </w:r>
            <w:r w:rsidRPr="00502B5C">
              <w:rPr>
                <w:rStyle w:val="ac"/>
                <w:noProof/>
              </w:rPr>
              <w:t>4.4</w:t>
            </w:r>
            <w:r>
              <w:rPr>
                <w:rFonts w:asciiTheme="minorHAnsi" w:eastAsiaTheme="minorEastAsia" w:hAnsiTheme="minorHAnsi" w:cstheme="minorBidi"/>
                <w:noProof/>
              </w:rPr>
              <w:tab/>
            </w:r>
            <w:r w:rsidRPr="00502B5C">
              <w:rPr>
                <w:rStyle w:val="ac"/>
                <w:rFonts w:hint="eastAsia"/>
                <w:noProof/>
              </w:rPr>
              <w:t>模型精准性</w:t>
            </w:r>
            <w:r>
              <w:rPr>
                <w:noProof/>
                <w:webHidden/>
              </w:rPr>
              <w:tab/>
            </w:r>
            <w:r>
              <w:rPr>
                <w:noProof/>
                <w:webHidden/>
              </w:rPr>
              <w:fldChar w:fldCharType="begin"/>
            </w:r>
            <w:r>
              <w:rPr>
                <w:noProof/>
                <w:webHidden/>
              </w:rPr>
              <w:instrText xml:space="preserve"> PAGEREF _Toc485218444 \h </w:instrText>
            </w:r>
          </w:ins>
          <w:r>
            <w:rPr>
              <w:noProof/>
              <w:webHidden/>
            </w:rPr>
          </w:r>
          <w:r>
            <w:rPr>
              <w:noProof/>
              <w:webHidden/>
            </w:rPr>
            <w:fldChar w:fldCharType="separate"/>
          </w:r>
          <w:ins w:id="209" w:author="zhangph" w:date="2017-06-14T15:43:00Z">
            <w:r>
              <w:rPr>
                <w:noProof/>
                <w:webHidden/>
              </w:rPr>
              <w:t>83</w:t>
            </w:r>
            <w:r>
              <w:rPr>
                <w:noProof/>
                <w:webHidden/>
              </w:rPr>
              <w:fldChar w:fldCharType="end"/>
            </w:r>
            <w:r w:rsidRPr="00502B5C">
              <w:rPr>
                <w:rStyle w:val="ac"/>
                <w:noProof/>
              </w:rPr>
              <w:fldChar w:fldCharType="end"/>
            </w:r>
          </w:ins>
        </w:p>
        <w:p w:rsidR="005C1C2C" w:rsidDel="00F84C49" w:rsidRDefault="005C1C2C">
          <w:pPr>
            <w:pStyle w:val="10"/>
            <w:tabs>
              <w:tab w:val="left" w:pos="840"/>
              <w:tab w:val="right" w:leader="dot" w:pos="8296"/>
            </w:tabs>
            <w:ind w:firstLine="420"/>
            <w:rPr>
              <w:del w:id="210" w:author="zhangph" w:date="2017-06-14T15:32:00Z"/>
              <w:rFonts w:asciiTheme="minorHAnsi" w:eastAsiaTheme="minorEastAsia" w:hAnsiTheme="minorHAnsi" w:cstheme="minorBidi"/>
              <w:noProof/>
            </w:rPr>
          </w:pPr>
          <w:del w:id="211" w:author="zhangph" w:date="2017-06-14T15:32:00Z">
            <w:r w:rsidRPr="00F84C49" w:rsidDel="00F84C49">
              <w:rPr>
                <w:rPrChange w:id="212" w:author="zhangph" w:date="2017-06-14T15:32:00Z">
                  <w:rPr>
                    <w:rStyle w:val="ac"/>
                    <w:noProof/>
                  </w:rPr>
                </w:rPrChange>
              </w:rPr>
              <w:delText>1</w:delText>
            </w:r>
            <w:r w:rsidDel="00F84C49">
              <w:rPr>
                <w:rFonts w:asciiTheme="minorHAnsi" w:eastAsiaTheme="minorEastAsia" w:hAnsiTheme="minorHAnsi" w:cstheme="minorBidi"/>
                <w:noProof/>
              </w:rPr>
              <w:tab/>
            </w:r>
            <w:r w:rsidRPr="00F84C49" w:rsidDel="00F84C49">
              <w:rPr>
                <w:rFonts w:hint="eastAsia"/>
                <w:rPrChange w:id="213" w:author="zhangph" w:date="2017-06-14T15:32:00Z">
                  <w:rPr>
                    <w:rStyle w:val="ac"/>
                    <w:rFonts w:hint="eastAsia"/>
                    <w:noProof/>
                  </w:rPr>
                </w:rPrChange>
              </w:rPr>
              <w:delText>项目建设总概</w:delText>
            </w:r>
            <w:r w:rsidDel="00F84C49">
              <w:rPr>
                <w:noProof/>
                <w:webHidden/>
              </w:rPr>
              <w:tab/>
              <w:delText>5</w:delText>
            </w:r>
          </w:del>
        </w:p>
        <w:p w:rsidR="005C1C2C" w:rsidDel="00F84C49" w:rsidRDefault="005C1C2C">
          <w:pPr>
            <w:pStyle w:val="20"/>
            <w:tabs>
              <w:tab w:val="left" w:pos="1470"/>
              <w:tab w:val="right" w:leader="dot" w:pos="8296"/>
            </w:tabs>
            <w:ind w:firstLine="420"/>
            <w:rPr>
              <w:del w:id="214" w:author="zhangph" w:date="2017-06-14T15:32:00Z"/>
              <w:rFonts w:asciiTheme="minorHAnsi" w:eastAsiaTheme="minorEastAsia" w:hAnsiTheme="minorHAnsi" w:cstheme="minorBidi"/>
              <w:noProof/>
            </w:rPr>
          </w:pPr>
          <w:del w:id="215" w:author="zhangph" w:date="2017-06-14T15:32:00Z">
            <w:r w:rsidRPr="00F84C49" w:rsidDel="00F84C49">
              <w:rPr>
                <w:rPrChange w:id="216" w:author="zhangph" w:date="2017-06-14T15:32:00Z">
                  <w:rPr>
                    <w:rStyle w:val="ac"/>
                    <w:noProof/>
                  </w:rPr>
                </w:rPrChange>
              </w:rPr>
              <w:delText>1.1</w:delText>
            </w:r>
            <w:r w:rsidDel="00F84C49">
              <w:rPr>
                <w:rFonts w:asciiTheme="minorHAnsi" w:eastAsiaTheme="minorEastAsia" w:hAnsiTheme="minorHAnsi" w:cstheme="minorBidi"/>
                <w:noProof/>
              </w:rPr>
              <w:tab/>
            </w:r>
            <w:r w:rsidRPr="00F84C49" w:rsidDel="00F84C49">
              <w:rPr>
                <w:rFonts w:hint="eastAsia"/>
                <w:rPrChange w:id="217" w:author="zhangph" w:date="2017-06-14T15:32:00Z">
                  <w:rPr>
                    <w:rStyle w:val="ac"/>
                    <w:rFonts w:hint="eastAsia"/>
                    <w:noProof/>
                  </w:rPr>
                </w:rPrChange>
              </w:rPr>
              <w:delText>项目建设背景</w:delText>
            </w:r>
            <w:r w:rsidDel="00F84C49">
              <w:rPr>
                <w:noProof/>
                <w:webHidden/>
              </w:rPr>
              <w:tab/>
              <w:delText>5</w:delText>
            </w:r>
          </w:del>
        </w:p>
        <w:p w:rsidR="005C1C2C" w:rsidDel="00F84C49" w:rsidRDefault="005C1C2C">
          <w:pPr>
            <w:pStyle w:val="20"/>
            <w:tabs>
              <w:tab w:val="left" w:pos="1470"/>
              <w:tab w:val="right" w:leader="dot" w:pos="8296"/>
            </w:tabs>
            <w:ind w:firstLine="420"/>
            <w:rPr>
              <w:del w:id="218" w:author="zhangph" w:date="2017-06-14T15:32:00Z"/>
              <w:rFonts w:asciiTheme="minorHAnsi" w:eastAsiaTheme="minorEastAsia" w:hAnsiTheme="minorHAnsi" w:cstheme="minorBidi"/>
              <w:noProof/>
            </w:rPr>
          </w:pPr>
          <w:del w:id="219" w:author="zhangph" w:date="2017-06-14T15:32:00Z">
            <w:r w:rsidRPr="00F84C49" w:rsidDel="00F84C49">
              <w:rPr>
                <w:rPrChange w:id="220" w:author="zhangph" w:date="2017-06-14T15:32:00Z">
                  <w:rPr>
                    <w:rStyle w:val="ac"/>
                    <w:noProof/>
                  </w:rPr>
                </w:rPrChange>
              </w:rPr>
              <w:delText>1.2</w:delText>
            </w:r>
            <w:r w:rsidDel="00F84C49">
              <w:rPr>
                <w:rFonts w:asciiTheme="minorHAnsi" w:eastAsiaTheme="minorEastAsia" w:hAnsiTheme="minorHAnsi" w:cstheme="minorBidi"/>
                <w:noProof/>
              </w:rPr>
              <w:tab/>
            </w:r>
            <w:r w:rsidRPr="00F84C49" w:rsidDel="00F84C49">
              <w:rPr>
                <w:rFonts w:hint="eastAsia"/>
                <w:rPrChange w:id="221" w:author="zhangph" w:date="2017-06-14T15:32:00Z">
                  <w:rPr>
                    <w:rStyle w:val="ac"/>
                    <w:rFonts w:hint="eastAsia"/>
                    <w:noProof/>
                  </w:rPr>
                </w:rPrChange>
              </w:rPr>
              <w:delText>人口管理现状</w:delText>
            </w:r>
            <w:r w:rsidDel="00F84C49">
              <w:rPr>
                <w:noProof/>
                <w:webHidden/>
              </w:rPr>
              <w:tab/>
              <w:delText>5</w:delText>
            </w:r>
          </w:del>
        </w:p>
        <w:p w:rsidR="005C1C2C" w:rsidDel="00F84C49" w:rsidRDefault="005C1C2C">
          <w:pPr>
            <w:pStyle w:val="30"/>
            <w:tabs>
              <w:tab w:val="left" w:pos="1948"/>
              <w:tab w:val="right" w:leader="dot" w:pos="8296"/>
            </w:tabs>
            <w:ind w:firstLine="420"/>
            <w:rPr>
              <w:del w:id="222" w:author="zhangph" w:date="2017-06-14T15:32:00Z"/>
              <w:rFonts w:asciiTheme="minorHAnsi" w:eastAsiaTheme="minorEastAsia" w:hAnsiTheme="minorHAnsi" w:cstheme="minorBidi"/>
              <w:noProof/>
            </w:rPr>
          </w:pPr>
          <w:del w:id="223" w:author="zhangph" w:date="2017-06-14T15:32:00Z">
            <w:r w:rsidRPr="00F84C49" w:rsidDel="00F84C49">
              <w:rPr>
                <w:rPrChange w:id="224" w:author="zhangph" w:date="2017-06-14T15:32:00Z">
                  <w:rPr>
                    <w:rStyle w:val="ac"/>
                    <w:noProof/>
                  </w:rPr>
                </w:rPrChange>
              </w:rPr>
              <w:delText>1.2.1</w:delText>
            </w:r>
            <w:r w:rsidDel="00F84C49">
              <w:rPr>
                <w:rFonts w:asciiTheme="minorHAnsi" w:eastAsiaTheme="minorEastAsia" w:hAnsiTheme="minorHAnsi" w:cstheme="minorBidi"/>
                <w:noProof/>
              </w:rPr>
              <w:tab/>
            </w:r>
            <w:r w:rsidRPr="00F84C49" w:rsidDel="00F84C49">
              <w:rPr>
                <w:rFonts w:hint="eastAsia"/>
                <w:rPrChange w:id="225" w:author="zhangph" w:date="2017-06-14T15:32:00Z">
                  <w:rPr>
                    <w:rStyle w:val="ac"/>
                    <w:rFonts w:hint="eastAsia"/>
                    <w:noProof/>
                  </w:rPr>
                </w:rPrChange>
              </w:rPr>
              <w:delText>流动人口基数大流动性强</w:delText>
            </w:r>
            <w:r w:rsidDel="00F84C49">
              <w:rPr>
                <w:noProof/>
                <w:webHidden/>
              </w:rPr>
              <w:tab/>
              <w:delText>6</w:delText>
            </w:r>
          </w:del>
        </w:p>
        <w:p w:rsidR="005C1C2C" w:rsidDel="00F84C49" w:rsidRDefault="005C1C2C">
          <w:pPr>
            <w:pStyle w:val="30"/>
            <w:tabs>
              <w:tab w:val="left" w:pos="1948"/>
              <w:tab w:val="right" w:leader="dot" w:pos="8296"/>
            </w:tabs>
            <w:ind w:firstLine="420"/>
            <w:rPr>
              <w:del w:id="226" w:author="zhangph" w:date="2017-06-14T15:32:00Z"/>
              <w:rFonts w:asciiTheme="minorHAnsi" w:eastAsiaTheme="minorEastAsia" w:hAnsiTheme="minorHAnsi" w:cstheme="minorBidi"/>
              <w:noProof/>
            </w:rPr>
          </w:pPr>
          <w:del w:id="227" w:author="zhangph" w:date="2017-06-14T15:32:00Z">
            <w:r w:rsidRPr="00F84C49" w:rsidDel="00F84C49">
              <w:rPr>
                <w:rPrChange w:id="228" w:author="zhangph" w:date="2017-06-14T15:32:00Z">
                  <w:rPr>
                    <w:rStyle w:val="ac"/>
                    <w:noProof/>
                  </w:rPr>
                </w:rPrChange>
              </w:rPr>
              <w:delText>1.2.2</w:delText>
            </w:r>
            <w:r w:rsidDel="00F84C49">
              <w:rPr>
                <w:rFonts w:asciiTheme="minorHAnsi" w:eastAsiaTheme="minorEastAsia" w:hAnsiTheme="minorHAnsi" w:cstheme="minorBidi"/>
                <w:noProof/>
              </w:rPr>
              <w:tab/>
            </w:r>
            <w:r w:rsidRPr="00F84C49" w:rsidDel="00F84C49">
              <w:rPr>
                <w:rFonts w:hint="eastAsia"/>
                <w:rPrChange w:id="229" w:author="zhangph" w:date="2017-06-14T15:32:00Z">
                  <w:rPr>
                    <w:rStyle w:val="ac"/>
                    <w:rFonts w:hint="eastAsia"/>
                    <w:noProof/>
                  </w:rPr>
                </w:rPrChange>
              </w:rPr>
              <w:delText>传统管理模式单一化</w:delText>
            </w:r>
            <w:r w:rsidDel="00F84C49">
              <w:rPr>
                <w:noProof/>
                <w:webHidden/>
              </w:rPr>
              <w:tab/>
              <w:delText>6</w:delText>
            </w:r>
          </w:del>
        </w:p>
        <w:p w:rsidR="005C1C2C" w:rsidDel="00F84C49" w:rsidRDefault="005C1C2C">
          <w:pPr>
            <w:pStyle w:val="30"/>
            <w:tabs>
              <w:tab w:val="left" w:pos="1948"/>
              <w:tab w:val="right" w:leader="dot" w:pos="8296"/>
            </w:tabs>
            <w:ind w:firstLine="420"/>
            <w:rPr>
              <w:del w:id="230" w:author="zhangph" w:date="2017-06-14T15:32:00Z"/>
              <w:rFonts w:asciiTheme="minorHAnsi" w:eastAsiaTheme="minorEastAsia" w:hAnsiTheme="minorHAnsi" w:cstheme="minorBidi"/>
              <w:noProof/>
            </w:rPr>
          </w:pPr>
          <w:del w:id="231" w:author="zhangph" w:date="2017-06-14T15:32:00Z">
            <w:r w:rsidRPr="00F84C49" w:rsidDel="00F84C49">
              <w:rPr>
                <w:rPrChange w:id="232" w:author="zhangph" w:date="2017-06-14T15:32:00Z">
                  <w:rPr>
                    <w:rStyle w:val="ac"/>
                    <w:noProof/>
                  </w:rPr>
                </w:rPrChange>
              </w:rPr>
              <w:delText>1.2.3</w:delText>
            </w:r>
            <w:r w:rsidDel="00F84C49">
              <w:rPr>
                <w:rFonts w:asciiTheme="minorHAnsi" w:eastAsiaTheme="minorEastAsia" w:hAnsiTheme="minorHAnsi" w:cstheme="minorBidi"/>
                <w:noProof/>
              </w:rPr>
              <w:tab/>
            </w:r>
            <w:r w:rsidRPr="00F84C49" w:rsidDel="00F84C49">
              <w:rPr>
                <w:rFonts w:hint="eastAsia"/>
                <w:rPrChange w:id="233" w:author="zhangph" w:date="2017-06-14T15:32:00Z">
                  <w:rPr>
                    <w:rStyle w:val="ac"/>
                    <w:rFonts w:hint="eastAsia"/>
                    <w:noProof/>
                  </w:rPr>
                </w:rPrChange>
              </w:rPr>
              <w:delText>各部门信息采集滞后</w:delText>
            </w:r>
            <w:r w:rsidDel="00F84C49">
              <w:rPr>
                <w:noProof/>
                <w:webHidden/>
              </w:rPr>
              <w:tab/>
              <w:delText>7</w:delText>
            </w:r>
          </w:del>
        </w:p>
        <w:p w:rsidR="005C1C2C" w:rsidDel="00F84C49" w:rsidRDefault="005C1C2C">
          <w:pPr>
            <w:pStyle w:val="30"/>
            <w:tabs>
              <w:tab w:val="left" w:pos="1948"/>
              <w:tab w:val="right" w:leader="dot" w:pos="8296"/>
            </w:tabs>
            <w:ind w:firstLine="420"/>
            <w:rPr>
              <w:del w:id="234" w:author="zhangph" w:date="2017-06-14T15:32:00Z"/>
              <w:rFonts w:asciiTheme="minorHAnsi" w:eastAsiaTheme="minorEastAsia" w:hAnsiTheme="minorHAnsi" w:cstheme="minorBidi"/>
              <w:noProof/>
            </w:rPr>
          </w:pPr>
          <w:del w:id="235" w:author="zhangph" w:date="2017-06-14T15:32:00Z">
            <w:r w:rsidRPr="00F84C49" w:rsidDel="00F84C49">
              <w:rPr>
                <w:rPrChange w:id="236" w:author="zhangph" w:date="2017-06-14T15:32:00Z">
                  <w:rPr>
                    <w:rStyle w:val="ac"/>
                    <w:noProof/>
                  </w:rPr>
                </w:rPrChange>
              </w:rPr>
              <w:delText>1.2.4</w:delText>
            </w:r>
            <w:r w:rsidDel="00F84C49">
              <w:rPr>
                <w:rFonts w:asciiTheme="minorHAnsi" w:eastAsiaTheme="minorEastAsia" w:hAnsiTheme="minorHAnsi" w:cstheme="minorBidi"/>
                <w:noProof/>
              </w:rPr>
              <w:tab/>
            </w:r>
            <w:r w:rsidRPr="00F84C49" w:rsidDel="00F84C49">
              <w:rPr>
                <w:rFonts w:hint="eastAsia"/>
                <w:rPrChange w:id="237" w:author="zhangph" w:date="2017-06-14T15:32:00Z">
                  <w:rPr>
                    <w:rStyle w:val="ac"/>
                    <w:rFonts w:hint="eastAsia"/>
                    <w:noProof/>
                  </w:rPr>
                </w:rPrChange>
              </w:rPr>
              <w:delText>服务管理理念待提升</w:delText>
            </w:r>
            <w:r w:rsidDel="00F84C49">
              <w:rPr>
                <w:noProof/>
                <w:webHidden/>
              </w:rPr>
              <w:tab/>
              <w:delText>7</w:delText>
            </w:r>
          </w:del>
        </w:p>
        <w:p w:rsidR="005C1C2C" w:rsidDel="00F84C49" w:rsidRDefault="005C1C2C">
          <w:pPr>
            <w:pStyle w:val="20"/>
            <w:tabs>
              <w:tab w:val="left" w:pos="1470"/>
              <w:tab w:val="right" w:leader="dot" w:pos="8296"/>
            </w:tabs>
            <w:ind w:firstLine="420"/>
            <w:rPr>
              <w:del w:id="238" w:author="zhangph" w:date="2017-06-14T15:32:00Z"/>
              <w:rFonts w:asciiTheme="minorHAnsi" w:eastAsiaTheme="minorEastAsia" w:hAnsiTheme="minorHAnsi" w:cstheme="minorBidi"/>
              <w:noProof/>
            </w:rPr>
          </w:pPr>
          <w:del w:id="239" w:author="zhangph" w:date="2017-06-14T15:32:00Z">
            <w:r w:rsidRPr="00F84C49" w:rsidDel="00F84C49">
              <w:rPr>
                <w:rPrChange w:id="240" w:author="zhangph" w:date="2017-06-14T15:32:00Z">
                  <w:rPr>
                    <w:rStyle w:val="ac"/>
                    <w:noProof/>
                  </w:rPr>
                </w:rPrChange>
              </w:rPr>
              <w:delText>1.3</w:delText>
            </w:r>
            <w:r w:rsidDel="00F84C49">
              <w:rPr>
                <w:rFonts w:asciiTheme="minorHAnsi" w:eastAsiaTheme="minorEastAsia" w:hAnsiTheme="minorHAnsi" w:cstheme="minorBidi"/>
                <w:noProof/>
              </w:rPr>
              <w:tab/>
            </w:r>
            <w:r w:rsidRPr="00F84C49" w:rsidDel="00F84C49">
              <w:rPr>
                <w:rFonts w:hint="eastAsia"/>
                <w:rPrChange w:id="241" w:author="zhangph" w:date="2017-06-14T15:32:00Z">
                  <w:rPr>
                    <w:rStyle w:val="ac"/>
                    <w:rFonts w:hint="eastAsia"/>
                    <w:noProof/>
                  </w:rPr>
                </w:rPrChange>
              </w:rPr>
              <w:delText>总体建设目标</w:delText>
            </w:r>
            <w:r w:rsidDel="00F84C49">
              <w:rPr>
                <w:noProof/>
                <w:webHidden/>
              </w:rPr>
              <w:tab/>
              <w:delText>8</w:delText>
            </w:r>
          </w:del>
        </w:p>
        <w:p w:rsidR="005C1C2C" w:rsidDel="00F84C49" w:rsidRDefault="005C1C2C">
          <w:pPr>
            <w:pStyle w:val="10"/>
            <w:tabs>
              <w:tab w:val="left" w:pos="840"/>
              <w:tab w:val="right" w:leader="dot" w:pos="8296"/>
            </w:tabs>
            <w:ind w:firstLine="420"/>
            <w:rPr>
              <w:del w:id="242" w:author="zhangph" w:date="2017-06-14T15:32:00Z"/>
              <w:rFonts w:asciiTheme="minorHAnsi" w:eastAsiaTheme="minorEastAsia" w:hAnsiTheme="minorHAnsi" w:cstheme="minorBidi"/>
              <w:noProof/>
            </w:rPr>
          </w:pPr>
          <w:del w:id="243" w:author="zhangph" w:date="2017-06-14T15:32:00Z">
            <w:r w:rsidRPr="00F84C49" w:rsidDel="00F84C49">
              <w:rPr>
                <w:rPrChange w:id="244" w:author="zhangph" w:date="2017-06-14T15:32:00Z">
                  <w:rPr>
                    <w:rStyle w:val="ac"/>
                    <w:noProof/>
                  </w:rPr>
                </w:rPrChange>
              </w:rPr>
              <w:delText>2</w:delText>
            </w:r>
            <w:r w:rsidDel="00F84C49">
              <w:rPr>
                <w:rFonts w:asciiTheme="minorHAnsi" w:eastAsiaTheme="minorEastAsia" w:hAnsiTheme="minorHAnsi" w:cstheme="minorBidi"/>
                <w:noProof/>
              </w:rPr>
              <w:tab/>
            </w:r>
            <w:r w:rsidRPr="00F84C49" w:rsidDel="00F84C49">
              <w:rPr>
                <w:rFonts w:hint="eastAsia"/>
                <w:rPrChange w:id="245" w:author="zhangph" w:date="2017-06-14T15:32:00Z">
                  <w:rPr>
                    <w:rStyle w:val="ac"/>
                    <w:rFonts w:hint="eastAsia"/>
                    <w:noProof/>
                  </w:rPr>
                </w:rPrChange>
              </w:rPr>
              <w:delText>系统建设方案</w:delText>
            </w:r>
            <w:r w:rsidDel="00F84C49">
              <w:rPr>
                <w:noProof/>
                <w:webHidden/>
              </w:rPr>
              <w:tab/>
              <w:delText>9</w:delText>
            </w:r>
          </w:del>
        </w:p>
        <w:p w:rsidR="005C1C2C" w:rsidDel="00F84C49" w:rsidRDefault="005C1C2C">
          <w:pPr>
            <w:pStyle w:val="20"/>
            <w:tabs>
              <w:tab w:val="left" w:pos="1470"/>
              <w:tab w:val="right" w:leader="dot" w:pos="8296"/>
            </w:tabs>
            <w:ind w:firstLine="420"/>
            <w:rPr>
              <w:del w:id="246" w:author="zhangph" w:date="2017-06-14T15:32:00Z"/>
              <w:rFonts w:asciiTheme="minorHAnsi" w:eastAsiaTheme="minorEastAsia" w:hAnsiTheme="minorHAnsi" w:cstheme="minorBidi"/>
              <w:noProof/>
            </w:rPr>
          </w:pPr>
          <w:del w:id="247" w:author="zhangph" w:date="2017-06-14T15:32:00Z">
            <w:r w:rsidRPr="00F84C49" w:rsidDel="00F84C49">
              <w:rPr>
                <w:rPrChange w:id="248" w:author="zhangph" w:date="2017-06-14T15:32:00Z">
                  <w:rPr>
                    <w:rStyle w:val="ac"/>
                    <w:noProof/>
                  </w:rPr>
                </w:rPrChange>
              </w:rPr>
              <w:delText>2.1</w:delText>
            </w:r>
            <w:r w:rsidDel="00F84C49">
              <w:rPr>
                <w:rFonts w:asciiTheme="minorHAnsi" w:eastAsiaTheme="minorEastAsia" w:hAnsiTheme="minorHAnsi" w:cstheme="minorBidi"/>
                <w:noProof/>
              </w:rPr>
              <w:tab/>
            </w:r>
            <w:r w:rsidRPr="00F84C49" w:rsidDel="00F84C49">
              <w:rPr>
                <w:rFonts w:hint="eastAsia"/>
                <w:rPrChange w:id="249" w:author="zhangph" w:date="2017-06-14T15:32:00Z">
                  <w:rPr>
                    <w:rStyle w:val="ac"/>
                    <w:rFonts w:hint="eastAsia"/>
                    <w:noProof/>
                  </w:rPr>
                </w:rPrChange>
              </w:rPr>
              <w:delText>系统构建思路</w:delText>
            </w:r>
            <w:r w:rsidDel="00F84C49">
              <w:rPr>
                <w:noProof/>
                <w:webHidden/>
              </w:rPr>
              <w:tab/>
              <w:delText>9</w:delText>
            </w:r>
          </w:del>
        </w:p>
        <w:p w:rsidR="005C1C2C" w:rsidDel="00F84C49" w:rsidRDefault="005C1C2C">
          <w:pPr>
            <w:pStyle w:val="20"/>
            <w:tabs>
              <w:tab w:val="left" w:pos="1470"/>
              <w:tab w:val="right" w:leader="dot" w:pos="8296"/>
            </w:tabs>
            <w:ind w:firstLine="420"/>
            <w:rPr>
              <w:del w:id="250" w:author="zhangph" w:date="2017-06-14T15:32:00Z"/>
              <w:rFonts w:asciiTheme="minorHAnsi" w:eastAsiaTheme="minorEastAsia" w:hAnsiTheme="minorHAnsi" w:cstheme="minorBidi"/>
              <w:noProof/>
            </w:rPr>
          </w:pPr>
          <w:del w:id="251" w:author="zhangph" w:date="2017-06-14T15:32:00Z">
            <w:r w:rsidRPr="00F84C49" w:rsidDel="00F84C49">
              <w:rPr>
                <w:rPrChange w:id="252" w:author="zhangph" w:date="2017-06-14T15:32:00Z">
                  <w:rPr>
                    <w:rStyle w:val="ac"/>
                    <w:noProof/>
                  </w:rPr>
                </w:rPrChange>
              </w:rPr>
              <w:delText>2.2</w:delText>
            </w:r>
            <w:r w:rsidDel="00F84C49">
              <w:rPr>
                <w:rFonts w:asciiTheme="minorHAnsi" w:eastAsiaTheme="minorEastAsia" w:hAnsiTheme="minorHAnsi" w:cstheme="minorBidi"/>
                <w:noProof/>
              </w:rPr>
              <w:tab/>
            </w:r>
            <w:r w:rsidRPr="00F84C49" w:rsidDel="00F84C49">
              <w:rPr>
                <w:rFonts w:hint="eastAsia"/>
                <w:rPrChange w:id="253" w:author="zhangph" w:date="2017-06-14T15:32:00Z">
                  <w:rPr>
                    <w:rStyle w:val="ac"/>
                    <w:rFonts w:hint="eastAsia"/>
                    <w:noProof/>
                  </w:rPr>
                </w:rPrChange>
              </w:rPr>
              <w:delText>系统总体设计框架</w:delText>
            </w:r>
            <w:r w:rsidDel="00F84C49">
              <w:rPr>
                <w:noProof/>
                <w:webHidden/>
              </w:rPr>
              <w:tab/>
              <w:delText>10</w:delText>
            </w:r>
          </w:del>
        </w:p>
        <w:p w:rsidR="005C1C2C" w:rsidDel="00F84C49" w:rsidRDefault="005C1C2C">
          <w:pPr>
            <w:pStyle w:val="30"/>
            <w:tabs>
              <w:tab w:val="left" w:pos="1948"/>
              <w:tab w:val="right" w:leader="dot" w:pos="8296"/>
            </w:tabs>
            <w:ind w:firstLine="420"/>
            <w:rPr>
              <w:del w:id="254" w:author="zhangph" w:date="2017-06-14T15:32:00Z"/>
              <w:rFonts w:asciiTheme="minorHAnsi" w:eastAsiaTheme="minorEastAsia" w:hAnsiTheme="minorHAnsi" w:cstheme="minorBidi"/>
              <w:noProof/>
            </w:rPr>
          </w:pPr>
          <w:del w:id="255" w:author="zhangph" w:date="2017-06-14T15:32:00Z">
            <w:r w:rsidRPr="00F84C49" w:rsidDel="00F84C49">
              <w:rPr>
                <w:rPrChange w:id="256" w:author="zhangph" w:date="2017-06-14T15:32:00Z">
                  <w:rPr>
                    <w:rStyle w:val="ac"/>
                    <w:noProof/>
                  </w:rPr>
                </w:rPrChange>
              </w:rPr>
              <w:delText>2.2.1</w:delText>
            </w:r>
            <w:r w:rsidDel="00F84C49">
              <w:rPr>
                <w:rFonts w:asciiTheme="minorHAnsi" w:eastAsiaTheme="minorEastAsia" w:hAnsiTheme="minorHAnsi" w:cstheme="minorBidi"/>
                <w:noProof/>
              </w:rPr>
              <w:tab/>
            </w:r>
            <w:r w:rsidRPr="00F84C49" w:rsidDel="00F84C49">
              <w:rPr>
                <w:rFonts w:hint="eastAsia"/>
                <w:rPrChange w:id="257" w:author="zhangph" w:date="2017-06-14T15:32:00Z">
                  <w:rPr>
                    <w:rStyle w:val="ac"/>
                    <w:rFonts w:hint="eastAsia"/>
                    <w:noProof/>
                  </w:rPr>
                </w:rPrChange>
              </w:rPr>
              <w:delText>系统架构图</w:delText>
            </w:r>
            <w:r w:rsidDel="00F84C49">
              <w:rPr>
                <w:noProof/>
                <w:webHidden/>
              </w:rPr>
              <w:tab/>
              <w:delText>10</w:delText>
            </w:r>
          </w:del>
        </w:p>
        <w:p w:rsidR="005C1C2C" w:rsidDel="00F84C49" w:rsidRDefault="005C1C2C">
          <w:pPr>
            <w:pStyle w:val="30"/>
            <w:tabs>
              <w:tab w:val="left" w:pos="1948"/>
              <w:tab w:val="right" w:leader="dot" w:pos="8296"/>
            </w:tabs>
            <w:ind w:firstLine="420"/>
            <w:rPr>
              <w:del w:id="258" w:author="zhangph" w:date="2017-06-14T15:32:00Z"/>
              <w:rFonts w:asciiTheme="minorHAnsi" w:eastAsiaTheme="minorEastAsia" w:hAnsiTheme="minorHAnsi" w:cstheme="minorBidi"/>
              <w:noProof/>
            </w:rPr>
          </w:pPr>
          <w:del w:id="259" w:author="zhangph" w:date="2017-06-14T15:32:00Z">
            <w:r w:rsidRPr="00F84C49" w:rsidDel="00F84C49">
              <w:rPr>
                <w:rPrChange w:id="260" w:author="zhangph" w:date="2017-06-14T15:32:00Z">
                  <w:rPr>
                    <w:rStyle w:val="ac"/>
                    <w:noProof/>
                  </w:rPr>
                </w:rPrChange>
              </w:rPr>
              <w:delText>2.2.2</w:delText>
            </w:r>
            <w:r w:rsidDel="00F84C49">
              <w:rPr>
                <w:rFonts w:asciiTheme="minorHAnsi" w:eastAsiaTheme="minorEastAsia" w:hAnsiTheme="minorHAnsi" w:cstheme="minorBidi"/>
                <w:noProof/>
              </w:rPr>
              <w:tab/>
            </w:r>
            <w:r w:rsidRPr="00F84C49" w:rsidDel="00F84C49">
              <w:rPr>
                <w:rFonts w:hint="eastAsia"/>
                <w:rPrChange w:id="261" w:author="zhangph" w:date="2017-06-14T15:32:00Z">
                  <w:rPr>
                    <w:rStyle w:val="ac"/>
                    <w:rFonts w:hint="eastAsia"/>
                    <w:noProof/>
                  </w:rPr>
                </w:rPrChange>
              </w:rPr>
              <w:delText>系统架构说明</w:delText>
            </w:r>
            <w:r w:rsidDel="00F84C49">
              <w:rPr>
                <w:noProof/>
                <w:webHidden/>
              </w:rPr>
              <w:tab/>
              <w:delText>10</w:delText>
            </w:r>
          </w:del>
        </w:p>
        <w:p w:rsidR="005C1C2C" w:rsidDel="00F84C49" w:rsidRDefault="005C1C2C">
          <w:pPr>
            <w:pStyle w:val="30"/>
            <w:tabs>
              <w:tab w:val="left" w:pos="1948"/>
              <w:tab w:val="right" w:leader="dot" w:pos="8296"/>
            </w:tabs>
            <w:ind w:firstLine="420"/>
            <w:rPr>
              <w:del w:id="262" w:author="zhangph" w:date="2017-06-14T15:32:00Z"/>
              <w:rFonts w:asciiTheme="minorHAnsi" w:eastAsiaTheme="minorEastAsia" w:hAnsiTheme="minorHAnsi" w:cstheme="minorBidi"/>
              <w:noProof/>
            </w:rPr>
          </w:pPr>
          <w:del w:id="263" w:author="zhangph" w:date="2017-06-14T15:32:00Z">
            <w:r w:rsidRPr="00F84C49" w:rsidDel="00F84C49">
              <w:rPr>
                <w:rPrChange w:id="264" w:author="zhangph" w:date="2017-06-14T15:32:00Z">
                  <w:rPr>
                    <w:rStyle w:val="ac"/>
                    <w:noProof/>
                  </w:rPr>
                </w:rPrChange>
              </w:rPr>
              <w:delText>2.2.3</w:delText>
            </w:r>
            <w:r w:rsidDel="00F84C49">
              <w:rPr>
                <w:rFonts w:asciiTheme="minorHAnsi" w:eastAsiaTheme="minorEastAsia" w:hAnsiTheme="minorHAnsi" w:cstheme="minorBidi"/>
                <w:noProof/>
              </w:rPr>
              <w:tab/>
            </w:r>
            <w:r w:rsidRPr="00F84C49" w:rsidDel="00F84C49">
              <w:rPr>
                <w:rFonts w:hint="eastAsia"/>
                <w:rPrChange w:id="265" w:author="zhangph" w:date="2017-06-14T15:32:00Z">
                  <w:rPr>
                    <w:rStyle w:val="ac"/>
                    <w:rFonts w:hint="eastAsia"/>
                    <w:noProof/>
                  </w:rPr>
                </w:rPrChange>
              </w:rPr>
              <w:delText>软件功能模块清单</w:delText>
            </w:r>
            <w:r w:rsidDel="00F84C49">
              <w:rPr>
                <w:noProof/>
                <w:webHidden/>
              </w:rPr>
              <w:tab/>
              <w:delText>14</w:delText>
            </w:r>
          </w:del>
        </w:p>
        <w:p w:rsidR="005C1C2C" w:rsidDel="00F84C49" w:rsidRDefault="005C1C2C">
          <w:pPr>
            <w:pStyle w:val="20"/>
            <w:tabs>
              <w:tab w:val="left" w:pos="1470"/>
              <w:tab w:val="right" w:leader="dot" w:pos="8296"/>
            </w:tabs>
            <w:ind w:firstLine="420"/>
            <w:rPr>
              <w:del w:id="266" w:author="zhangph" w:date="2017-06-14T15:32:00Z"/>
              <w:rFonts w:asciiTheme="minorHAnsi" w:eastAsiaTheme="minorEastAsia" w:hAnsiTheme="minorHAnsi" w:cstheme="minorBidi"/>
              <w:noProof/>
            </w:rPr>
          </w:pPr>
          <w:del w:id="267" w:author="zhangph" w:date="2017-06-14T15:32:00Z">
            <w:r w:rsidRPr="00F84C49" w:rsidDel="00F84C49">
              <w:rPr>
                <w:rPrChange w:id="268" w:author="zhangph" w:date="2017-06-14T15:32:00Z">
                  <w:rPr>
                    <w:rStyle w:val="ac"/>
                    <w:noProof/>
                  </w:rPr>
                </w:rPrChange>
              </w:rPr>
              <w:delText>2.3</w:delText>
            </w:r>
            <w:r w:rsidDel="00F84C49">
              <w:rPr>
                <w:rFonts w:asciiTheme="minorHAnsi" w:eastAsiaTheme="minorEastAsia" w:hAnsiTheme="minorHAnsi" w:cstheme="minorBidi"/>
                <w:noProof/>
              </w:rPr>
              <w:tab/>
            </w:r>
            <w:r w:rsidRPr="00F84C49" w:rsidDel="00F84C49">
              <w:rPr>
                <w:rFonts w:hint="eastAsia"/>
                <w:rPrChange w:id="269" w:author="zhangph" w:date="2017-06-14T15:32:00Z">
                  <w:rPr>
                    <w:rStyle w:val="ac"/>
                    <w:rFonts w:hint="eastAsia"/>
                    <w:noProof/>
                  </w:rPr>
                </w:rPrChange>
              </w:rPr>
              <w:delText>系统部署方案</w:delText>
            </w:r>
            <w:r w:rsidDel="00F84C49">
              <w:rPr>
                <w:noProof/>
                <w:webHidden/>
              </w:rPr>
              <w:tab/>
              <w:delText>15</w:delText>
            </w:r>
          </w:del>
        </w:p>
        <w:p w:rsidR="005C1C2C" w:rsidDel="00F84C49" w:rsidRDefault="005C1C2C">
          <w:pPr>
            <w:pStyle w:val="30"/>
            <w:tabs>
              <w:tab w:val="left" w:pos="1948"/>
              <w:tab w:val="right" w:leader="dot" w:pos="8296"/>
            </w:tabs>
            <w:ind w:firstLine="420"/>
            <w:rPr>
              <w:del w:id="270" w:author="zhangph" w:date="2017-06-14T15:32:00Z"/>
              <w:rFonts w:asciiTheme="minorHAnsi" w:eastAsiaTheme="minorEastAsia" w:hAnsiTheme="minorHAnsi" w:cstheme="minorBidi"/>
              <w:noProof/>
            </w:rPr>
          </w:pPr>
          <w:del w:id="271" w:author="zhangph" w:date="2017-06-14T15:32:00Z">
            <w:r w:rsidRPr="00F84C49" w:rsidDel="00F84C49">
              <w:rPr>
                <w:rPrChange w:id="272" w:author="zhangph" w:date="2017-06-14T15:32:00Z">
                  <w:rPr>
                    <w:rStyle w:val="ac"/>
                    <w:noProof/>
                  </w:rPr>
                </w:rPrChange>
              </w:rPr>
              <w:delText>2.3.1</w:delText>
            </w:r>
            <w:r w:rsidDel="00F84C49">
              <w:rPr>
                <w:rFonts w:asciiTheme="minorHAnsi" w:eastAsiaTheme="minorEastAsia" w:hAnsiTheme="minorHAnsi" w:cstheme="minorBidi"/>
                <w:noProof/>
              </w:rPr>
              <w:tab/>
            </w:r>
            <w:r w:rsidRPr="00F84C49" w:rsidDel="00F84C49">
              <w:rPr>
                <w:rFonts w:hint="eastAsia"/>
                <w:rPrChange w:id="273" w:author="zhangph" w:date="2017-06-14T15:32:00Z">
                  <w:rPr>
                    <w:rStyle w:val="ac"/>
                    <w:rFonts w:hint="eastAsia"/>
                    <w:noProof/>
                  </w:rPr>
                </w:rPrChange>
              </w:rPr>
              <w:delText>系统部署结构图</w:delText>
            </w:r>
            <w:r w:rsidDel="00F84C49">
              <w:rPr>
                <w:noProof/>
                <w:webHidden/>
              </w:rPr>
              <w:tab/>
              <w:delText>15</w:delText>
            </w:r>
          </w:del>
        </w:p>
        <w:p w:rsidR="005C1C2C" w:rsidDel="00F84C49" w:rsidRDefault="005C1C2C">
          <w:pPr>
            <w:pStyle w:val="30"/>
            <w:tabs>
              <w:tab w:val="left" w:pos="1948"/>
              <w:tab w:val="right" w:leader="dot" w:pos="8296"/>
            </w:tabs>
            <w:ind w:firstLine="420"/>
            <w:rPr>
              <w:del w:id="274" w:author="zhangph" w:date="2017-06-14T15:32:00Z"/>
              <w:rFonts w:asciiTheme="minorHAnsi" w:eastAsiaTheme="minorEastAsia" w:hAnsiTheme="minorHAnsi" w:cstheme="minorBidi"/>
              <w:noProof/>
            </w:rPr>
          </w:pPr>
          <w:del w:id="275" w:author="zhangph" w:date="2017-06-14T15:32:00Z">
            <w:r w:rsidRPr="00F84C49" w:rsidDel="00F84C49">
              <w:rPr>
                <w:rPrChange w:id="276" w:author="zhangph" w:date="2017-06-14T15:32:00Z">
                  <w:rPr>
                    <w:rStyle w:val="ac"/>
                    <w:noProof/>
                  </w:rPr>
                </w:rPrChange>
              </w:rPr>
              <w:delText>2.3.2</w:delText>
            </w:r>
            <w:r w:rsidDel="00F84C49">
              <w:rPr>
                <w:rFonts w:asciiTheme="minorHAnsi" w:eastAsiaTheme="minorEastAsia" w:hAnsiTheme="minorHAnsi" w:cstheme="minorBidi"/>
                <w:noProof/>
              </w:rPr>
              <w:tab/>
            </w:r>
            <w:r w:rsidRPr="00F84C49" w:rsidDel="00F84C49">
              <w:rPr>
                <w:rFonts w:hint="eastAsia"/>
                <w:rPrChange w:id="277" w:author="zhangph" w:date="2017-06-14T15:32:00Z">
                  <w:rPr>
                    <w:rStyle w:val="ac"/>
                    <w:rFonts w:hint="eastAsia"/>
                    <w:noProof/>
                  </w:rPr>
                </w:rPrChange>
              </w:rPr>
              <w:delText>系统部署说明</w:delText>
            </w:r>
            <w:r w:rsidDel="00F84C49">
              <w:rPr>
                <w:noProof/>
                <w:webHidden/>
              </w:rPr>
              <w:tab/>
              <w:delText>15</w:delText>
            </w:r>
          </w:del>
        </w:p>
        <w:p w:rsidR="005C1C2C" w:rsidDel="00F84C49" w:rsidRDefault="005C1C2C">
          <w:pPr>
            <w:pStyle w:val="30"/>
            <w:tabs>
              <w:tab w:val="left" w:pos="1948"/>
              <w:tab w:val="right" w:leader="dot" w:pos="8296"/>
            </w:tabs>
            <w:ind w:firstLine="420"/>
            <w:rPr>
              <w:del w:id="278" w:author="zhangph" w:date="2017-06-14T15:32:00Z"/>
              <w:rFonts w:asciiTheme="minorHAnsi" w:eastAsiaTheme="minorEastAsia" w:hAnsiTheme="minorHAnsi" w:cstheme="minorBidi"/>
              <w:noProof/>
            </w:rPr>
          </w:pPr>
          <w:del w:id="279" w:author="zhangph" w:date="2017-06-14T15:32:00Z">
            <w:r w:rsidRPr="00F84C49" w:rsidDel="00F84C49">
              <w:rPr>
                <w:rPrChange w:id="280" w:author="zhangph" w:date="2017-06-14T15:32:00Z">
                  <w:rPr>
                    <w:rStyle w:val="ac"/>
                    <w:noProof/>
                  </w:rPr>
                </w:rPrChange>
              </w:rPr>
              <w:delText>2.3.3</w:delText>
            </w:r>
            <w:r w:rsidDel="00F84C49">
              <w:rPr>
                <w:rFonts w:asciiTheme="minorHAnsi" w:eastAsiaTheme="minorEastAsia" w:hAnsiTheme="minorHAnsi" w:cstheme="minorBidi"/>
                <w:noProof/>
              </w:rPr>
              <w:tab/>
            </w:r>
            <w:r w:rsidRPr="00F84C49" w:rsidDel="00F84C49">
              <w:rPr>
                <w:rFonts w:hint="eastAsia"/>
                <w:rPrChange w:id="281" w:author="zhangph" w:date="2017-06-14T15:32:00Z">
                  <w:rPr>
                    <w:rStyle w:val="ac"/>
                    <w:rFonts w:hint="eastAsia"/>
                    <w:noProof/>
                  </w:rPr>
                </w:rPrChange>
              </w:rPr>
              <w:delText>硬件设备清单</w:delText>
            </w:r>
            <w:r w:rsidDel="00F84C49">
              <w:rPr>
                <w:noProof/>
                <w:webHidden/>
              </w:rPr>
              <w:tab/>
              <w:delText>17</w:delText>
            </w:r>
          </w:del>
        </w:p>
        <w:p w:rsidR="005C1C2C" w:rsidDel="00F84C49" w:rsidRDefault="005C1C2C">
          <w:pPr>
            <w:pStyle w:val="20"/>
            <w:tabs>
              <w:tab w:val="left" w:pos="1470"/>
              <w:tab w:val="right" w:leader="dot" w:pos="8296"/>
            </w:tabs>
            <w:ind w:firstLine="420"/>
            <w:rPr>
              <w:del w:id="282" w:author="zhangph" w:date="2017-06-14T15:32:00Z"/>
              <w:rFonts w:asciiTheme="minorHAnsi" w:eastAsiaTheme="minorEastAsia" w:hAnsiTheme="minorHAnsi" w:cstheme="minorBidi"/>
              <w:noProof/>
            </w:rPr>
          </w:pPr>
          <w:del w:id="283" w:author="zhangph" w:date="2017-06-14T15:32:00Z">
            <w:r w:rsidRPr="00F84C49" w:rsidDel="00F84C49">
              <w:rPr>
                <w:rPrChange w:id="284" w:author="zhangph" w:date="2017-06-14T15:32:00Z">
                  <w:rPr>
                    <w:rStyle w:val="ac"/>
                    <w:noProof/>
                  </w:rPr>
                </w:rPrChange>
              </w:rPr>
              <w:delText>2.4</w:delText>
            </w:r>
            <w:r w:rsidDel="00F84C49">
              <w:rPr>
                <w:rFonts w:asciiTheme="minorHAnsi" w:eastAsiaTheme="minorEastAsia" w:hAnsiTheme="minorHAnsi" w:cstheme="minorBidi"/>
                <w:noProof/>
              </w:rPr>
              <w:tab/>
            </w:r>
            <w:r w:rsidRPr="00F84C49" w:rsidDel="00F84C49">
              <w:rPr>
                <w:rFonts w:hint="eastAsia"/>
                <w:rPrChange w:id="285" w:author="zhangph" w:date="2017-06-14T15:32:00Z">
                  <w:rPr>
                    <w:rStyle w:val="ac"/>
                    <w:rFonts w:hint="eastAsia"/>
                    <w:noProof/>
                  </w:rPr>
                </w:rPrChange>
              </w:rPr>
              <w:delText>数据采集方案</w:delText>
            </w:r>
            <w:r w:rsidDel="00F84C49">
              <w:rPr>
                <w:noProof/>
                <w:webHidden/>
              </w:rPr>
              <w:tab/>
              <w:delText>17</w:delText>
            </w:r>
          </w:del>
        </w:p>
        <w:p w:rsidR="005C1C2C" w:rsidDel="00F84C49" w:rsidRDefault="005C1C2C">
          <w:pPr>
            <w:pStyle w:val="30"/>
            <w:tabs>
              <w:tab w:val="left" w:pos="1948"/>
              <w:tab w:val="right" w:leader="dot" w:pos="8296"/>
            </w:tabs>
            <w:ind w:firstLine="420"/>
            <w:rPr>
              <w:del w:id="286" w:author="zhangph" w:date="2017-06-14T15:32:00Z"/>
              <w:rFonts w:asciiTheme="minorHAnsi" w:eastAsiaTheme="minorEastAsia" w:hAnsiTheme="minorHAnsi" w:cstheme="minorBidi"/>
              <w:noProof/>
            </w:rPr>
          </w:pPr>
          <w:del w:id="287" w:author="zhangph" w:date="2017-06-14T15:32:00Z">
            <w:r w:rsidRPr="00F84C49" w:rsidDel="00F84C49">
              <w:rPr>
                <w:rPrChange w:id="288" w:author="zhangph" w:date="2017-06-14T15:32:00Z">
                  <w:rPr>
                    <w:rStyle w:val="ac"/>
                    <w:noProof/>
                  </w:rPr>
                </w:rPrChange>
              </w:rPr>
              <w:delText>2.4.1</w:delText>
            </w:r>
            <w:r w:rsidDel="00F84C49">
              <w:rPr>
                <w:rFonts w:asciiTheme="minorHAnsi" w:eastAsiaTheme="minorEastAsia" w:hAnsiTheme="minorHAnsi" w:cstheme="minorBidi"/>
                <w:noProof/>
              </w:rPr>
              <w:tab/>
            </w:r>
            <w:r w:rsidRPr="00F84C49" w:rsidDel="00F84C49">
              <w:rPr>
                <w:rFonts w:hint="eastAsia"/>
                <w:rPrChange w:id="289" w:author="zhangph" w:date="2017-06-14T15:32:00Z">
                  <w:rPr>
                    <w:rStyle w:val="ac"/>
                    <w:rFonts w:hint="eastAsia"/>
                    <w:noProof/>
                  </w:rPr>
                </w:rPrChange>
              </w:rPr>
              <w:delText>数据采集背景</w:delText>
            </w:r>
            <w:r w:rsidDel="00F84C49">
              <w:rPr>
                <w:noProof/>
                <w:webHidden/>
              </w:rPr>
              <w:tab/>
              <w:delText>17</w:delText>
            </w:r>
          </w:del>
        </w:p>
        <w:p w:rsidR="005C1C2C" w:rsidDel="00F84C49" w:rsidRDefault="005C1C2C">
          <w:pPr>
            <w:pStyle w:val="30"/>
            <w:tabs>
              <w:tab w:val="left" w:pos="1948"/>
              <w:tab w:val="right" w:leader="dot" w:pos="8296"/>
            </w:tabs>
            <w:ind w:firstLine="420"/>
            <w:rPr>
              <w:del w:id="290" w:author="zhangph" w:date="2017-06-14T15:32:00Z"/>
              <w:rFonts w:asciiTheme="minorHAnsi" w:eastAsiaTheme="minorEastAsia" w:hAnsiTheme="minorHAnsi" w:cstheme="minorBidi"/>
              <w:noProof/>
            </w:rPr>
          </w:pPr>
          <w:del w:id="291" w:author="zhangph" w:date="2017-06-14T15:32:00Z">
            <w:r w:rsidRPr="00F84C49" w:rsidDel="00F84C49">
              <w:rPr>
                <w:rPrChange w:id="292" w:author="zhangph" w:date="2017-06-14T15:32:00Z">
                  <w:rPr>
                    <w:rStyle w:val="ac"/>
                    <w:noProof/>
                  </w:rPr>
                </w:rPrChange>
              </w:rPr>
              <w:delText>2.4.2</w:delText>
            </w:r>
            <w:r w:rsidDel="00F84C49">
              <w:rPr>
                <w:rFonts w:asciiTheme="minorHAnsi" w:eastAsiaTheme="minorEastAsia" w:hAnsiTheme="minorHAnsi" w:cstheme="minorBidi"/>
                <w:noProof/>
              </w:rPr>
              <w:tab/>
            </w:r>
            <w:r w:rsidRPr="00F84C49" w:rsidDel="00F84C49">
              <w:rPr>
                <w:rFonts w:hint="eastAsia"/>
                <w:rPrChange w:id="293" w:author="zhangph" w:date="2017-06-14T15:32:00Z">
                  <w:rPr>
                    <w:rStyle w:val="ac"/>
                    <w:rFonts w:hint="eastAsia"/>
                    <w:noProof/>
                  </w:rPr>
                </w:rPrChange>
              </w:rPr>
              <w:delText>数据精准采集的必要性</w:delText>
            </w:r>
            <w:r w:rsidDel="00F84C49">
              <w:rPr>
                <w:noProof/>
                <w:webHidden/>
              </w:rPr>
              <w:tab/>
              <w:delText>18</w:delText>
            </w:r>
          </w:del>
        </w:p>
        <w:p w:rsidR="005C1C2C" w:rsidDel="00F84C49" w:rsidRDefault="005C1C2C">
          <w:pPr>
            <w:pStyle w:val="30"/>
            <w:tabs>
              <w:tab w:val="left" w:pos="1948"/>
              <w:tab w:val="right" w:leader="dot" w:pos="8296"/>
            </w:tabs>
            <w:ind w:firstLine="420"/>
            <w:rPr>
              <w:del w:id="294" w:author="zhangph" w:date="2017-06-14T15:32:00Z"/>
              <w:rFonts w:asciiTheme="minorHAnsi" w:eastAsiaTheme="minorEastAsia" w:hAnsiTheme="minorHAnsi" w:cstheme="minorBidi"/>
              <w:noProof/>
            </w:rPr>
          </w:pPr>
          <w:del w:id="295" w:author="zhangph" w:date="2017-06-14T15:32:00Z">
            <w:r w:rsidRPr="00F84C49" w:rsidDel="00F84C49">
              <w:rPr>
                <w:rPrChange w:id="296" w:author="zhangph" w:date="2017-06-14T15:32:00Z">
                  <w:rPr>
                    <w:rStyle w:val="ac"/>
                    <w:noProof/>
                  </w:rPr>
                </w:rPrChange>
              </w:rPr>
              <w:delText>2.4.3</w:delText>
            </w:r>
            <w:r w:rsidDel="00F84C49">
              <w:rPr>
                <w:rFonts w:asciiTheme="minorHAnsi" w:eastAsiaTheme="minorEastAsia" w:hAnsiTheme="minorHAnsi" w:cstheme="minorBidi"/>
                <w:noProof/>
              </w:rPr>
              <w:tab/>
            </w:r>
            <w:r w:rsidRPr="00F84C49" w:rsidDel="00F84C49">
              <w:rPr>
                <w:rFonts w:hint="eastAsia"/>
                <w:rPrChange w:id="297" w:author="zhangph" w:date="2017-06-14T15:32:00Z">
                  <w:rPr>
                    <w:rStyle w:val="ac"/>
                    <w:rFonts w:hint="eastAsia"/>
                    <w:noProof/>
                  </w:rPr>
                </w:rPrChange>
              </w:rPr>
              <w:delText>数据采集维度</w:delText>
            </w:r>
            <w:r w:rsidDel="00F84C49">
              <w:rPr>
                <w:noProof/>
                <w:webHidden/>
              </w:rPr>
              <w:tab/>
              <w:delText>18</w:delText>
            </w:r>
          </w:del>
        </w:p>
        <w:p w:rsidR="005C1C2C" w:rsidDel="00F84C49" w:rsidRDefault="005C1C2C">
          <w:pPr>
            <w:pStyle w:val="30"/>
            <w:tabs>
              <w:tab w:val="left" w:pos="1948"/>
              <w:tab w:val="right" w:leader="dot" w:pos="8296"/>
            </w:tabs>
            <w:ind w:firstLine="420"/>
            <w:rPr>
              <w:del w:id="298" w:author="zhangph" w:date="2017-06-14T15:32:00Z"/>
              <w:rFonts w:asciiTheme="minorHAnsi" w:eastAsiaTheme="minorEastAsia" w:hAnsiTheme="minorHAnsi" w:cstheme="minorBidi"/>
              <w:noProof/>
            </w:rPr>
          </w:pPr>
          <w:del w:id="299" w:author="zhangph" w:date="2017-06-14T15:32:00Z">
            <w:r w:rsidRPr="00F84C49" w:rsidDel="00F84C49">
              <w:rPr>
                <w:rPrChange w:id="300" w:author="zhangph" w:date="2017-06-14T15:32:00Z">
                  <w:rPr>
                    <w:rStyle w:val="ac"/>
                    <w:noProof/>
                  </w:rPr>
                </w:rPrChange>
              </w:rPr>
              <w:delText>2.4.4</w:delText>
            </w:r>
            <w:r w:rsidDel="00F84C49">
              <w:rPr>
                <w:rFonts w:asciiTheme="minorHAnsi" w:eastAsiaTheme="minorEastAsia" w:hAnsiTheme="minorHAnsi" w:cstheme="minorBidi"/>
                <w:noProof/>
              </w:rPr>
              <w:tab/>
            </w:r>
            <w:r w:rsidRPr="00F84C49" w:rsidDel="00F84C49">
              <w:rPr>
                <w:rFonts w:hint="eastAsia"/>
                <w:rPrChange w:id="301" w:author="zhangph" w:date="2017-06-14T15:32:00Z">
                  <w:rPr>
                    <w:rStyle w:val="ac"/>
                    <w:rFonts w:hint="eastAsia"/>
                    <w:noProof/>
                  </w:rPr>
                </w:rPrChange>
              </w:rPr>
              <w:delText>数据采集大纲</w:delText>
            </w:r>
            <w:r w:rsidDel="00F84C49">
              <w:rPr>
                <w:noProof/>
                <w:webHidden/>
              </w:rPr>
              <w:tab/>
              <w:delText>19</w:delText>
            </w:r>
          </w:del>
        </w:p>
        <w:p w:rsidR="005C1C2C" w:rsidDel="00F84C49" w:rsidRDefault="005C1C2C">
          <w:pPr>
            <w:pStyle w:val="30"/>
            <w:tabs>
              <w:tab w:val="left" w:pos="1948"/>
              <w:tab w:val="right" w:leader="dot" w:pos="8296"/>
            </w:tabs>
            <w:ind w:firstLine="420"/>
            <w:rPr>
              <w:del w:id="302" w:author="zhangph" w:date="2017-06-14T15:32:00Z"/>
              <w:rFonts w:asciiTheme="minorHAnsi" w:eastAsiaTheme="minorEastAsia" w:hAnsiTheme="minorHAnsi" w:cstheme="minorBidi"/>
              <w:noProof/>
            </w:rPr>
          </w:pPr>
          <w:del w:id="303" w:author="zhangph" w:date="2017-06-14T15:32:00Z">
            <w:r w:rsidRPr="00F84C49" w:rsidDel="00F84C49">
              <w:rPr>
                <w:rPrChange w:id="304" w:author="zhangph" w:date="2017-06-14T15:32:00Z">
                  <w:rPr>
                    <w:rStyle w:val="ac"/>
                    <w:noProof/>
                  </w:rPr>
                </w:rPrChange>
              </w:rPr>
              <w:delText>2.4.5</w:delText>
            </w:r>
            <w:r w:rsidDel="00F84C49">
              <w:rPr>
                <w:rFonts w:asciiTheme="minorHAnsi" w:eastAsiaTheme="minorEastAsia" w:hAnsiTheme="minorHAnsi" w:cstheme="minorBidi"/>
                <w:noProof/>
              </w:rPr>
              <w:tab/>
            </w:r>
            <w:r w:rsidRPr="00F84C49" w:rsidDel="00F84C49">
              <w:rPr>
                <w:rFonts w:hint="eastAsia"/>
                <w:rPrChange w:id="305" w:author="zhangph" w:date="2017-06-14T15:32:00Z">
                  <w:rPr>
                    <w:rStyle w:val="ac"/>
                    <w:rFonts w:hint="eastAsia"/>
                    <w:noProof/>
                  </w:rPr>
                </w:rPrChange>
              </w:rPr>
              <w:delText>数据采集方案详情</w:delText>
            </w:r>
            <w:r w:rsidDel="00F84C49">
              <w:rPr>
                <w:noProof/>
                <w:webHidden/>
              </w:rPr>
              <w:tab/>
              <w:delText>20</w:delText>
            </w:r>
          </w:del>
        </w:p>
        <w:p w:rsidR="005C1C2C" w:rsidDel="00F84C49" w:rsidRDefault="005C1C2C">
          <w:pPr>
            <w:pStyle w:val="20"/>
            <w:tabs>
              <w:tab w:val="left" w:pos="1470"/>
              <w:tab w:val="right" w:leader="dot" w:pos="8296"/>
            </w:tabs>
            <w:ind w:firstLine="420"/>
            <w:rPr>
              <w:del w:id="306" w:author="zhangph" w:date="2017-06-14T15:32:00Z"/>
              <w:rFonts w:asciiTheme="minorHAnsi" w:eastAsiaTheme="minorEastAsia" w:hAnsiTheme="minorHAnsi" w:cstheme="minorBidi"/>
              <w:noProof/>
            </w:rPr>
          </w:pPr>
          <w:del w:id="307" w:author="zhangph" w:date="2017-06-14T15:32:00Z">
            <w:r w:rsidRPr="00F84C49" w:rsidDel="00F84C49">
              <w:rPr>
                <w:rPrChange w:id="308" w:author="zhangph" w:date="2017-06-14T15:32:00Z">
                  <w:rPr>
                    <w:rStyle w:val="ac"/>
                    <w:noProof/>
                  </w:rPr>
                </w:rPrChange>
              </w:rPr>
              <w:delText>2.5</w:delText>
            </w:r>
            <w:r w:rsidDel="00F84C49">
              <w:rPr>
                <w:rFonts w:asciiTheme="minorHAnsi" w:eastAsiaTheme="minorEastAsia" w:hAnsiTheme="minorHAnsi" w:cstheme="minorBidi"/>
                <w:noProof/>
              </w:rPr>
              <w:tab/>
            </w:r>
            <w:r w:rsidRPr="00F84C49" w:rsidDel="00F84C49">
              <w:rPr>
                <w:rFonts w:hint="eastAsia"/>
                <w:rPrChange w:id="309" w:author="zhangph" w:date="2017-06-14T15:32:00Z">
                  <w:rPr>
                    <w:rStyle w:val="ac"/>
                    <w:rFonts w:hint="eastAsia"/>
                    <w:noProof/>
                  </w:rPr>
                </w:rPrChange>
              </w:rPr>
              <w:delText>模型积分规则及方案</w:delText>
            </w:r>
            <w:r w:rsidDel="00F84C49">
              <w:rPr>
                <w:noProof/>
                <w:webHidden/>
              </w:rPr>
              <w:tab/>
              <w:delText>26</w:delText>
            </w:r>
          </w:del>
        </w:p>
        <w:p w:rsidR="005C1C2C" w:rsidDel="00F84C49" w:rsidRDefault="005C1C2C">
          <w:pPr>
            <w:pStyle w:val="30"/>
            <w:tabs>
              <w:tab w:val="left" w:pos="1948"/>
              <w:tab w:val="right" w:leader="dot" w:pos="8296"/>
            </w:tabs>
            <w:ind w:firstLine="420"/>
            <w:rPr>
              <w:del w:id="310" w:author="zhangph" w:date="2017-06-14T15:32:00Z"/>
              <w:rFonts w:asciiTheme="minorHAnsi" w:eastAsiaTheme="minorEastAsia" w:hAnsiTheme="minorHAnsi" w:cstheme="minorBidi"/>
              <w:noProof/>
            </w:rPr>
          </w:pPr>
          <w:del w:id="311" w:author="zhangph" w:date="2017-06-14T15:32:00Z">
            <w:r w:rsidRPr="00F84C49" w:rsidDel="00F84C49">
              <w:rPr>
                <w:rPrChange w:id="312" w:author="zhangph" w:date="2017-06-14T15:32:00Z">
                  <w:rPr>
                    <w:rStyle w:val="ac"/>
                    <w:noProof/>
                  </w:rPr>
                </w:rPrChange>
              </w:rPr>
              <w:delText>2.5.1</w:delText>
            </w:r>
            <w:r w:rsidDel="00F84C49">
              <w:rPr>
                <w:rFonts w:asciiTheme="minorHAnsi" w:eastAsiaTheme="minorEastAsia" w:hAnsiTheme="minorHAnsi" w:cstheme="minorBidi"/>
                <w:noProof/>
              </w:rPr>
              <w:tab/>
            </w:r>
            <w:r w:rsidRPr="00F84C49" w:rsidDel="00F84C49">
              <w:rPr>
                <w:rFonts w:hint="eastAsia"/>
                <w:rPrChange w:id="313" w:author="zhangph" w:date="2017-06-14T15:32:00Z">
                  <w:rPr>
                    <w:rStyle w:val="ac"/>
                    <w:rFonts w:hint="eastAsia"/>
                    <w:noProof/>
                  </w:rPr>
                </w:rPrChange>
              </w:rPr>
              <w:delText>积分引擎</w:delText>
            </w:r>
            <w:r w:rsidDel="00F84C49">
              <w:rPr>
                <w:noProof/>
                <w:webHidden/>
              </w:rPr>
              <w:tab/>
              <w:delText>27</w:delText>
            </w:r>
          </w:del>
        </w:p>
        <w:p w:rsidR="005C1C2C" w:rsidDel="00F84C49" w:rsidRDefault="005C1C2C">
          <w:pPr>
            <w:pStyle w:val="30"/>
            <w:tabs>
              <w:tab w:val="left" w:pos="1948"/>
              <w:tab w:val="right" w:leader="dot" w:pos="8296"/>
            </w:tabs>
            <w:ind w:firstLine="420"/>
            <w:rPr>
              <w:del w:id="314" w:author="zhangph" w:date="2017-06-14T15:32:00Z"/>
              <w:rFonts w:asciiTheme="minorHAnsi" w:eastAsiaTheme="minorEastAsia" w:hAnsiTheme="minorHAnsi" w:cstheme="minorBidi"/>
              <w:noProof/>
            </w:rPr>
          </w:pPr>
          <w:del w:id="315" w:author="zhangph" w:date="2017-06-14T15:32:00Z">
            <w:r w:rsidRPr="00F84C49" w:rsidDel="00F84C49">
              <w:rPr>
                <w:rPrChange w:id="316" w:author="zhangph" w:date="2017-06-14T15:32:00Z">
                  <w:rPr>
                    <w:rStyle w:val="ac"/>
                    <w:noProof/>
                  </w:rPr>
                </w:rPrChange>
              </w:rPr>
              <w:delText>2.5.2</w:delText>
            </w:r>
            <w:r w:rsidDel="00F84C49">
              <w:rPr>
                <w:rFonts w:asciiTheme="minorHAnsi" w:eastAsiaTheme="minorEastAsia" w:hAnsiTheme="minorHAnsi" w:cstheme="minorBidi"/>
                <w:noProof/>
              </w:rPr>
              <w:tab/>
            </w:r>
            <w:r w:rsidRPr="00F84C49" w:rsidDel="00F84C49">
              <w:rPr>
                <w:rFonts w:hint="eastAsia"/>
                <w:rPrChange w:id="317" w:author="zhangph" w:date="2017-06-14T15:32:00Z">
                  <w:rPr>
                    <w:rStyle w:val="ac"/>
                    <w:rFonts w:hint="eastAsia"/>
                    <w:noProof/>
                  </w:rPr>
                </w:rPrChange>
              </w:rPr>
              <w:delText>积分模型</w:delText>
            </w:r>
            <w:r w:rsidDel="00F84C49">
              <w:rPr>
                <w:noProof/>
                <w:webHidden/>
              </w:rPr>
              <w:tab/>
              <w:delText>27</w:delText>
            </w:r>
          </w:del>
        </w:p>
        <w:p w:rsidR="005C1C2C" w:rsidDel="00F84C49" w:rsidRDefault="005C1C2C">
          <w:pPr>
            <w:pStyle w:val="30"/>
            <w:tabs>
              <w:tab w:val="left" w:pos="1948"/>
              <w:tab w:val="right" w:leader="dot" w:pos="8296"/>
            </w:tabs>
            <w:ind w:firstLine="420"/>
            <w:rPr>
              <w:del w:id="318" w:author="zhangph" w:date="2017-06-14T15:32:00Z"/>
              <w:rFonts w:asciiTheme="minorHAnsi" w:eastAsiaTheme="minorEastAsia" w:hAnsiTheme="minorHAnsi" w:cstheme="minorBidi"/>
              <w:noProof/>
            </w:rPr>
          </w:pPr>
          <w:del w:id="319" w:author="zhangph" w:date="2017-06-14T15:32:00Z">
            <w:r w:rsidRPr="00F84C49" w:rsidDel="00F84C49">
              <w:rPr>
                <w:rPrChange w:id="320" w:author="zhangph" w:date="2017-06-14T15:32:00Z">
                  <w:rPr>
                    <w:rStyle w:val="ac"/>
                    <w:noProof/>
                  </w:rPr>
                </w:rPrChange>
              </w:rPr>
              <w:delText>2.5.3</w:delText>
            </w:r>
            <w:r w:rsidDel="00F84C49">
              <w:rPr>
                <w:rFonts w:asciiTheme="minorHAnsi" w:eastAsiaTheme="minorEastAsia" w:hAnsiTheme="minorHAnsi" w:cstheme="minorBidi"/>
                <w:noProof/>
              </w:rPr>
              <w:tab/>
            </w:r>
            <w:r w:rsidRPr="00F84C49" w:rsidDel="00F84C49">
              <w:rPr>
                <w:rFonts w:hint="eastAsia"/>
                <w:rPrChange w:id="321" w:author="zhangph" w:date="2017-06-14T15:32:00Z">
                  <w:rPr>
                    <w:rStyle w:val="ac"/>
                    <w:rFonts w:hint="eastAsia"/>
                    <w:noProof/>
                  </w:rPr>
                </w:rPrChange>
              </w:rPr>
              <w:delText>积分计算</w:delText>
            </w:r>
            <w:r w:rsidDel="00F84C49">
              <w:rPr>
                <w:noProof/>
                <w:webHidden/>
              </w:rPr>
              <w:tab/>
              <w:delText>28</w:delText>
            </w:r>
          </w:del>
        </w:p>
        <w:p w:rsidR="005C1C2C" w:rsidDel="00F84C49" w:rsidRDefault="005C1C2C">
          <w:pPr>
            <w:pStyle w:val="30"/>
            <w:tabs>
              <w:tab w:val="left" w:pos="1948"/>
              <w:tab w:val="right" w:leader="dot" w:pos="8296"/>
            </w:tabs>
            <w:ind w:firstLine="420"/>
            <w:rPr>
              <w:del w:id="322" w:author="zhangph" w:date="2017-06-14T15:32:00Z"/>
              <w:rFonts w:asciiTheme="minorHAnsi" w:eastAsiaTheme="minorEastAsia" w:hAnsiTheme="minorHAnsi" w:cstheme="minorBidi"/>
              <w:noProof/>
            </w:rPr>
          </w:pPr>
          <w:del w:id="323" w:author="zhangph" w:date="2017-06-14T15:32:00Z">
            <w:r w:rsidRPr="00F84C49" w:rsidDel="00F84C49">
              <w:rPr>
                <w:rPrChange w:id="324" w:author="zhangph" w:date="2017-06-14T15:32:00Z">
                  <w:rPr>
                    <w:rStyle w:val="ac"/>
                    <w:noProof/>
                  </w:rPr>
                </w:rPrChange>
              </w:rPr>
              <w:delText>2.5.4</w:delText>
            </w:r>
            <w:r w:rsidDel="00F84C49">
              <w:rPr>
                <w:rFonts w:asciiTheme="minorHAnsi" w:eastAsiaTheme="minorEastAsia" w:hAnsiTheme="minorHAnsi" w:cstheme="minorBidi"/>
                <w:noProof/>
              </w:rPr>
              <w:tab/>
            </w:r>
            <w:r w:rsidRPr="00F84C49" w:rsidDel="00F84C49">
              <w:rPr>
                <w:rFonts w:hint="eastAsia"/>
                <w:rPrChange w:id="325" w:author="zhangph" w:date="2017-06-14T15:32:00Z">
                  <w:rPr>
                    <w:rStyle w:val="ac"/>
                    <w:rFonts w:hint="eastAsia"/>
                    <w:noProof/>
                  </w:rPr>
                </w:rPrChange>
              </w:rPr>
              <w:delText>单项积分计算</w:delText>
            </w:r>
            <w:r w:rsidDel="00F84C49">
              <w:rPr>
                <w:noProof/>
                <w:webHidden/>
              </w:rPr>
              <w:tab/>
              <w:delText>29</w:delText>
            </w:r>
          </w:del>
        </w:p>
        <w:p w:rsidR="005C1C2C" w:rsidDel="00F84C49" w:rsidRDefault="005C1C2C">
          <w:pPr>
            <w:pStyle w:val="30"/>
            <w:tabs>
              <w:tab w:val="left" w:pos="1948"/>
              <w:tab w:val="right" w:leader="dot" w:pos="8296"/>
            </w:tabs>
            <w:ind w:firstLine="420"/>
            <w:rPr>
              <w:del w:id="326" w:author="zhangph" w:date="2017-06-14T15:32:00Z"/>
              <w:rFonts w:asciiTheme="minorHAnsi" w:eastAsiaTheme="minorEastAsia" w:hAnsiTheme="minorHAnsi" w:cstheme="minorBidi"/>
              <w:noProof/>
            </w:rPr>
          </w:pPr>
          <w:del w:id="327" w:author="zhangph" w:date="2017-06-14T15:32:00Z">
            <w:r w:rsidRPr="00F84C49" w:rsidDel="00F84C49">
              <w:rPr>
                <w:rPrChange w:id="328" w:author="zhangph" w:date="2017-06-14T15:32:00Z">
                  <w:rPr>
                    <w:rStyle w:val="ac"/>
                    <w:noProof/>
                  </w:rPr>
                </w:rPrChange>
              </w:rPr>
              <w:delText>2.5.5</w:delText>
            </w:r>
            <w:r w:rsidDel="00F84C49">
              <w:rPr>
                <w:rFonts w:asciiTheme="minorHAnsi" w:eastAsiaTheme="minorEastAsia" w:hAnsiTheme="minorHAnsi" w:cstheme="minorBidi"/>
                <w:noProof/>
              </w:rPr>
              <w:tab/>
            </w:r>
            <w:r w:rsidRPr="00F84C49" w:rsidDel="00F84C49">
              <w:rPr>
                <w:rFonts w:hint="eastAsia"/>
                <w:rPrChange w:id="329" w:author="zhangph" w:date="2017-06-14T15:32:00Z">
                  <w:rPr>
                    <w:rStyle w:val="ac"/>
                    <w:rFonts w:hint="eastAsia"/>
                    <w:noProof/>
                  </w:rPr>
                </w:rPrChange>
              </w:rPr>
              <w:delText>综合积分计算</w:delText>
            </w:r>
            <w:r w:rsidDel="00F84C49">
              <w:rPr>
                <w:noProof/>
                <w:webHidden/>
              </w:rPr>
              <w:tab/>
              <w:delText>30</w:delText>
            </w:r>
          </w:del>
        </w:p>
        <w:p w:rsidR="005C1C2C" w:rsidDel="00F84C49" w:rsidRDefault="005C1C2C">
          <w:pPr>
            <w:pStyle w:val="30"/>
            <w:tabs>
              <w:tab w:val="left" w:pos="1948"/>
              <w:tab w:val="right" w:leader="dot" w:pos="8296"/>
            </w:tabs>
            <w:ind w:firstLine="420"/>
            <w:rPr>
              <w:del w:id="330" w:author="zhangph" w:date="2017-06-14T15:32:00Z"/>
              <w:rFonts w:asciiTheme="minorHAnsi" w:eastAsiaTheme="minorEastAsia" w:hAnsiTheme="minorHAnsi" w:cstheme="minorBidi"/>
              <w:noProof/>
            </w:rPr>
          </w:pPr>
          <w:del w:id="331" w:author="zhangph" w:date="2017-06-14T15:32:00Z">
            <w:r w:rsidRPr="00F84C49" w:rsidDel="00F84C49">
              <w:rPr>
                <w:rPrChange w:id="332" w:author="zhangph" w:date="2017-06-14T15:32:00Z">
                  <w:rPr>
                    <w:rStyle w:val="ac"/>
                    <w:noProof/>
                  </w:rPr>
                </w:rPrChange>
              </w:rPr>
              <w:delText>2.5.6</w:delText>
            </w:r>
            <w:r w:rsidDel="00F84C49">
              <w:rPr>
                <w:rFonts w:asciiTheme="minorHAnsi" w:eastAsiaTheme="minorEastAsia" w:hAnsiTheme="minorHAnsi" w:cstheme="minorBidi"/>
                <w:noProof/>
              </w:rPr>
              <w:tab/>
            </w:r>
            <w:r w:rsidRPr="00F84C49" w:rsidDel="00F84C49">
              <w:rPr>
                <w:rFonts w:hint="eastAsia"/>
                <w:rPrChange w:id="333" w:author="zhangph" w:date="2017-06-14T15:32:00Z">
                  <w:rPr>
                    <w:rStyle w:val="ac"/>
                    <w:rFonts w:hint="eastAsia"/>
                    <w:noProof/>
                  </w:rPr>
                </w:rPrChange>
              </w:rPr>
              <w:delText>积分规则模型列表</w:delText>
            </w:r>
            <w:r w:rsidDel="00F84C49">
              <w:rPr>
                <w:noProof/>
                <w:webHidden/>
              </w:rPr>
              <w:tab/>
              <w:delText>31</w:delText>
            </w:r>
          </w:del>
        </w:p>
        <w:p w:rsidR="005C1C2C" w:rsidDel="00F84C49" w:rsidRDefault="005C1C2C">
          <w:pPr>
            <w:pStyle w:val="30"/>
            <w:tabs>
              <w:tab w:val="left" w:pos="1948"/>
              <w:tab w:val="right" w:leader="dot" w:pos="8296"/>
            </w:tabs>
            <w:ind w:firstLine="420"/>
            <w:rPr>
              <w:del w:id="334" w:author="zhangph" w:date="2017-06-14T15:32:00Z"/>
              <w:rFonts w:asciiTheme="minorHAnsi" w:eastAsiaTheme="minorEastAsia" w:hAnsiTheme="minorHAnsi" w:cstheme="minorBidi"/>
              <w:noProof/>
            </w:rPr>
          </w:pPr>
          <w:del w:id="335" w:author="zhangph" w:date="2017-06-14T15:32:00Z">
            <w:r w:rsidRPr="00F84C49" w:rsidDel="00F84C49">
              <w:rPr>
                <w:rPrChange w:id="336" w:author="zhangph" w:date="2017-06-14T15:32:00Z">
                  <w:rPr>
                    <w:rStyle w:val="ac"/>
                    <w:noProof/>
                  </w:rPr>
                </w:rPrChange>
              </w:rPr>
              <w:delText>2.5.7</w:delText>
            </w:r>
            <w:r w:rsidDel="00F84C49">
              <w:rPr>
                <w:rFonts w:asciiTheme="minorHAnsi" w:eastAsiaTheme="minorEastAsia" w:hAnsiTheme="minorHAnsi" w:cstheme="minorBidi"/>
                <w:noProof/>
              </w:rPr>
              <w:tab/>
            </w:r>
            <w:r w:rsidRPr="00F84C49" w:rsidDel="00F84C49">
              <w:rPr>
                <w:rFonts w:hint="eastAsia"/>
                <w:rPrChange w:id="337" w:author="zhangph" w:date="2017-06-14T15:32:00Z">
                  <w:rPr>
                    <w:rStyle w:val="ac"/>
                    <w:rFonts w:hint="eastAsia"/>
                    <w:noProof/>
                  </w:rPr>
                </w:rPrChange>
              </w:rPr>
              <w:delText>规则模型使用数据清单</w:delText>
            </w:r>
            <w:r w:rsidDel="00F84C49">
              <w:rPr>
                <w:noProof/>
                <w:webHidden/>
              </w:rPr>
              <w:tab/>
              <w:delText>36</w:delText>
            </w:r>
          </w:del>
        </w:p>
        <w:p w:rsidR="005C1C2C" w:rsidDel="00F84C49" w:rsidRDefault="005C1C2C">
          <w:pPr>
            <w:pStyle w:val="20"/>
            <w:tabs>
              <w:tab w:val="left" w:pos="1470"/>
              <w:tab w:val="right" w:leader="dot" w:pos="8296"/>
            </w:tabs>
            <w:ind w:firstLine="420"/>
            <w:rPr>
              <w:del w:id="338" w:author="zhangph" w:date="2017-06-14T15:32:00Z"/>
              <w:rFonts w:asciiTheme="minorHAnsi" w:eastAsiaTheme="minorEastAsia" w:hAnsiTheme="minorHAnsi" w:cstheme="minorBidi"/>
              <w:noProof/>
            </w:rPr>
          </w:pPr>
          <w:del w:id="339" w:author="zhangph" w:date="2017-06-14T15:32:00Z">
            <w:r w:rsidRPr="00F84C49" w:rsidDel="00F84C49">
              <w:rPr>
                <w:rPrChange w:id="340" w:author="zhangph" w:date="2017-06-14T15:32:00Z">
                  <w:rPr>
                    <w:rStyle w:val="ac"/>
                    <w:noProof/>
                  </w:rPr>
                </w:rPrChange>
              </w:rPr>
              <w:delText>2.6</w:delText>
            </w:r>
            <w:r w:rsidDel="00F84C49">
              <w:rPr>
                <w:rFonts w:asciiTheme="minorHAnsi" w:eastAsiaTheme="minorEastAsia" w:hAnsiTheme="minorHAnsi" w:cstheme="minorBidi"/>
                <w:noProof/>
              </w:rPr>
              <w:tab/>
            </w:r>
            <w:r w:rsidRPr="00F84C49" w:rsidDel="00F84C49">
              <w:rPr>
                <w:rFonts w:hint="eastAsia"/>
                <w:rPrChange w:id="341" w:author="zhangph" w:date="2017-06-14T15:32:00Z">
                  <w:rPr>
                    <w:rStyle w:val="ac"/>
                    <w:rFonts w:hint="eastAsia"/>
                    <w:noProof/>
                  </w:rPr>
                </w:rPrChange>
              </w:rPr>
              <w:delText>数据资源管理</w:delText>
            </w:r>
            <w:r w:rsidDel="00F84C49">
              <w:rPr>
                <w:noProof/>
                <w:webHidden/>
              </w:rPr>
              <w:tab/>
              <w:delText>41</w:delText>
            </w:r>
          </w:del>
        </w:p>
        <w:p w:rsidR="005C1C2C" w:rsidDel="00F84C49" w:rsidRDefault="005C1C2C">
          <w:pPr>
            <w:pStyle w:val="30"/>
            <w:tabs>
              <w:tab w:val="left" w:pos="1948"/>
              <w:tab w:val="right" w:leader="dot" w:pos="8296"/>
            </w:tabs>
            <w:ind w:firstLine="420"/>
            <w:rPr>
              <w:del w:id="342" w:author="zhangph" w:date="2017-06-14T15:32:00Z"/>
              <w:rFonts w:asciiTheme="minorHAnsi" w:eastAsiaTheme="minorEastAsia" w:hAnsiTheme="minorHAnsi" w:cstheme="minorBidi"/>
              <w:noProof/>
            </w:rPr>
          </w:pPr>
          <w:del w:id="343" w:author="zhangph" w:date="2017-06-14T15:32:00Z">
            <w:r w:rsidRPr="00F84C49" w:rsidDel="00F84C49">
              <w:rPr>
                <w:rPrChange w:id="344" w:author="zhangph" w:date="2017-06-14T15:32:00Z">
                  <w:rPr>
                    <w:rStyle w:val="ac"/>
                    <w:noProof/>
                  </w:rPr>
                </w:rPrChange>
              </w:rPr>
              <w:delText>2.6.1</w:delText>
            </w:r>
            <w:r w:rsidDel="00F84C49">
              <w:rPr>
                <w:rFonts w:asciiTheme="minorHAnsi" w:eastAsiaTheme="minorEastAsia" w:hAnsiTheme="minorHAnsi" w:cstheme="minorBidi"/>
                <w:noProof/>
              </w:rPr>
              <w:tab/>
            </w:r>
            <w:r w:rsidRPr="00F84C49" w:rsidDel="00F84C49">
              <w:rPr>
                <w:rFonts w:hint="eastAsia"/>
                <w:rPrChange w:id="345" w:author="zhangph" w:date="2017-06-14T15:32:00Z">
                  <w:rPr>
                    <w:rStyle w:val="ac"/>
                    <w:rFonts w:hint="eastAsia"/>
                    <w:noProof/>
                  </w:rPr>
                </w:rPrChange>
              </w:rPr>
              <w:delText>数据采集</w:delText>
            </w:r>
            <w:r w:rsidDel="00F84C49">
              <w:rPr>
                <w:noProof/>
                <w:webHidden/>
              </w:rPr>
              <w:tab/>
              <w:delText>41</w:delText>
            </w:r>
          </w:del>
        </w:p>
        <w:p w:rsidR="005C1C2C" w:rsidDel="00F84C49" w:rsidRDefault="005C1C2C">
          <w:pPr>
            <w:pStyle w:val="30"/>
            <w:tabs>
              <w:tab w:val="left" w:pos="1948"/>
              <w:tab w:val="right" w:leader="dot" w:pos="8296"/>
            </w:tabs>
            <w:ind w:firstLine="420"/>
            <w:rPr>
              <w:del w:id="346" w:author="zhangph" w:date="2017-06-14T15:32:00Z"/>
              <w:rFonts w:asciiTheme="minorHAnsi" w:eastAsiaTheme="minorEastAsia" w:hAnsiTheme="minorHAnsi" w:cstheme="minorBidi"/>
              <w:noProof/>
            </w:rPr>
          </w:pPr>
          <w:del w:id="347" w:author="zhangph" w:date="2017-06-14T15:32:00Z">
            <w:r w:rsidRPr="00F84C49" w:rsidDel="00F84C49">
              <w:rPr>
                <w:rPrChange w:id="348" w:author="zhangph" w:date="2017-06-14T15:32:00Z">
                  <w:rPr>
                    <w:rStyle w:val="ac"/>
                    <w:noProof/>
                  </w:rPr>
                </w:rPrChange>
              </w:rPr>
              <w:delText>2.6.2</w:delText>
            </w:r>
            <w:r w:rsidDel="00F84C49">
              <w:rPr>
                <w:rFonts w:asciiTheme="minorHAnsi" w:eastAsiaTheme="minorEastAsia" w:hAnsiTheme="minorHAnsi" w:cstheme="minorBidi"/>
                <w:noProof/>
              </w:rPr>
              <w:tab/>
            </w:r>
            <w:r w:rsidRPr="00F84C49" w:rsidDel="00F84C49">
              <w:rPr>
                <w:rFonts w:hint="eastAsia"/>
                <w:rPrChange w:id="349" w:author="zhangph" w:date="2017-06-14T15:32:00Z">
                  <w:rPr>
                    <w:rStyle w:val="ac"/>
                    <w:rFonts w:hint="eastAsia"/>
                    <w:noProof/>
                  </w:rPr>
                </w:rPrChange>
              </w:rPr>
              <w:delText>数据归集</w:delText>
            </w:r>
            <w:r w:rsidDel="00F84C49">
              <w:rPr>
                <w:noProof/>
                <w:webHidden/>
              </w:rPr>
              <w:tab/>
              <w:delText>42</w:delText>
            </w:r>
          </w:del>
        </w:p>
        <w:p w:rsidR="005C1C2C" w:rsidDel="00F84C49" w:rsidRDefault="005C1C2C">
          <w:pPr>
            <w:pStyle w:val="30"/>
            <w:tabs>
              <w:tab w:val="left" w:pos="1948"/>
              <w:tab w:val="right" w:leader="dot" w:pos="8296"/>
            </w:tabs>
            <w:ind w:firstLine="420"/>
            <w:rPr>
              <w:del w:id="350" w:author="zhangph" w:date="2017-06-14T15:32:00Z"/>
              <w:rFonts w:asciiTheme="minorHAnsi" w:eastAsiaTheme="minorEastAsia" w:hAnsiTheme="minorHAnsi" w:cstheme="minorBidi"/>
              <w:noProof/>
            </w:rPr>
          </w:pPr>
          <w:del w:id="351" w:author="zhangph" w:date="2017-06-14T15:32:00Z">
            <w:r w:rsidRPr="00F84C49" w:rsidDel="00F84C49">
              <w:rPr>
                <w:rPrChange w:id="352" w:author="zhangph" w:date="2017-06-14T15:32:00Z">
                  <w:rPr>
                    <w:rStyle w:val="ac"/>
                    <w:noProof/>
                  </w:rPr>
                </w:rPrChange>
              </w:rPr>
              <w:delText>2.6.3</w:delText>
            </w:r>
            <w:r w:rsidDel="00F84C49">
              <w:rPr>
                <w:rFonts w:asciiTheme="minorHAnsi" w:eastAsiaTheme="minorEastAsia" w:hAnsiTheme="minorHAnsi" w:cstheme="minorBidi"/>
                <w:noProof/>
              </w:rPr>
              <w:tab/>
            </w:r>
            <w:r w:rsidRPr="00F84C49" w:rsidDel="00F84C49">
              <w:rPr>
                <w:rFonts w:hint="eastAsia"/>
                <w:rPrChange w:id="353" w:author="zhangph" w:date="2017-06-14T15:32:00Z">
                  <w:rPr>
                    <w:rStyle w:val="ac"/>
                    <w:rFonts w:hint="eastAsia"/>
                    <w:noProof/>
                  </w:rPr>
                </w:rPrChange>
              </w:rPr>
              <w:delText>数据清洗规则</w:delText>
            </w:r>
            <w:r w:rsidDel="00F84C49">
              <w:rPr>
                <w:noProof/>
                <w:webHidden/>
              </w:rPr>
              <w:tab/>
              <w:delText>42</w:delText>
            </w:r>
          </w:del>
        </w:p>
        <w:p w:rsidR="005C1C2C" w:rsidDel="00F84C49" w:rsidRDefault="005C1C2C">
          <w:pPr>
            <w:pStyle w:val="30"/>
            <w:tabs>
              <w:tab w:val="left" w:pos="1948"/>
              <w:tab w:val="right" w:leader="dot" w:pos="8296"/>
            </w:tabs>
            <w:ind w:firstLine="420"/>
            <w:rPr>
              <w:del w:id="354" w:author="zhangph" w:date="2017-06-14T15:32:00Z"/>
              <w:rFonts w:asciiTheme="minorHAnsi" w:eastAsiaTheme="minorEastAsia" w:hAnsiTheme="minorHAnsi" w:cstheme="minorBidi"/>
              <w:noProof/>
            </w:rPr>
          </w:pPr>
          <w:del w:id="355" w:author="zhangph" w:date="2017-06-14T15:32:00Z">
            <w:r w:rsidRPr="00F84C49" w:rsidDel="00F84C49">
              <w:rPr>
                <w:rPrChange w:id="356" w:author="zhangph" w:date="2017-06-14T15:32:00Z">
                  <w:rPr>
                    <w:rStyle w:val="ac"/>
                    <w:noProof/>
                  </w:rPr>
                </w:rPrChange>
              </w:rPr>
              <w:delText>2.6.4</w:delText>
            </w:r>
            <w:r w:rsidDel="00F84C49">
              <w:rPr>
                <w:rFonts w:asciiTheme="minorHAnsi" w:eastAsiaTheme="minorEastAsia" w:hAnsiTheme="minorHAnsi" w:cstheme="minorBidi"/>
                <w:noProof/>
              </w:rPr>
              <w:tab/>
            </w:r>
            <w:r w:rsidRPr="00F84C49" w:rsidDel="00F84C49">
              <w:rPr>
                <w:rFonts w:hint="eastAsia"/>
                <w:rPrChange w:id="357" w:author="zhangph" w:date="2017-06-14T15:32:00Z">
                  <w:rPr>
                    <w:rStyle w:val="ac"/>
                    <w:rFonts w:hint="eastAsia"/>
                    <w:noProof/>
                  </w:rPr>
                </w:rPrChange>
              </w:rPr>
              <w:delText>数据储存</w:delText>
            </w:r>
            <w:r w:rsidDel="00F84C49">
              <w:rPr>
                <w:noProof/>
                <w:webHidden/>
              </w:rPr>
              <w:tab/>
              <w:delText>42</w:delText>
            </w:r>
          </w:del>
        </w:p>
        <w:p w:rsidR="005C1C2C" w:rsidDel="00F84C49" w:rsidRDefault="005C1C2C">
          <w:pPr>
            <w:pStyle w:val="30"/>
            <w:tabs>
              <w:tab w:val="left" w:pos="1988"/>
              <w:tab w:val="right" w:leader="dot" w:pos="8296"/>
            </w:tabs>
            <w:ind w:firstLine="420"/>
            <w:rPr>
              <w:del w:id="358" w:author="zhangph" w:date="2017-06-14T15:32:00Z"/>
              <w:rFonts w:asciiTheme="minorHAnsi" w:eastAsiaTheme="minorEastAsia" w:hAnsiTheme="minorHAnsi" w:cstheme="minorBidi"/>
              <w:noProof/>
            </w:rPr>
          </w:pPr>
          <w:del w:id="359" w:author="zhangph" w:date="2017-06-14T15:32:00Z">
            <w:r w:rsidRPr="00F84C49" w:rsidDel="00F84C49">
              <w:rPr>
                <w:rPrChange w:id="360" w:author="zhangph" w:date="2017-06-14T15:32:00Z">
                  <w:rPr>
                    <w:rStyle w:val="ac"/>
                    <w:rFonts w:ascii="华文细黑" w:hAnsi="华文细黑" w:cs="宋体"/>
                    <w:noProof/>
                    <w:kern w:val="0"/>
                  </w:rPr>
                </w:rPrChange>
              </w:rPr>
              <w:delText>2.6.5</w:delText>
            </w:r>
            <w:r w:rsidDel="00F84C49">
              <w:rPr>
                <w:rFonts w:asciiTheme="minorHAnsi" w:eastAsiaTheme="minorEastAsia" w:hAnsiTheme="minorHAnsi" w:cstheme="minorBidi"/>
                <w:noProof/>
              </w:rPr>
              <w:tab/>
            </w:r>
            <w:r w:rsidRPr="00F84C49" w:rsidDel="00F84C49">
              <w:rPr>
                <w:rFonts w:hint="eastAsia"/>
                <w:rPrChange w:id="361" w:author="zhangph" w:date="2017-06-14T15:32:00Z">
                  <w:rPr>
                    <w:rStyle w:val="ac"/>
                    <w:rFonts w:ascii="华文细黑" w:hAnsi="华文细黑" w:cs="宋体" w:hint="eastAsia"/>
                    <w:noProof/>
                    <w:kern w:val="0"/>
                  </w:rPr>
                </w:rPrChange>
              </w:rPr>
              <w:delText>数据落地</w:delText>
            </w:r>
            <w:r w:rsidDel="00F84C49">
              <w:rPr>
                <w:noProof/>
                <w:webHidden/>
              </w:rPr>
              <w:tab/>
              <w:delText>43</w:delText>
            </w:r>
          </w:del>
        </w:p>
        <w:p w:rsidR="005C1C2C" w:rsidDel="00F84C49" w:rsidRDefault="005C1C2C">
          <w:pPr>
            <w:pStyle w:val="20"/>
            <w:tabs>
              <w:tab w:val="left" w:pos="1470"/>
              <w:tab w:val="right" w:leader="dot" w:pos="8296"/>
            </w:tabs>
            <w:ind w:firstLine="420"/>
            <w:rPr>
              <w:del w:id="362" w:author="zhangph" w:date="2017-06-14T15:32:00Z"/>
              <w:rFonts w:asciiTheme="minorHAnsi" w:eastAsiaTheme="minorEastAsia" w:hAnsiTheme="minorHAnsi" w:cstheme="minorBidi"/>
              <w:noProof/>
            </w:rPr>
          </w:pPr>
          <w:del w:id="363" w:author="zhangph" w:date="2017-06-14T15:32:00Z">
            <w:r w:rsidRPr="00F84C49" w:rsidDel="00F84C49">
              <w:rPr>
                <w:rPrChange w:id="364" w:author="zhangph" w:date="2017-06-14T15:32:00Z">
                  <w:rPr>
                    <w:rStyle w:val="ac"/>
                    <w:noProof/>
                  </w:rPr>
                </w:rPrChange>
              </w:rPr>
              <w:delText>2.7</w:delText>
            </w:r>
            <w:r w:rsidDel="00F84C49">
              <w:rPr>
                <w:rFonts w:asciiTheme="minorHAnsi" w:eastAsiaTheme="minorEastAsia" w:hAnsiTheme="minorHAnsi" w:cstheme="minorBidi"/>
                <w:noProof/>
              </w:rPr>
              <w:tab/>
            </w:r>
            <w:r w:rsidRPr="00F84C49" w:rsidDel="00F84C49">
              <w:rPr>
                <w:rFonts w:hint="eastAsia"/>
                <w:rPrChange w:id="365" w:author="zhangph" w:date="2017-06-14T15:32:00Z">
                  <w:rPr>
                    <w:rStyle w:val="ac"/>
                    <w:rFonts w:hint="eastAsia"/>
                    <w:noProof/>
                  </w:rPr>
                </w:rPrChange>
              </w:rPr>
              <w:delText>系统应用功能模块</w:delText>
            </w:r>
            <w:r w:rsidDel="00F84C49">
              <w:rPr>
                <w:noProof/>
                <w:webHidden/>
              </w:rPr>
              <w:tab/>
              <w:delText>44</w:delText>
            </w:r>
          </w:del>
        </w:p>
        <w:p w:rsidR="005C1C2C" w:rsidDel="00F84C49" w:rsidRDefault="005C1C2C">
          <w:pPr>
            <w:pStyle w:val="30"/>
            <w:tabs>
              <w:tab w:val="left" w:pos="1948"/>
              <w:tab w:val="right" w:leader="dot" w:pos="8296"/>
            </w:tabs>
            <w:ind w:firstLine="420"/>
            <w:rPr>
              <w:del w:id="366" w:author="zhangph" w:date="2017-06-14T15:32:00Z"/>
              <w:rFonts w:asciiTheme="minorHAnsi" w:eastAsiaTheme="minorEastAsia" w:hAnsiTheme="minorHAnsi" w:cstheme="minorBidi"/>
              <w:noProof/>
            </w:rPr>
          </w:pPr>
          <w:del w:id="367" w:author="zhangph" w:date="2017-06-14T15:32:00Z">
            <w:r w:rsidRPr="00F84C49" w:rsidDel="00F84C49">
              <w:rPr>
                <w:rPrChange w:id="368" w:author="zhangph" w:date="2017-06-14T15:32:00Z">
                  <w:rPr>
                    <w:rStyle w:val="ac"/>
                    <w:noProof/>
                  </w:rPr>
                </w:rPrChange>
              </w:rPr>
              <w:delText>2.7.1</w:delText>
            </w:r>
            <w:r w:rsidDel="00F84C49">
              <w:rPr>
                <w:rFonts w:asciiTheme="minorHAnsi" w:eastAsiaTheme="minorEastAsia" w:hAnsiTheme="minorHAnsi" w:cstheme="minorBidi"/>
                <w:noProof/>
              </w:rPr>
              <w:tab/>
            </w:r>
            <w:r w:rsidRPr="00F84C49" w:rsidDel="00F84C49">
              <w:rPr>
                <w:rFonts w:hint="eastAsia"/>
                <w:rPrChange w:id="369" w:author="zhangph" w:date="2017-06-14T15:32:00Z">
                  <w:rPr>
                    <w:rStyle w:val="ac"/>
                    <w:rFonts w:hint="eastAsia"/>
                    <w:noProof/>
                  </w:rPr>
                </w:rPrChange>
              </w:rPr>
              <w:delText>智能数据检索</w:delText>
            </w:r>
            <w:r w:rsidDel="00F84C49">
              <w:rPr>
                <w:noProof/>
                <w:webHidden/>
              </w:rPr>
              <w:tab/>
              <w:delText>44</w:delText>
            </w:r>
          </w:del>
        </w:p>
        <w:p w:rsidR="005C1C2C" w:rsidDel="00F84C49" w:rsidRDefault="005C1C2C">
          <w:pPr>
            <w:pStyle w:val="30"/>
            <w:tabs>
              <w:tab w:val="left" w:pos="1948"/>
              <w:tab w:val="right" w:leader="dot" w:pos="8296"/>
            </w:tabs>
            <w:ind w:firstLine="420"/>
            <w:rPr>
              <w:del w:id="370" w:author="zhangph" w:date="2017-06-14T15:32:00Z"/>
              <w:rFonts w:asciiTheme="minorHAnsi" w:eastAsiaTheme="minorEastAsia" w:hAnsiTheme="minorHAnsi" w:cstheme="minorBidi"/>
              <w:noProof/>
            </w:rPr>
          </w:pPr>
          <w:del w:id="371" w:author="zhangph" w:date="2017-06-14T15:32:00Z">
            <w:r w:rsidRPr="00F84C49" w:rsidDel="00F84C49">
              <w:rPr>
                <w:rPrChange w:id="372" w:author="zhangph" w:date="2017-06-14T15:32:00Z">
                  <w:rPr>
                    <w:rStyle w:val="ac"/>
                    <w:noProof/>
                  </w:rPr>
                </w:rPrChange>
              </w:rPr>
              <w:delText>2.7.2</w:delText>
            </w:r>
            <w:r w:rsidDel="00F84C49">
              <w:rPr>
                <w:rFonts w:asciiTheme="minorHAnsi" w:eastAsiaTheme="minorEastAsia" w:hAnsiTheme="minorHAnsi" w:cstheme="minorBidi"/>
                <w:noProof/>
              </w:rPr>
              <w:tab/>
            </w:r>
            <w:r w:rsidRPr="00F84C49" w:rsidDel="00F84C49">
              <w:rPr>
                <w:rFonts w:hint="eastAsia"/>
                <w:rPrChange w:id="373" w:author="zhangph" w:date="2017-06-14T15:32:00Z">
                  <w:rPr>
                    <w:rStyle w:val="ac"/>
                    <w:rFonts w:hint="eastAsia"/>
                    <w:noProof/>
                  </w:rPr>
                </w:rPrChange>
              </w:rPr>
              <w:delText>报表统计可视化</w:delText>
            </w:r>
            <w:r w:rsidDel="00F84C49">
              <w:rPr>
                <w:noProof/>
                <w:webHidden/>
              </w:rPr>
              <w:tab/>
              <w:delText>44</w:delText>
            </w:r>
          </w:del>
        </w:p>
        <w:p w:rsidR="005C1C2C" w:rsidDel="00F84C49" w:rsidRDefault="005C1C2C">
          <w:pPr>
            <w:pStyle w:val="30"/>
            <w:tabs>
              <w:tab w:val="left" w:pos="1948"/>
              <w:tab w:val="right" w:leader="dot" w:pos="8296"/>
            </w:tabs>
            <w:ind w:firstLine="420"/>
            <w:rPr>
              <w:del w:id="374" w:author="zhangph" w:date="2017-06-14T15:32:00Z"/>
              <w:rFonts w:asciiTheme="minorHAnsi" w:eastAsiaTheme="minorEastAsia" w:hAnsiTheme="minorHAnsi" w:cstheme="minorBidi"/>
              <w:noProof/>
            </w:rPr>
          </w:pPr>
          <w:del w:id="375" w:author="zhangph" w:date="2017-06-14T15:32:00Z">
            <w:r w:rsidRPr="00F84C49" w:rsidDel="00F84C49">
              <w:rPr>
                <w:rPrChange w:id="376" w:author="zhangph" w:date="2017-06-14T15:32:00Z">
                  <w:rPr>
                    <w:rStyle w:val="ac"/>
                    <w:noProof/>
                  </w:rPr>
                </w:rPrChange>
              </w:rPr>
              <w:delText>2.7.3</w:delText>
            </w:r>
            <w:r w:rsidDel="00F84C49">
              <w:rPr>
                <w:rFonts w:asciiTheme="minorHAnsi" w:eastAsiaTheme="minorEastAsia" w:hAnsiTheme="minorHAnsi" w:cstheme="minorBidi"/>
                <w:noProof/>
              </w:rPr>
              <w:tab/>
            </w:r>
            <w:r w:rsidRPr="00F84C49" w:rsidDel="00F84C49">
              <w:rPr>
                <w:rFonts w:hint="eastAsia"/>
                <w:rPrChange w:id="377" w:author="zhangph" w:date="2017-06-14T15:32:00Z">
                  <w:rPr>
                    <w:rStyle w:val="ac"/>
                    <w:rFonts w:hint="eastAsia"/>
                    <w:noProof/>
                  </w:rPr>
                </w:rPrChange>
              </w:rPr>
              <w:delText>历史记录追溯查询</w:delText>
            </w:r>
            <w:r w:rsidDel="00F84C49">
              <w:rPr>
                <w:noProof/>
                <w:webHidden/>
              </w:rPr>
              <w:tab/>
              <w:delText>45</w:delText>
            </w:r>
          </w:del>
        </w:p>
        <w:p w:rsidR="005C1C2C" w:rsidDel="00F84C49" w:rsidRDefault="005C1C2C">
          <w:pPr>
            <w:pStyle w:val="30"/>
            <w:tabs>
              <w:tab w:val="left" w:pos="1948"/>
              <w:tab w:val="right" w:leader="dot" w:pos="8296"/>
            </w:tabs>
            <w:ind w:firstLine="420"/>
            <w:rPr>
              <w:del w:id="378" w:author="zhangph" w:date="2017-06-14T15:32:00Z"/>
              <w:rFonts w:asciiTheme="minorHAnsi" w:eastAsiaTheme="minorEastAsia" w:hAnsiTheme="minorHAnsi" w:cstheme="minorBidi"/>
              <w:noProof/>
            </w:rPr>
          </w:pPr>
          <w:del w:id="379" w:author="zhangph" w:date="2017-06-14T15:32:00Z">
            <w:r w:rsidRPr="00F84C49" w:rsidDel="00F84C49">
              <w:rPr>
                <w:rPrChange w:id="380" w:author="zhangph" w:date="2017-06-14T15:32:00Z">
                  <w:rPr>
                    <w:rStyle w:val="ac"/>
                    <w:noProof/>
                  </w:rPr>
                </w:rPrChange>
              </w:rPr>
              <w:delText>2.7.4</w:delText>
            </w:r>
            <w:r w:rsidDel="00F84C49">
              <w:rPr>
                <w:rFonts w:asciiTheme="minorHAnsi" w:eastAsiaTheme="minorEastAsia" w:hAnsiTheme="minorHAnsi" w:cstheme="minorBidi"/>
                <w:noProof/>
              </w:rPr>
              <w:tab/>
            </w:r>
            <w:r w:rsidRPr="00F84C49" w:rsidDel="00F84C49">
              <w:rPr>
                <w:rFonts w:hint="eastAsia"/>
                <w:rPrChange w:id="381" w:author="zhangph" w:date="2017-06-14T15:32:00Z">
                  <w:rPr>
                    <w:rStyle w:val="ac"/>
                    <w:rFonts w:hint="eastAsia"/>
                    <w:noProof/>
                  </w:rPr>
                </w:rPrChange>
              </w:rPr>
              <w:delText>实时人员异动趋势显示</w:delText>
            </w:r>
            <w:r w:rsidDel="00F84C49">
              <w:rPr>
                <w:noProof/>
                <w:webHidden/>
              </w:rPr>
              <w:tab/>
              <w:delText>46</w:delText>
            </w:r>
          </w:del>
        </w:p>
        <w:p w:rsidR="005C1C2C" w:rsidDel="00F84C49" w:rsidRDefault="005C1C2C">
          <w:pPr>
            <w:pStyle w:val="30"/>
            <w:tabs>
              <w:tab w:val="left" w:pos="1948"/>
              <w:tab w:val="right" w:leader="dot" w:pos="8296"/>
            </w:tabs>
            <w:ind w:firstLine="420"/>
            <w:rPr>
              <w:del w:id="382" w:author="zhangph" w:date="2017-06-14T15:32:00Z"/>
              <w:rFonts w:asciiTheme="minorHAnsi" w:eastAsiaTheme="minorEastAsia" w:hAnsiTheme="minorHAnsi" w:cstheme="minorBidi"/>
              <w:noProof/>
            </w:rPr>
          </w:pPr>
          <w:del w:id="383" w:author="zhangph" w:date="2017-06-14T15:32:00Z">
            <w:r w:rsidRPr="00F84C49" w:rsidDel="00F84C49">
              <w:rPr>
                <w:rPrChange w:id="384" w:author="zhangph" w:date="2017-06-14T15:32:00Z">
                  <w:rPr>
                    <w:rStyle w:val="ac"/>
                    <w:noProof/>
                  </w:rPr>
                </w:rPrChange>
              </w:rPr>
              <w:delText>2.7.5</w:delText>
            </w:r>
            <w:r w:rsidDel="00F84C49">
              <w:rPr>
                <w:rFonts w:asciiTheme="minorHAnsi" w:eastAsiaTheme="minorEastAsia" w:hAnsiTheme="minorHAnsi" w:cstheme="minorBidi"/>
                <w:noProof/>
              </w:rPr>
              <w:tab/>
            </w:r>
            <w:r w:rsidRPr="00F84C49" w:rsidDel="00F84C49">
              <w:rPr>
                <w:rFonts w:hint="eastAsia"/>
                <w:rPrChange w:id="385" w:author="zhangph" w:date="2017-06-14T15:32:00Z">
                  <w:rPr>
                    <w:rStyle w:val="ac"/>
                    <w:rFonts w:hint="eastAsia"/>
                    <w:noProof/>
                  </w:rPr>
                </w:rPrChange>
              </w:rPr>
              <w:delText>可疑人员预警功能</w:delText>
            </w:r>
            <w:r w:rsidDel="00F84C49">
              <w:rPr>
                <w:noProof/>
                <w:webHidden/>
              </w:rPr>
              <w:tab/>
              <w:delText>47</w:delText>
            </w:r>
          </w:del>
        </w:p>
        <w:p w:rsidR="005C1C2C" w:rsidDel="00F84C49" w:rsidRDefault="005C1C2C">
          <w:pPr>
            <w:pStyle w:val="30"/>
            <w:tabs>
              <w:tab w:val="left" w:pos="1948"/>
              <w:tab w:val="right" w:leader="dot" w:pos="8296"/>
            </w:tabs>
            <w:ind w:firstLine="420"/>
            <w:rPr>
              <w:del w:id="386" w:author="zhangph" w:date="2017-06-14T15:32:00Z"/>
              <w:rFonts w:asciiTheme="minorHAnsi" w:eastAsiaTheme="minorEastAsia" w:hAnsiTheme="minorHAnsi" w:cstheme="minorBidi"/>
              <w:noProof/>
            </w:rPr>
          </w:pPr>
          <w:del w:id="387" w:author="zhangph" w:date="2017-06-14T15:32:00Z">
            <w:r w:rsidRPr="00F84C49" w:rsidDel="00F84C49">
              <w:rPr>
                <w:rPrChange w:id="388" w:author="zhangph" w:date="2017-06-14T15:32:00Z">
                  <w:rPr>
                    <w:rStyle w:val="ac"/>
                    <w:noProof/>
                  </w:rPr>
                </w:rPrChange>
              </w:rPr>
              <w:delText>2.7.6</w:delText>
            </w:r>
            <w:r w:rsidDel="00F84C49">
              <w:rPr>
                <w:rFonts w:asciiTheme="minorHAnsi" w:eastAsiaTheme="minorEastAsia" w:hAnsiTheme="minorHAnsi" w:cstheme="minorBidi"/>
                <w:noProof/>
              </w:rPr>
              <w:tab/>
            </w:r>
            <w:r w:rsidRPr="00F84C49" w:rsidDel="00F84C49">
              <w:rPr>
                <w:rFonts w:hint="eastAsia"/>
                <w:rPrChange w:id="389" w:author="zhangph" w:date="2017-06-14T15:32:00Z">
                  <w:rPr>
                    <w:rStyle w:val="ac"/>
                    <w:rFonts w:hint="eastAsia"/>
                    <w:noProof/>
                  </w:rPr>
                </w:rPrChange>
              </w:rPr>
              <w:delText>人员信息多维画像显示</w:delText>
            </w:r>
            <w:r w:rsidDel="00F84C49">
              <w:rPr>
                <w:noProof/>
                <w:webHidden/>
              </w:rPr>
              <w:tab/>
              <w:delText>47</w:delText>
            </w:r>
          </w:del>
        </w:p>
        <w:p w:rsidR="005C1C2C" w:rsidDel="00F84C49" w:rsidRDefault="005C1C2C">
          <w:pPr>
            <w:pStyle w:val="10"/>
            <w:tabs>
              <w:tab w:val="left" w:pos="840"/>
              <w:tab w:val="right" w:leader="dot" w:pos="8296"/>
            </w:tabs>
            <w:ind w:firstLine="420"/>
            <w:rPr>
              <w:del w:id="390" w:author="zhangph" w:date="2017-06-14T15:32:00Z"/>
              <w:rFonts w:asciiTheme="minorHAnsi" w:eastAsiaTheme="minorEastAsia" w:hAnsiTheme="minorHAnsi" w:cstheme="minorBidi"/>
              <w:noProof/>
            </w:rPr>
          </w:pPr>
          <w:del w:id="391" w:author="zhangph" w:date="2017-06-14T15:32:00Z">
            <w:r w:rsidRPr="00F84C49" w:rsidDel="00F84C49">
              <w:rPr>
                <w:rPrChange w:id="392" w:author="zhangph" w:date="2017-06-14T15:32:00Z">
                  <w:rPr>
                    <w:rStyle w:val="ac"/>
                    <w:noProof/>
                  </w:rPr>
                </w:rPrChange>
              </w:rPr>
              <w:delText>3</w:delText>
            </w:r>
            <w:r w:rsidDel="00F84C49">
              <w:rPr>
                <w:rFonts w:asciiTheme="minorHAnsi" w:eastAsiaTheme="minorEastAsia" w:hAnsiTheme="minorHAnsi" w:cstheme="minorBidi"/>
                <w:noProof/>
              </w:rPr>
              <w:tab/>
            </w:r>
            <w:r w:rsidRPr="00F84C49" w:rsidDel="00F84C49">
              <w:rPr>
                <w:rFonts w:hint="eastAsia"/>
                <w:rPrChange w:id="393" w:author="zhangph" w:date="2017-06-14T15:32:00Z">
                  <w:rPr>
                    <w:rStyle w:val="ac"/>
                    <w:rFonts w:hint="eastAsia"/>
                    <w:noProof/>
                  </w:rPr>
                </w:rPrChange>
              </w:rPr>
              <w:delText>系统核心技术</w:delText>
            </w:r>
            <w:r w:rsidDel="00F84C49">
              <w:rPr>
                <w:noProof/>
                <w:webHidden/>
              </w:rPr>
              <w:tab/>
              <w:delText>48</w:delText>
            </w:r>
          </w:del>
        </w:p>
        <w:p w:rsidR="005C1C2C" w:rsidDel="00F84C49" w:rsidRDefault="005C1C2C">
          <w:pPr>
            <w:pStyle w:val="20"/>
            <w:tabs>
              <w:tab w:val="left" w:pos="1470"/>
              <w:tab w:val="right" w:leader="dot" w:pos="8296"/>
            </w:tabs>
            <w:ind w:firstLine="420"/>
            <w:rPr>
              <w:del w:id="394" w:author="zhangph" w:date="2017-06-14T15:32:00Z"/>
              <w:rFonts w:asciiTheme="minorHAnsi" w:eastAsiaTheme="minorEastAsia" w:hAnsiTheme="minorHAnsi" w:cstheme="minorBidi"/>
              <w:noProof/>
            </w:rPr>
          </w:pPr>
          <w:del w:id="395" w:author="zhangph" w:date="2017-06-14T15:32:00Z">
            <w:r w:rsidRPr="00F84C49" w:rsidDel="00F84C49">
              <w:rPr>
                <w:rPrChange w:id="396" w:author="zhangph" w:date="2017-06-14T15:32:00Z">
                  <w:rPr>
                    <w:rStyle w:val="ac"/>
                    <w:noProof/>
                  </w:rPr>
                </w:rPrChange>
              </w:rPr>
              <w:delText>3.1</w:delText>
            </w:r>
            <w:r w:rsidDel="00F84C49">
              <w:rPr>
                <w:rFonts w:asciiTheme="minorHAnsi" w:eastAsiaTheme="minorEastAsia" w:hAnsiTheme="minorHAnsi" w:cstheme="minorBidi"/>
                <w:noProof/>
              </w:rPr>
              <w:tab/>
            </w:r>
            <w:r w:rsidRPr="00F84C49" w:rsidDel="00F84C49">
              <w:rPr>
                <w:rPrChange w:id="397" w:author="zhangph" w:date="2017-06-14T15:32:00Z">
                  <w:rPr>
                    <w:rStyle w:val="ac"/>
                    <w:noProof/>
                  </w:rPr>
                </w:rPrChange>
              </w:rPr>
              <w:delText>CC-ETL</w:delText>
            </w:r>
            <w:r w:rsidRPr="00F84C49" w:rsidDel="00F84C49">
              <w:rPr>
                <w:rFonts w:hint="eastAsia"/>
                <w:rPrChange w:id="398" w:author="zhangph" w:date="2017-06-14T15:32:00Z">
                  <w:rPr>
                    <w:rStyle w:val="ac"/>
                    <w:rFonts w:hint="eastAsia"/>
                    <w:noProof/>
                  </w:rPr>
                </w:rPrChange>
              </w:rPr>
              <w:delText>数据处理软件</w:delText>
            </w:r>
            <w:r w:rsidDel="00F84C49">
              <w:rPr>
                <w:noProof/>
                <w:webHidden/>
              </w:rPr>
              <w:tab/>
              <w:delText>48</w:delText>
            </w:r>
          </w:del>
        </w:p>
        <w:p w:rsidR="005C1C2C" w:rsidDel="00F84C49" w:rsidRDefault="005C1C2C">
          <w:pPr>
            <w:pStyle w:val="30"/>
            <w:tabs>
              <w:tab w:val="left" w:pos="1895"/>
              <w:tab w:val="right" w:leader="dot" w:pos="8296"/>
            </w:tabs>
            <w:ind w:firstLine="420"/>
            <w:rPr>
              <w:del w:id="399" w:author="zhangph" w:date="2017-06-14T15:32:00Z"/>
              <w:rFonts w:asciiTheme="minorHAnsi" w:eastAsiaTheme="minorEastAsia" w:hAnsiTheme="minorHAnsi" w:cstheme="minorBidi"/>
              <w:noProof/>
            </w:rPr>
          </w:pPr>
          <w:del w:id="400" w:author="zhangph" w:date="2017-06-14T15:32:00Z">
            <w:r w:rsidRPr="00F84C49" w:rsidDel="00F84C49">
              <w:rPr>
                <w:rPrChange w:id="401" w:author="zhangph" w:date="2017-06-14T15:32:00Z">
                  <w:rPr>
                    <w:rStyle w:val="ac"/>
                    <w:noProof/>
                  </w:rPr>
                </w:rPrChange>
              </w:rPr>
              <w:delText>3.1.1</w:delText>
            </w:r>
            <w:r w:rsidDel="00F84C49">
              <w:rPr>
                <w:rFonts w:asciiTheme="minorHAnsi" w:eastAsiaTheme="minorEastAsia" w:hAnsiTheme="minorHAnsi" w:cstheme="minorBidi"/>
                <w:noProof/>
              </w:rPr>
              <w:tab/>
            </w:r>
            <w:r w:rsidRPr="00F84C49" w:rsidDel="00F84C49">
              <w:rPr>
                <w:rPrChange w:id="402" w:author="zhangph" w:date="2017-06-14T15:32:00Z">
                  <w:rPr>
                    <w:rStyle w:val="ac"/>
                    <w:noProof/>
                  </w:rPr>
                </w:rPrChange>
              </w:rPr>
              <w:delText>CC-ETL</w:delText>
            </w:r>
            <w:r w:rsidRPr="00F84C49" w:rsidDel="00F84C49">
              <w:rPr>
                <w:rFonts w:hint="eastAsia"/>
                <w:rPrChange w:id="403" w:author="zhangph" w:date="2017-06-14T15:32:00Z">
                  <w:rPr>
                    <w:rStyle w:val="ac"/>
                    <w:rFonts w:hint="eastAsia"/>
                    <w:noProof/>
                  </w:rPr>
                </w:rPrChange>
              </w:rPr>
              <w:delText>基础介绍</w:delText>
            </w:r>
            <w:r w:rsidDel="00F84C49">
              <w:rPr>
                <w:noProof/>
                <w:webHidden/>
              </w:rPr>
              <w:tab/>
              <w:delText>48</w:delText>
            </w:r>
          </w:del>
        </w:p>
        <w:p w:rsidR="005C1C2C" w:rsidDel="00F84C49" w:rsidRDefault="005C1C2C">
          <w:pPr>
            <w:pStyle w:val="30"/>
            <w:tabs>
              <w:tab w:val="left" w:pos="1895"/>
              <w:tab w:val="right" w:leader="dot" w:pos="8296"/>
            </w:tabs>
            <w:ind w:firstLine="420"/>
            <w:rPr>
              <w:del w:id="404" w:author="zhangph" w:date="2017-06-14T15:32:00Z"/>
              <w:rFonts w:asciiTheme="minorHAnsi" w:eastAsiaTheme="minorEastAsia" w:hAnsiTheme="minorHAnsi" w:cstheme="minorBidi"/>
              <w:noProof/>
            </w:rPr>
          </w:pPr>
          <w:del w:id="405" w:author="zhangph" w:date="2017-06-14T15:32:00Z">
            <w:r w:rsidRPr="00F84C49" w:rsidDel="00F84C49">
              <w:rPr>
                <w:rPrChange w:id="406" w:author="zhangph" w:date="2017-06-14T15:32:00Z">
                  <w:rPr>
                    <w:rStyle w:val="ac"/>
                    <w:noProof/>
                  </w:rPr>
                </w:rPrChange>
              </w:rPr>
              <w:delText>3.1.2</w:delText>
            </w:r>
            <w:r w:rsidDel="00F84C49">
              <w:rPr>
                <w:rFonts w:asciiTheme="minorHAnsi" w:eastAsiaTheme="minorEastAsia" w:hAnsiTheme="minorHAnsi" w:cstheme="minorBidi"/>
                <w:noProof/>
              </w:rPr>
              <w:tab/>
            </w:r>
            <w:r w:rsidRPr="00F84C49" w:rsidDel="00F84C49">
              <w:rPr>
                <w:rPrChange w:id="407" w:author="zhangph" w:date="2017-06-14T15:32:00Z">
                  <w:rPr>
                    <w:rStyle w:val="ac"/>
                    <w:noProof/>
                  </w:rPr>
                </w:rPrChange>
              </w:rPr>
              <w:delText>CC-ETL</w:delText>
            </w:r>
            <w:r w:rsidRPr="00F84C49" w:rsidDel="00F84C49">
              <w:rPr>
                <w:rFonts w:hint="eastAsia"/>
                <w:rPrChange w:id="408" w:author="zhangph" w:date="2017-06-14T15:32:00Z">
                  <w:rPr>
                    <w:rStyle w:val="ac"/>
                    <w:rFonts w:hint="eastAsia"/>
                    <w:noProof/>
                  </w:rPr>
                </w:rPrChange>
              </w:rPr>
              <w:delText>功能设计</w:delText>
            </w:r>
            <w:r w:rsidDel="00F84C49">
              <w:rPr>
                <w:noProof/>
                <w:webHidden/>
              </w:rPr>
              <w:tab/>
              <w:delText>49</w:delText>
            </w:r>
          </w:del>
        </w:p>
        <w:p w:rsidR="005C1C2C" w:rsidDel="00F84C49" w:rsidRDefault="005C1C2C">
          <w:pPr>
            <w:pStyle w:val="20"/>
            <w:tabs>
              <w:tab w:val="left" w:pos="1470"/>
              <w:tab w:val="right" w:leader="dot" w:pos="8296"/>
            </w:tabs>
            <w:ind w:firstLine="420"/>
            <w:rPr>
              <w:del w:id="409" w:author="zhangph" w:date="2017-06-14T15:32:00Z"/>
              <w:rFonts w:asciiTheme="minorHAnsi" w:eastAsiaTheme="minorEastAsia" w:hAnsiTheme="minorHAnsi" w:cstheme="minorBidi"/>
              <w:noProof/>
            </w:rPr>
          </w:pPr>
          <w:del w:id="410" w:author="zhangph" w:date="2017-06-14T15:32:00Z">
            <w:r w:rsidRPr="00F84C49" w:rsidDel="00F84C49">
              <w:rPr>
                <w:rPrChange w:id="411" w:author="zhangph" w:date="2017-06-14T15:32:00Z">
                  <w:rPr>
                    <w:rStyle w:val="ac"/>
                    <w:noProof/>
                  </w:rPr>
                </w:rPrChange>
              </w:rPr>
              <w:delText>3.2</w:delText>
            </w:r>
            <w:r w:rsidDel="00F84C49">
              <w:rPr>
                <w:rFonts w:asciiTheme="minorHAnsi" w:eastAsiaTheme="minorEastAsia" w:hAnsiTheme="minorHAnsi" w:cstheme="minorBidi"/>
                <w:noProof/>
              </w:rPr>
              <w:tab/>
            </w:r>
            <w:r w:rsidRPr="00F84C49" w:rsidDel="00F84C49">
              <w:rPr>
                <w:rPrChange w:id="412" w:author="zhangph" w:date="2017-06-14T15:32:00Z">
                  <w:rPr>
                    <w:rStyle w:val="ac"/>
                    <w:noProof/>
                  </w:rPr>
                </w:rPrChange>
              </w:rPr>
              <w:delText>CC-Albus</w:delText>
            </w:r>
            <w:r w:rsidRPr="00F84C49" w:rsidDel="00F84C49">
              <w:rPr>
                <w:rFonts w:hint="eastAsia"/>
                <w:rPrChange w:id="413" w:author="zhangph" w:date="2017-06-14T15:32:00Z">
                  <w:rPr>
                    <w:rStyle w:val="ac"/>
                    <w:rFonts w:hint="eastAsia"/>
                    <w:noProof/>
                  </w:rPr>
                </w:rPrChange>
              </w:rPr>
              <w:delText>数据服务总线</w:delText>
            </w:r>
            <w:r w:rsidDel="00F84C49">
              <w:rPr>
                <w:noProof/>
                <w:webHidden/>
              </w:rPr>
              <w:tab/>
              <w:delText>53</w:delText>
            </w:r>
          </w:del>
        </w:p>
        <w:p w:rsidR="005C1C2C" w:rsidDel="00F84C49" w:rsidRDefault="005C1C2C">
          <w:pPr>
            <w:pStyle w:val="30"/>
            <w:tabs>
              <w:tab w:val="left" w:pos="1895"/>
              <w:tab w:val="right" w:leader="dot" w:pos="8296"/>
            </w:tabs>
            <w:ind w:firstLine="420"/>
            <w:rPr>
              <w:del w:id="414" w:author="zhangph" w:date="2017-06-14T15:32:00Z"/>
              <w:rFonts w:asciiTheme="minorHAnsi" w:eastAsiaTheme="minorEastAsia" w:hAnsiTheme="minorHAnsi" w:cstheme="minorBidi"/>
              <w:noProof/>
            </w:rPr>
          </w:pPr>
          <w:del w:id="415" w:author="zhangph" w:date="2017-06-14T15:32:00Z">
            <w:r w:rsidRPr="00F84C49" w:rsidDel="00F84C49">
              <w:rPr>
                <w:rPrChange w:id="416" w:author="zhangph" w:date="2017-06-14T15:32:00Z">
                  <w:rPr>
                    <w:rStyle w:val="ac"/>
                    <w:noProof/>
                  </w:rPr>
                </w:rPrChange>
              </w:rPr>
              <w:delText>3.2.1</w:delText>
            </w:r>
            <w:r w:rsidDel="00F84C49">
              <w:rPr>
                <w:rFonts w:asciiTheme="minorHAnsi" w:eastAsiaTheme="minorEastAsia" w:hAnsiTheme="minorHAnsi" w:cstheme="minorBidi"/>
                <w:noProof/>
              </w:rPr>
              <w:tab/>
            </w:r>
            <w:r w:rsidRPr="00F84C49" w:rsidDel="00F84C49">
              <w:rPr>
                <w:rPrChange w:id="417" w:author="zhangph" w:date="2017-06-14T15:32:00Z">
                  <w:rPr>
                    <w:rStyle w:val="ac"/>
                    <w:noProof/>
                  </w:rPr>
                </w:rPrChange>
              </w:rPr>
              <w:delText>ALBus</w:delText>
            </w:r>
            <w:r w:rsidRPr="00F84C49" w:rsidDel="00F84C49">
              <w:rPr>
                <w:rFonts w:hint="eastAsia"/>
                <w:rPrChange w:id="418" w:author="zhangph" w:date="2017-06-14T15:32:00Z">
                  <w:rPr>
                    <w:rStyle w:val="ac"/>
                    <w:rFonts w:hint="eastAsia"/>
                    <w:noProof/>
                  </w:rPr>
                </w:rPrChange>
              </w:rPr>
              <w:delText>服务总线定义</w:delText>
            </w:r>
            <w:r w:rsidDel="00F84C49">
              <w:rPr>
                <w:noProof/>
                <w:webHidden/>
              </w:rPr>
              <w:tab/>
              <w:delText>53</w:delText>
            </w:r>
          </w:del>
        </w:p>
        <w:p w:rsidR="005C1C2C" w:rsidDel="00F84C49" w:rsidRDefault="005C1C2C">
          <w:pPr>
            <w:pStyle w:val="30"/>
            <w:tabs>
              <w:tab w:val="left" w:pos="1895"/>
              <w:tab w:val="right" w:leader="dot" w:pos="8296"/>
            </w:tabs>
            <w:ind w:firstLine="420"/>
            <w:rPr>
              <w:del w:id="419" w:author="zhangph" w:date="2017-06-14T15:32:00Z"/>
              <w:rFonts w:asciiTheme="minorHAnsi" w:eastAsiaTheme="minorEastAsia" w:hAnsiTheme="minorHAnsi" w:cstheme="minorBidi"/>
              <w:noProof/>
            </w:rPr>
          </w:pPr>
          <w:del w:id="420" w:author="zhangph" w:date="2017-06-14T15:32:00Z">
            <w:r w:rsidRPr="00F84C49" w:rsidDel="00F84C49">
              <w:rPr>
                <w:rPrChange w:id="421" w:author="zhangph" w:date="2017-06-14T15:32:00Z">
                  <w:rPr>
                    <w:rStyle w:val="ac"/>
                    <w:noProof/>
                  </w:rPr>
                </w:rPrChange>
              </w:rPr>
              <w:delText>3.2.2</w:delText>
            </w:r>
            <w:r w:rsidDel="00F84C49">
              <w:rPr>
                <w:rFonts w:asciiTheme="minorHAnsi" w:eastAsiaTheme="minorEastAsia" w:hAnsiTheme="minorHAnsi" w:cstheme="minorBidi"/>
                <w:noProof/>
              </w:rPr>
              <w:tab/>
            </w:r>
            <w:r w:rsidRPr="00F84C49" w:rsidDel="00F84C49">
              <w:rPr>
                <w:rPrChange w:id="422" w:author="zhangph" w:date="2017-06-14T15:32:00Z">
                  <w:rPr>
                    <w:rStyle w:val="ac"/>
                    <w:noProof/>
                  </w:rPr>
                </w:rPrChange>
              </w:rPr>
              <w:delText>ALBus</w:delText>
            </w:r>
            <w:r w:rsidRPr="00F84C49" w:rsidDel="00F84C49">
              <w:rPr>
                <w:rFonts w:hint="eastAsia"/>
                <w:rPrChange w:id="423" w:author="zhangph" w:date="2017-06-14T15:32:00Z">
                  <w:rPr>
                    <w:rStyle w:val="ac"/>
                    <w:rFonts w:hint="eastAsia"/>
                    <w:noProof/>
                  </w:rPr>
                </w:rPrChange>
              </w:rPr>
              <w:delText>服务总线概念</w:delText>
            </w:r>
            <w:r w:rsidDel="00F84C49">
              <w:rPr>
                <w:noProof/>
                <w:webHidden/>
              </w:rPr>
              <w:tab/>
              <w:delText>54</w:delText>
            </w:r>
          </w:del>
        </w:p>
        <w:p w:rsidR="005C1C2C" w:rsidDel="00F84C49" w:rsidRDefault="005C1C2C">
          <w:pPr>
            <w:pStyle w:val="30"/>
            <w:tabs>
              <w:tab w:val="left" w:pos="1895"/>
              <w:tab w:val="right" w:leader="dot" w:pos="8296"/>
            </w:tabs>
            <w:ind w:firstLine="420"/>
            <w:rPr>
              <w:del w:id="424" w:author="zhangph" w:date="2017-06-14T15:32:00Z"/>
              <w:rFonts w:asciiTheme="minorHAnsi" w:eastAsiaTheme="minorEastAsia" w:hAnsiTheme="minorHAnsi" w:cstheme="minorBidi"/>
              <w:noProof/>
            </w:rPr>
          </w:pPr>
          <w:del w:id="425" w:author="zhangph" w:date="2017-06-14T15:32:00Z">
            <w:r w:rsidRPr="00F84C49" w:rsidDel="00F84C49">
              <w:rPr>
                <w:rPrChange w:id="426" w:author="zhangph" w:date="2017-06-14T15:32:00Z">
                  <w:rPr>
                    <w:rStyle w:val="ac"/>
                    <w:noProof/>
                  </w:rPr>
                </w:rPrChange>
              </w:rPr>
              <w:delText>3.2.3</w:delText>
            </w:r>
            <w:r w:rsidDel="00F84C49">
              <w:rPr>
                <w:rFonts w:asciiTheme="minorHAnsi" w:eastAsiaTheme="minorEastAsia" w:hAnsiTheme="minorHAnsi" w:cstheme="minorBidi"/>
                <w:noProof/>
              </w:rPr>
              <w:tab/>
            </w:r>
            <w:r w:rsidRPr="00F84C49" w:rsidDel="00F84C49">
              <w:rPr>
                <w:rPrChange w:id="427" w:author="zhangph" w:date="2017-06-14T15:32:00Z">
                  <w:rPr>
                    <w:rStyle w:val="ac"/>
                    <w:noProof/>
                  </w:rPr>
                </w:rPrChange>
              </w:rPr>
              <w:delText>3ALBus</w:delText>
            </w:r>
            <w:r w:rsidRPr="00F84C49" w:rsidDel="00F84C49">
              <w:rPr>
                <w:rFonts w:hint="eastAsia"/>
                <w:rPrChange w:id="428" w:author="zhangph" w:date="2017-06-14T15:32:00Z">
                  <w:rPr>
                    <w:rStyle w:val="ac"/>
                    <w:rFonts w:hint="eastAsia"/>
                    <w:noProof/>
                  </w:rPr>
                </w:rPrChange>
              </w:rPr>
              <w:delText>服务总线模式</w:delText>
            </w:r>
            <w:r w:rsidDel="00F84C49">
              <w:rPr>
                <w:noProof/>
                <w:webHidden/>
              </w:rPr>
              <w:tab/>
              <w:delText>55</w:delText>
            </w:r>
          </w:del>
        </w:p>
        <w:p w:rsidR="005C1C2C" w:rsidDel="00F84C49" w:rsidRDefault="005C1C2C">
          <w:pPr>
            <w:pStyle w:val="30"/>
            <w:tabs>
              <w:tab w:val="left" w:pos="1895"/>
              <w:tab w:val="right" w:leader="dot" w:pos="8296"/>
            </w:tabs>
            <w:ind w:firstLine="420"/>
            <w:rPr>
              <w:del w:id="429" w:author="zhangph" w:date="2017-06-14T15:32:00Z"/>
              <w:rFonts w:asciiTheme="minorHAnsi" w:eastAsiaTheme="minorEastAsia" w:hAnsiTheme="minorHAnsi" w:cstheme="minorBidi"/>
              <w:noProof/>
            </w:rPr>
          </w:pPr>
          <w:del w:id="430" w:author="zhangph" w:date="2017-06-14T15:32:00Z">
            <w:r w:rsidRPr="00F84C49" w:rsidDel="00F84C49">
              <w:rPr>
                <w:rPrChange w:id="431" w:author="zhangph" w:date="2017-06-14T15:32:00Z">
                  <w:rPr>
                    <w:rStyle w:val="ac"/>
                    <w:noProof/>
                  </w:rPr>
                </w:rPrChange>
              </w:rPr>
              <w:delText>3.2.4</w:delText>
            </w:r>
            <w:r w:rsidDel="00F84C49">
              <w:rPr>
                <w:rFonts w:asciiTheme="minorHAnsi" w:eastAsiaTheme="minorEastAsia" w:hAnsiTheme="minorHAnsi" w:cstheme="minorBidi"/>
                <w:noProof/>
              </w:rPr>
              <w:tab/>
            </w:r>
            <w:r w:rsidRPr="00F84C49" w:rsidDel="00F84C49">
              <w:rPr>
                <w:rPrChange w:id="432" w:author="zhangph" w:date="2017-06-14T15:32:00Z">
                  <w:rPr>
                    <w:rStyle w:val="ac"/>
                    <w:noProof/>
                  </w:rPr>
                </w:rPrChange>
              </w:rPr>
              <w:delText>ALBus</w:delText>
            </w:r>
            <w:r w:rsidRPr="00F84C49" w:rsidDel="00F84C49">
              <w:rPr>
                <w:rFonts w:hint="eastAsia"/>
                <w:rPrChange w:id="433" w:author="zhangph" w:date="2017-06-14T15:32:00Z">
                  <w:rPr>
                    <w:rStyle w:val="ac"/>
                    <w:rFonts w:hint="eastAsia"/>
                    <w:noProof/>
                  </w:rPr>
                </w:rPrChange>
              </w:rPr>
              <w:delText>服务总线作用</w:delText>
            </w:r>
            <w:r w:rsidDel="00F84C49">
              <w:rPr>
                <w:noProof/>
                <w:webHidden/>
              </w:rPr>
              <w:tab/>
              <w:delText>57</w:delText>
            </w:r>
          </w:del>
        </w:p>
        <w:p w:rsidR="005C1C2C" w:rsidDel="00F84C49" w:rsidRDefault="005C1C2C">
          <w:pPr>
            <w:pStyle w:val="30"/>
            <w:tabs>
              <w:tab w:val="left" w:pos="1895"/>
              <w:tab w:val="right" w:leader="dot" w:pos="8296"/>
            </w:tabs>
            <w:ind w:firstLine="420"/>
            <w:rPr>
              <w:del w:id="434" w:author="zhangph" w:date="2017-06-14T15:32:00Z"/>
              <w:rFonts w:asciiTheme="minorHAnsi" w:eastAsiaTheme="minorEastAsia" w:hAnsiTheme="minorHAnsi" w:cstheme="minorBidi"/>
              <w:noProof/>
            </w:rPr>
          </w:pPr>
          <w:del w:id="435" w:author="zhangph" w:date="2017-06-14T15:32:00Z">
            <w:r w:rsidRPr="00F84C49" w:rsidDel="00F84C49">
              <w:rPr>
                <w:rPrChange w:id="436" w:author="zhangph" w:date="2017-06-14T15:32:00Z">
                  <w:rPr>
                    <w:rStyle w:val="ac"/>
                    <w:noProof/>
                  </w:rPr>
                </w:rPrChange>
              </w:rPr>
              <w:delText>3.2.5</w:delText>
            </w:r>
            <w:r w:rsidDel="00F84C49">
              <w:rPr>
                <w:rFonts w:asciiTheme="minorHAnsi" w:eastAsiaTheme="minorEastAsia" w:hAnsiTheme="minorHAnsi" w:cstheme="minorBidi"/>
                <w:noProof/>
              </w:rPr>
              <w:tab/>
            </w:r>
            <w:r w:rsidRPr="00F84C49" w:rsidDel="00F84C49">
              <w:rPr>
                <w:rPrChange w:id="437" w:author="zhangph" w:date="2017-06-14T15:32:00Z">
                  <w:rPr>
                    <w:rStyle w:val="ac"/>
                    <w:noProof/>
                  </w:rPr>
                </w:rPrChange>
              </w:rPr>
              <w:delText>ALBus</w:delText>
            </w:r>
            <w:r w:rsidRPr="00F84C49" w:rsidDel="00F84C49">
              <w:rPr>
                <w:rFonts w:hint="eastAsia"/>
                <w:rPrChange w:id="438" w:author="zhangph" w:date="2017-06-14T15:32:00Z">
                  <w:rPr>
                    <w:rStyle w:val="ac"/>
                    <w:rFonts w:hint="eastAsia"/>
                    <w:noProof/>
                  </w:rPr>
                </w:rPrChange>
              </w:rPr>
              <w:delText>服务总线架构特点</w:delText>
            </w:r>
            <w:r w:rsidDel="00F84C49">
              <w:rPr>
                <w:noProof/>
                <w:webHidden/>
              </w:rPr>
              <w:tab/>
              <w:delText>58</w:delText>
            </w:r>
          </w:del>
        </w:p>
        <w:p w:rsidR="005C1C2C" w:rsidDel="00F84C49" w:rsidRDefault="005C1C2C">
          <w:pPr>
            <w:pStyle w:val="20"/>
            <w:tabs>
              <w:tab w:val="left" w:pos="1470"/>
              <w:tab w:val="right" w:leader="dot" w:pos="8296"/>
            </w:tabs>
            <w:ind w:firstLine="420"/>
            <w:rPr>
              <w:del w:id="439" w:author="zhangph" w:date="2017-06-14T15:32:00Z"/>
              <w:rFonts w:asciiTheme="minorHAnsi" w:eastAsiaTheme="minorEastAsia" w:hAnsiTheme="minorHAnsi" w:cstheme="minorBidi"/>
              <w:noProof/>
            </w:rPr>
          </w:pPr>
          <w:del w:id="440" w:author="zhangph" w:date="2017-06-14T15:32:00Z">
            <w:r w:rsidRPr="00F84C49" w:rsidDel="00F84C49">
              <w:rPr>
                <w:rPrChange w:id="441" w:author="zhangph" w:date="2017-06-14T15:32:00Z">
                  <w:rPr>
                    <w:rStyle w:val="ac"/>
                    <w:noProof/>
                  </w:rPr>
                </w:rPrChange>
              </w:rPr>
              <w:delText>3.3</w:delText>
            </w:r>
            <w:r w:rsidDel="00F84C49">
              <w:rPr>
                <w:rFonts w:asciiTheme="minorHAnsi" w:eastAsiaTheme="minorEastAsia" w:hAnsiTheme="minorHAnsi" w:cstheme="minorBidi"/>
                <w:noProof/>
              </w:rPr>
              <w:tab/>
            </w:r>
            <w:r w:rsidRPr="00F84C49" w:rsidDel="00F84C49">
              <w:rPr>
                <w:rPrChange w:id="442" w:author="zhangph" w:date="2017-06-14T15:32:00Z">
                  <w:rPr>
                    <w:rStyle w:val="ac"/>
                    <w:noProof/>
                  </w:rPr>
                </w:rPrChange>
              </w:rPr>
              <w:delText>CC-Model</w:delText>
            </w:r>
            <w:r w:rsidRPr="00F84C49" w:rsidDel="00F84C49">
              <w:rPr>
                <w:rFonts w:hint="eastAsia"/>
                <w:rPrChange w:id="443" w:author="zhangph" w:date="2017-06-14T15:32:00Z">
                  <w:rPr>
                    <w:rStyle w:val="ac"/>
                    <w:rFonts w:hint="eastAsia"/>
                    <w:noProof/>
                  </w:rPr>
                </w:rPrChange>
              </w:rPr>
              <w:delText>数据建模技术</w:delText>
            </w:r>
            <w:r w:rsidDel="00F84C49">
              <w:rPr>
                <w:noProof/>
                <w:webHidden/>
              </w:rPr>
              <w:tab/>
              <w:delText>64</w:delText>
            </w:r>
          </w:del>
        </w:p>
        <w:p w:rsidR="005C1C2C" w:rsidDel="00F84C49" w:rsidRDefault="005C1C2C">
          <w:pPr>
            <w:pStyle w:val="20"/>
            <w:tabs>
              <w:tab w:val="left" w:pos="1470"/>
              <w:tab w:val="right" w:leader="dot" w:pos="8296"/>
            </w:tabs>
            <w:ind w:firstLine="420"/>
            <w:rPr>
              <w:del w:id="444" w:author="zhangph" w:date="2017-06-14T15:32:00Z"/>
              <w:rFonts w:asciiTheme="minorHAnsi" w:eastAsiaTheme="minorEastAsia" w:hAnsiTheme="minorHAnsi" w:cstheme="minorBidi"/>
              <w:noProof/>
            </w:rPr>
          </w:pPr>
          <w:del w:id="445" w:author="zhangph" w:date="2017-06-14T15:32:00Z">
            <w:r w:rsidRPr="00F84C49" w:rsidDel="00F84C49">
              <w:rPr>
                <w:rPrChange w:id="446" w:author="zhangph" w:date="2017-06-14T15:32:00Z">
                  <w:rPr>
                    <w:rStyle w:val="ac"/>
                    <w:noProof/>
                  </w:rPr>
                </w:rPrChange>
              </w:rPr>
              <w:delText>3.4</w:delText>
            </w:r>
            <w:r w:rsidDel="00F84C49">
              <w:rPr>
                <w:rFonts w:asciiTheme="minorHAnsi" w:eastAsiaTheme="minorEastAsia" w:hAnsiTheme="minorHAnsi" w:cstheme="minorBidi"/>
                <w:noProof/>
              </w:rPr>
              <w:tab/>
            </w:r>
            <w:r w:rsidRPr="00F84C49" w:rsidDel="00F84C49">
              <w:rPr>
                <w:rPrChange w:id="447" w:author="zhangph" w:date="2017-06-14T15:32:00Z">
                  <w:rPr>
                    <w:rStyle w:val="ac"/>
                    <w:noProof/>
                  </w:rPr>
                </w:rPrChange>
              </w:rPr>
              <w:delText>CC-Calc</w:delText>
            </w:r>
            <w:r w:rsidRPr="00F84C49" w:rsidDel="00F84C49">
              <w:rPr>
                <w:rFonts w:hint="eastAsia"/>
                <w:rPrChange w:id="448" w:author="zhangph" w:date="2017-06-14T15:32:00Z">
                  <w:rPr>
                    <w:rStyle w:val="ac"/>
                    <w:rFonts w:hint="eastAsia"/>
                    <w:noProof/>
                  </w:rPr>
                </w:rPrChange>
              </w:rPr>
              <w:delText>数据融合演算技术</w:delText>
            </w:r>
            <w:r w:rsidDel="00F84C49">
              <w:rPr>
                <w:noProof/>
                <w:webHidden/>
              </w:rPr>
              <w:tab/>
              <w:delText>66</w:delText>
            </w:r>
          </w:del>
        </w:p>
        <w:p w:rsidR="005C1C2C" w:rsidDel="00F84C49" w:rsidRDefault="005C1C2C">
          <w:pPr>
            <w:pStyle w:val="30"/>
            <w:tabs>
              <w:tab w:val="left" w:pos="1895"/>
              <w:tab w:val="right" w:leader="dot" w:pos="8296"/>
            </w:tabs>
            <w:ind w:firstLine="420"/>
            <w:rPr>
              <w:del w:id="449" w:author="zhangph" w:date="2017-06-14T15:32:00Z"/>
              <w:rFonts w:asciiTheme="minorHAnsi" w:eastAsiaTheme="minorEastAsia" w:hAnsiTheme="minorHAnsi" w:cstheme="minorBidi"/>
              <w:noProof/>
            </w:rPr>
          </w:pPr>
          <w:del w:id="450" w:author="zhangph" w:date="2017-06-14T15:32:00Z">
            <w:r w:rsidRPr="00F84C49" w:rsidDel="00F84C49">
              <w:rPr>
                <w:rPrChange w:id="451" w:author="zhangph" w:date="2017-06-14T15:32:00Z">
                  <w:rPr>
                    <w:rStyle w:val="ac"/>
                    <w:noProof/>
                  </w:rPr>
                </w:rPrChange>
              </w:rPr>
              <w:delText>3.4.1</w:delText>
            </w:r>
            <w:r w:rsidDel="00F84C49">
              <w:rPr>
                <w:rFonts w:asciiTheme="minorHAnsi" w:eastAsiaTheme="minorEastAsia" w:hAnsiTheme="minorHAnsi" w:cstheme="minorBidi"/>
                <w:noProof/>
              </w:rPr>
              <w:tab/>
            </w:r>
            <w:r w:rsidRPr="00F84C49" w:rsidDel="00F84C49">
              <w:rPr>
                <w:rPrChange w:id="452" w:author="zhangph" w:date="2017-06-14T15:32:00Z">
                  <w:rPr>
                    <w:rStyle w:val="ac"/>
                    <w:noProof/>
                  </w:rPr>
                </w:rPrChange>
              </w:rPr>
              <w:delText>CC-ALCalc</w:delText>
            </w:r>
            <w:r w:rsidRPr="00F84C49" w:rsidDel="00F84C49">
              <w:rPr>
                <w:rFonts w:hint="eastAsia"/>
                <w:rPrChange w:id="453" w:author="zhangph" w:date="2017-06-14T15:32:00Z">
                  <w:rPr>
                    <w:rStyle w:val="ac"/>
                    <w:rFonts w:hint="eastAsia"/>
                    <w:noProof/>
                  </w:rPr>
                </w:rPrChange>
              </w:rPr>
              <w:delText>基础介绍</w:delText>
            </w:r>
            <w:r w:rsidDel="00F84C49">
              <w:rPr>
                <w:noProof/>
                <w:webHidden/>
              </w:rPr>
              <w:tab/>
              <w:delText>66</w:delText>
            </w:r>
          </w:del>
        </w:p>
        <w:p w:rsidR="005C1C2C" w:rsidDel="00F84C49" w:rsidRDefault="005C1C2C">
          <w:pPr>
            <w:pStyle w:val="30"/>
            <w:tabs>
              <w:tab w:val="left" w:pos="1895"/>
              <w:tab w:val="right" w:leader="dot" w:pos="8296"/>
            </w:tabs>
            <w:ind w:firstLine="420"/>
            <w:rPr>
              <w:del w:id="454" w:author="zhangph" w:date="2017-06-14T15:32:00Z"/>
              <w:rFonts w:asciiTheme="minorHAnsi" w:eastAsiaTheme="minorEastAsia" w:hAnsiTheme="minorHAnsi" w:cstheme="minorBidi"/>
              <w:noProof/>
            </w:rPr>
          </w:pPr>
          <w:del w:id="455" w:author="zhangph" w:date="2017-06-14T15:32:00Z">
            <w:r w:rsidRPr="00F84C49" w:rsidDel="00F84C49">
              <w:rPr>
                <w:rPrChange w:id="456" w:author="zhangph" w:date="2017-06-14T15:32:00Z">
                  <w:rPr>
                    <w:rStyle w:val="ac"/>
                    <w:noProof/>
                  </w:rPr>
                </w:rPrChange>
              </w:rPr>
              <w:delText>3.4.2</w:delText>
            </w:r>
            <w:r w:rsidDel="00F84C49">
              <w:rPr>
                <w:rFonts w:asciiTheme="minorHAnsi" w:eastAsiaTheme="minorEastAsia" w:hAnsiTheme="minorHAnsi" w:cstheme="minorBidi"/>
                <w:noProof/>
              </w:rPr>
              <w:tab/>
            </w:r>
            <w:r w:rsidRPr="00F84C49" w:rsidDel="00F84C49">
              <w:rPr>
                <w:rPrChange w:id="457" w:author="zhangph" w:date="2017-06-14T15:32:00Z">
                  <w:rPr>
                    <w:rStyle w:val="ac"/>
                    <w:noProof/>
                  </w:rPr>
                </w:rPrChange>
              </w:rPr>
              <w:delText>CC-ALCalc</w:delText>
            </w:r>
            <w:r w:rsidRPr="00F84C49" w:rsidDel="00F84C49">
              <w:rPr>
                <w:rFonts w:hint="eastAsia"/>
                <w:rPrChange w:id="458" w:author="zhangph" w:date="2017-06-14T15:32:00Z">
                  <w:rPr>
                    <w:rStyle w:val="ac"/>
                    <w:rFonts w:hint="eastAsia"/>
                    <w:noProof/>
                  </w:rPr>
                </w:rPrChange>
              </w:rPr>
              <w:delText>软件主要功能</w:delText>
            </w:r>
            <w:r w:rsidDel="00F84C49">
              <w:rPr>
                <w:noProof/>
                <w:webHidden/>
              </w:rPr>
              <w:tab/>
              <w:delText>66</w:delText>
            </w:r>
          </w:del>
        </w:p>
        <w:p w:rsidR="005C1C2C" w:rsidDel="00F84C49" w:rsidRDefault="005C1C2C">
          <w:pPr>
            <w:pStyle w:val="10"/>
            <w:tabs>
              <w:tab w:val="left" w:pos="840"/>
              <w:tab w:val="right" w:leader="dot" w:pos="8296"/>
            </w:tabs>
            <w:ind w:firstLine="420"/>
            <w:rPr>
              <w:del w:id="459" w:author="zhangph" w:date="2017-06-14T15:32:00Z"/>
              <w:rFonts w:asciiTheme="minorHAnsi" w:eastAsiaTheme="minorEastAsia" w:hAnsiTheme="minorHAnsi" w:cstheme="minorBidi"/>
              <w:noProof/>
            </w:rPr>
          </w:pPr>
          <w:del w:id="460" w:author="zhangph" w:date="2017-06-14T15:32:00Z">
            <w:r w:rsidRPr="00F84C49" w:rsidDel="00F84C49">
              <w:rPr>
                <w:rPrChange w:id="461" w:author="zhangph" w:date="2017-06-14T15:32:00Z">
                  <w:rPr>
                    <w:rStyle w:val="ac"/>
                    <w:noProof/>
                  </w:rPr>
                </w:rPrChange>
              </w:rPr>
              <w:delText>4</w:delText>
            </w:r>
            <w:r w:rsidDel="00F84C49">
              <w:rPr>
                <w:rFonts w:asciiTheme="minorHAnsi" w:eastAsiaTheme="minorEastAsia" w:hAnsiTheme="minorHAnsi" w:cstheme="minorBidi"/>
                <w:noProof/>
              </w:rPr>
              <w:tab/>
            </w:r>
            <w:r w:rsidRPr="00F84C49" w:rsidDel="00F84C49">
              <w:rPr>
                <w:rFonts w:hint="eastAsia"/>
                <w:rPrChange w:id="462" w:author="zhangph" w:date="2017-06-14T15:32:00Z">
                  <w:rPr>
                    <w:rStyle w:val="ac"/>
                    <w:rFonts w:hint="eastAsia"/>
                    <w:noProof/>
                  </w:rPr>
                </w:rPrChange>
              </w:rPr>
              <w:delText>解决方案优势介绍</w:delText>
            </w:r>
            <w:r w:rsidDel="00F84C49">
              <w:rPr>
                <w:noProof/>
                <w:webHidden/>
              </w:rPr>
              <w:tab/>
              <w:delText>67</w:delText>
            </w:r>
          </w:del>
        </w:p>
        <w:p w:rsidR="005C1C2C" w:rsidDel="00F84C49" w:rsidRDefault="005C1C2C">
          <w:pPr>
            <w:pStyle w:val="20"/>
            <w:tabs>
              <w:tab w:val="left" w:pos="1470"/>
              <w:tab w:val="right" w:leader="dot" w:pos="8296"/>
            </w:tabs>
            <w:ind w:firstLine="420"/>
            <w:rPr>
              <w:del w:id="463" w:author="zhangph" w:date="2017-06-14T15:32:00Z"/>
              <w:rFonts w:asciiTheme="minorHAnsi" w:eastAsiaTheme="minorEastAsia" w:hAnsiTheme="minorHAnsi" w:cstheme="minorBidi"/>
              <w:noProof/>
            </w:rPr>
          </w:pPr>
          <w:del w:id="464" w:author="zhangph" w:date="2017-06-14T15:32:00Z">
            <w:r w:rsidRPr="00F84C49" w:rsidDel="00F84C49">
              <w:rPr>
                <w:rPrChange w:id="465" w:author="zhangph" w:date="2017-06-14T15:32:00Z">
                  <w:rPr>
                    <w:rStyle w:val="ac"/>
                    <w:noProof/>
                  </w:rPr>
                </w:rPrChange>
              </w:rPr>
              <w:delText>4.1</w:delText>
            </w:r>
            <w:r w:rsidDel="00F84C49">
              <w:rPr>
                <w:rFonts w:asciiTheme="minorHAnsi" w:eastAsiaTheme="minorEastAsia" w:hAnsiTheme="minorHAnsi" w:cstheme="minorBidi"/>
                <w:noProof/>
              </w:rPr>
              <w:tab/>
            </w:r>
            <w:r w:rsidRPr="00F84C49" w:rsidDel="00F84C49">
              <w:rPr>
                <w:rFonts w:hint="eastAsia"/>
                <w:rPrChange w:id="466" w:author="zhangph" w:date="2017-06-14T15:32:00Z">
                  <w:rPr>
                    <w:rStyle w:val="ac"/>
                    <w:rFonts w:hint="eastAsia"/>
                    <w:noProof/>
                  </w:rPr>
                </w:rPrChange>
              </w:rPr>
              <w:delText>基于理论支撑</w:delText>
            </w:r>
            <w:r w:rsidDel="00F84C49">
              <w:rPr>
                <w:noProof/>
                <w:webHidden/>
              </w:rPr>
              <w:tab/>
              <w:delText>67</w:delText>
            </w:r>
          </w:del>
        </w:p>
        <w:p w:rsidR="005C1C2C" w:rsidDel="00F84C49" w:rsidRDefault="005C1C2C">
          <w:pPr>
            <w:pStyle w:val="20"/>
            <w:tabs>
              <w:tab w:val="left" w:pos="1470"/>
              <w:tab w:val="right" w:leader="dot" w:pos="8296"/>
            </w:tabs>
            <w:ind w:firstLine="420"/>
            <w:rPr>
              <w:del w:id="467" w:author="zhangph" w:date="2017-06-14T15:32:00Z"/>
              <w:rFonts w:asciiTheme="minorHAnsi" w:eastAsiaTheme="minorEastAsia" w:hAnsiTheme="minorHAnsi" w:cstheme="minorBidi"/>
              <w:noProof/>
            </w:rPr>
          </w:pPr>
          <w:del w:id="468" w:author="zhangph" w:date="2017-06-14T15:32:00Z">
            <w:r w:rsidRPr="00F84C49" w:rsidDel="00F84C49">
              <w:rPr>
                <w:rPrChange w:id="469" w:author="zhangph" w:date="2017-06-14T15:32:00Z">
                  <w:rPr>
                    <w:rStyle w:val="ac"/>
                    <w:noProof/>
                  </w:rPr>
                </w:rPrChange>
              </w:rPr>
              <w:delText>4.2</w:delText>
            </w:r>
            <w:r w:rsidDel="00F84C49">
              <w:rPr>
                <w:rFonts w:asciiTheme="minorHAnsi" w:eastAsiaTheme="minorEastAsia" w:hAnsiTheme="minorHAnsi" w:cstheme="minorBidi"/>
                <w:noProof/>
              </w:rPr>
              <w:tab/>
            </w:r>
            <w:r w:rsidRPr="00F84C49" w:rsidDel="00F84C49">
              <w:rPr>
                <w:rFonts w:hint="eastAsia"/>
                <w:rPrChange w:id="470" w:author="zhangph" w:date="2017-06-14T15:32:00Z">
                  <w:rPr>
                    <w:rStyle w:val="ac"/>
                    <w:rFonts w:hint="eastAsia"/>
                    <w:noProof/>
                  </w:rPr>
                </w:rPrChange>
              </w:rPr>
              <w:delText>系统前瞻性</w:delText>
            </w:r>
            <w:r w:rsidDel="00F84C49">
              <w:rPr>
                <w:noProof/>
                <w:webHidden/>
              </w:rPr>
              <w:tab/>
              <w:delText>67</w:delText>
            </w:r>
          </w:del>
        </w:p>
        <w:p w:rsidR="005C1C2C" w:rsidDel="00F84C49" w:rsidRDefault="005C1C2C">
          <w:pPr>
            <w:pStyle w:val="20"/>
            <w:tabs>
              <w:tab w:val="left" w:pos="1470"/>
              <w:tab w:val="right" w:leader="dot" w:pos="8296"/>
            </w:tabs>
            <w:ind w:firstLine="420"/>
            <w:rPr>
              <w:del w:id="471" w:author="zhangph" w:date="2017-06-14T15:32:00Z"/>
              <w:rFonts w:asciiTheme="minorHAnsi" w:eastAsiaTheme="minorEastAsia" w:hAnsiTheme="minorHAnsi" w:cstheme="minorBidi"/>
              <w:noProof/>
            </w:rPr>
          </w:pPr>
          <w:del w:id="472" w:author="zhangph" w:date="2017-06-14T15:32:00Z">
            <w:r w:rsidRPr="00F84C49" w:rsidDel="00F84C49">
              <w:rPr>
                <w:rPrChange w:id="473" w:author="zhangph" w:date="2017-06-14T15:32:00Z">
                  <w:rPr>
                    <w:rStyle w:val="ac"/>
                    <w:noProof/>
                  </w:rPr>
                </w:rPrChange>
              </w:rPr>
              <w:delText>4.3</w:delText>
            </w:r>
            <w:r w:rsidDel="00F84C49">
              <w:rPr>
                <w:rFonts w:asciiTheme="minorHAnsi" w:eastAsiaTheme="minorEastAsia" w:hAnsiTheme="minorHAnsi" w:cstheme="minorBidi"/>
                <w:noProof/>
              </w:rPr>
              <w:tab/>
            </w:r>
            <w:r w:rsidRPr="00F84C49" w:rsidDel="00F84C49">
              <w:rPr>
                <w:rFonts w:hint="eastAsia"/>
                <w:rPrChange w:id="474" w:author="zhangph" w:date="2017-06-14T15:32:00Z">
                  <w:rPr>
                    <w:rStyle w:val="ac"/>
                    <w:rFonts w:hint="eastAsia"/>
                    <w:noProof/>
                  </w:rPr>
                </w:rPrChange>
              </w:rPr>
              <w:delText>系统实时性</w:delText>
            </w:r>
            <w:r w:rsidDel="00F84C49">
              <w:rPr>
                <w:noProof/>
                <w:webHidden/>
              </w:rPr>
              <w:tab/>
              <w:delText>67</w:delText>
            </w:r>
          </w:del>
        </w:p>
        <w:p w:rsidR="005C1C2C" w:rsidDel="00F84C49" w:rsidRDefault="005C1C2C">
          <w:pPr>
            <w:pStyle w:val="20"/>
            <w:tabs>
              <w:tab w:val="left" w:pos="1470"/>
              <w:tab w:val="right" w:leader="dot" w:pos="8296"/>
            </w:tabs>
            <w:ind w:firstLine="420"/>
            <w:rPr>
              <w:del w:id="475" w:author="zhangph" w:date="2017-06-14T15:32:00Z"/>
              <w:rFonts w:asciiTheme="minorHAnsi" w:eastAsiaTheme="minorEastAsia" w:hAnsiTheme="minorHAnsi" w:cstheme="minorBidi"/>
              <w:noProof/>
            </w:rPr>
          </w:pPr>
          <w:del w:id="476" w:author="zhangph" w:date="2017-06-14T15:32:00Z">
            <w:r w:rsidRPr="00F84C49" w:rsidDel="00F84C49">
              <w:rPr>
                <w:rPrChange w:id="477" w:author="zhangph" w:date="2017-06-14T15:32:00Z">
                  <w:rPr>
                    <w:rStyle w:val="ac"/>
                    <w:noProof/>
                  </w:rPr>
                </w:rPrChange>
              </w:rPr>
              <w:delText>4.4</w:delText>
            </w:r>
            <w:r w:rsidDel="00F84C49">
              <w:rPr>
                <w:rFonts w:asciiTheme="minorHAnsi" w:eastAsiaTheme="minorEastAsia" w:hAnsiTheme="minorHAnsi" w:cstheme="minorBidi"/>
                <w:noProof/>
              </w:rPr>
              <w:tab/>
            </w:r>
            <w:r w:rsidRPr="00F84C49" w:rsidDel="00F84C49">
              <w:rPr>
                <w:rFonts w:hint="eastAsia"/>
                <w:rPrChange w:id="478" w:author="zhangph" w:date="2017-06-14T15:32:00Z">
                  <w:rPr>
                    <w:rStyle w:val="ac"/>
                    <w:rFonts w:hint="eastAsia"/>
                    <w:noProof/>
                  </w:rPr>
                </w:rPrChange>
              </w:rPr>
              <w:delText>模型精准性</w:delText>
            </w:r>
            <w:r w:rsidDel="00F84C49">
              <w:rPr>
                <w:noProof/>
                <w:webHidden/>
              </w:rPr>
              <w:tab/>
              <w:delText>68</w:delText>
            </w:r>
          </w:del>
        </w:p>
        <w:p w:rsidR="001360F8" w:rsidRDefault="001360F8" w:rsidP="001360F8">
          <w:r>
            <w:rPr>
              <w:b/>
              <w:bCs/>
              <w:lang w:val="zh-CN"/>
            </w:rPr>
            <w:fldChar w:fldCharType="end"/>
          </w:r>
        </w:p>
      </w:sdtContent>
    </w:sdt>
    <w:p w:rsidR="00F22C6A" w:rsidRDefault="00F22C6A">
      <w:pPr>
        <w:widowControl/>
        <w:jc w:val="left"/>
        <w:rPr>
          <w:ins w:id="479" w:author="zhangph" w:date="2017-06-14T15:28:00Z"/>
          <w:rFonts w:ascii="宋体" w:hAnsi="宋体"/>
          <w:sz w:val="18"/>
          <w:szCs w:val="24"/>
        </w:rPr>
      </w:pPr>
      <w:ins w:id="480" w:author="zhangph" w:date="2017-06-14T15:28:00Z">
        <w:r>
          <w:rPr>
            <w:rFonts w:ascii="宋体" w:hAnsi="宋体"/>
          </w:rPr>
          <w:br w:type="page"/>
        </w:r>
      </w:ins>
    </w:p>
    <w:p w:rsidR="00F22C6A" w:rsidRDefault="00F22C6A" w:rsidP="00F22C6A">
      <w:pPr>
        <w:pStyle w:val="af5"/>
        <w:spacing w:before="156" w:after="156"/>
        <w:rPr>
          <w:ins w:id="481" w:author="zhangph" w:date="2017-06-14T15:28:00Z"/>
          <w:rFonts w:ascii="宋体" w:hAnsi="宋体"/>
        </w:rPr>
      </w:pPr>
    </w:p>
    <w:p w:rsidR="00F22C6A" w:rsidRPr="00F22C6A" w:rsidRDefault="00F22C6A" w:rsidP="00F22C6A">
      <w:pPr>
        <w:pStyle w:val="af5"/>
        <w:spacing w:before="156" w:after="156"/>
        <w:rPr>
          <w:ins w:id="482" w:author="zhangph" w:date="2017-06-14T15:27:00Z"/>
          <w:rFonts w:ascii="华文细黑" w:eastAsia="华文细黑" w:hAnsi="华文细黑"/>
          <w:sz w:val="24"/>
          <w:rPrChange w:id="483" w:author="zhangph" w:date="2017-06-14T15:31:00Z">
            <w:rPr>
              <w:ins w:id="484" w:author="zhangph" w:date="2017-06-14T15:27:00Z"/>
              <w:rFonts w:ascii="宋体" w:hAnsi="宋体"/>
            </w:rPr>
          </w:rPrChange>
        </w:rPr>
      </w:pPr>
      <w:ins w:id="485" w:author="zhangph" w:date="2017-06-14T15:27:00Z">
        <w:r w:rsidRPr="00F22C6A">
          <w:rPr>
            <w:rFonts w:ascii="华文细黑" w:eastAsia="华文细黑" w:hAnsi="华文细黑"/>
            <w:sz w:val="24"/>
            <w:rPrChange w:id="486" w:author="zhangph" w:date="2017-06-14T15:31:00Z">
              <w:rPr>
                <w:rFonts w:ascii="宋体" w:hAnsi="宋体"/>
              </w:rPr>
            </w:rPrChange>
          </w:rPr>
          <w:t>文档控制页</w:t>
        </w:r>
      </w:ins>
    </w:p>
    <w:tbl>
      <w:tblPr>
        <w:tblpPr w:leftFromText="181" w:rightFromText="181" w:vertAnchor="text" w:tblpXSpec="center" w:tblpY="1"/>
        <w:tblOverlap w:val="neve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87" w:author="zhangph" w:date="2017-06-14T15:42:00Z">
          <w:tblPr>
            <w:tblpPr w:leftFromText="181" w:rightFromText="181" w:vertAnchor="text" w:tblpXSpec="center" w:tblpY="1"/>
            <w:tblOverlap w:val="neve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959"/>
        <w:gridCol w:w="1333"/>
        <w:gridCol w:w="1502"/>
        <w:gridCol w:w="2551"/>
        <w:gridCol w:w="851"/>
        <w:gridCol w:w="1332"/>
        <w:tblGridChange w:id="488">
          <w:tblGrid>
            <w:gridCol w:w="1026"/>
            <w:gridCol w:w="1266"/>
            <w:gridCol w:w="1502"/>
            <w:gridCol w:w="2551"/>
            <w:gridCol w:w="779"/>
            <w:gridCol w:w="1404"/>
          </w:tblGrid>
        </w:tblGridChange>
      </w:tblGrid>
      <w:tr w:rsidR="00F22C6A" w:rsidRPr="00F22C6A" w:rsidTr="005724D6">
        <w:trPr>
          <w:trHeight w:val="390"/>
          <w:ins w:id="489" w:author="zhangph" w:date="2017-06-14T15:27:00Z"/>
          <w:trPrChange w:id="490" w:author="zhangph" w:date="2017-06-14T15:42:00Z">
            <w:trPr>
              <w:trHeight w:val="390"/>
            </w:trPr>
          </w:trPrChange>
        </w:trPr>
        <w:tc>
          <w:tcPr>
            <w:tcW w:w="959" w:type="dxa"/>
            <w:shd w:val="clear" w:color="auto" w:fill="D9D9D9"/>
            <w:tcPrChange w:id="491" w:author="zhangph" w:date="2017-06-14T15:42:00Z">
              <w:tcPr>
                <w:tcW w:w="1026" w:type="dxa"/>
                <w:shd w:val="clear" w:color="auto" w:fill="D9D9D9"/>
              </w:tcPr>
            </w:tcPrChange>
          </w:tcPr>
          <w:p w:rsidR="00F22C6A" w:rsidRPr="00F22C6A" w:rsidRDefault="00F22C6A" w:rsidP="00555323">
            <w:pPr>
              <w:rPr>
                <w:ins w:id="492" w:author="zhangph" w:date="2017-06-14T15:27:00Z"/>
                <w:rFonts w:ascii="华文细黑" w:eastAsia="华文细黑" w:hAnsi="华文细黑"/>
                <w:szCs w:val="21"/>
                <w:rPrChange w:id="493" w:author="zhangph" w:date="2017-06-14T15:31:00Z">
                  <w:rPr>
                    <w:ins w:id="494" w:author="zhangph" w:date="2017-06-14T15:27:00Z"/>
                    <w:rFonts w:ascii="宋体" w:hAnsi="宋体"/>
                  </w:rPr>
                </w:rPrChange>
              </w:rPr>
            </w:pPr>
            <w:ins w:id="495" w:author="zhangph" w:date="2017-06-14T15:27:00Z">
              <w:r w:rsidRPr="00F22C6A">
                <w:rPr>
                  <w:rFonts w:ascii="华文细黑" w:eastAsia="华文细黑" w:hAnsi="华文细黑"/>
                  <w:szCs w:val="21"/>
                  <w:rPrChange w:id="496" w:author="zhangph" w:date="2017-06-14T15:31:00Z">
                    <w:rPr>
                      <w:rFonts w:ascii="宋体" w:hAnsi="宋体"/>
                    </w:rPr>
                  </w:rPrChange>
                </w:rPr>
                <w:t>版本号</w:t>
              </w:r>
            </w:ins>
          </w:p>
        </w:tc>
        <w:tc>
          <w:tcPr>
            <w:tcW w:w="1333" w:type="dxa"/>
            <w:shd w:val="clear" w:color="auto" w:fill="D9D9D9"/>
            <w:tcPrChange w:id="497" w:author="zhangph" w:date="2017-06-14T15:42:00Z">
              <w:tcPr>
                <w:tcW w:w="1266" w:type="dxa"/>
                <w:shd w:val="clear" w:color="auto" w:fill="D9D9D9"/>
              </w:tcPr>
            </w:tcPrChange>
          </w:tcPr>
          <w:p w:rsidR="00F22C6A" w:rsidRPr="00F22C6A" w:rsidRDefault="00F22C6A" w:rsidP="00555323">
            <w:pPr>
              <w:rPr>
                <w:ins w:id="498" w:author="zhangph" w:date="2017-06-14T15:27:00Z"/>
                <w:rFonts w:ascii="华文细黑" w:eastAsia="华文细黑" w:hAnsi="华文细黑"/>
                <w:szCs w:val="21"/>
                <w:rPrChange w:id="499" w:author="zhangph" w:date="2017-06-14T15:31:00Z">
                  <w:rPr>
                    <w:ins w:id="500" w:author="zhangph" w:date="2017-06-14T15:27:00Z"/>
                    <w:rFonts w:ascii="宋体" w:hAnsi="宋体"/>
                  </w:rPr>
                </w:rPrChange>
              </w:rPr>
            </w:pPr>
            <w:ins w:id="501" w:author="zhangph" w:date="2017-06-14T15:27:00Z">
              <w:r w:rsidRPr="00F22C6A">
                <w:rPr>
                  <w:rFonts w:ascii="华文细黑" w:eastAsia="华文细黑" w:hAnsi="华文细黑"/>
                  <w:szCs w:val="21"/>
                  <w:rPrChange w:id="502" w:author="zhangph" w:date="2017-06-14T15:31:00Z">
                    <w:rPr>
                      <w:rFonts w:ascii="宋体" w:hAnsi="宋体"/>
                    </w:rPr>
                  </w:rPrChange>
                </w:rPr>
                <w:t>修改日期</w:t>
              </w:r>
            </w:ins>
          </w:p>
        </w:tc>
        <w:tc>
          <w:tcPr>
            <w:tcW w:w="1502" w:type="dxa"/>
            <w:shd w:val="clear" w:color="auto" w:fill="D9D9D9"/>
            <w:tcPrChange w:id="503" w:author="zhangph" w:date="2017-06-14T15:42:00Z">
              <w:tcPr>
                <w:tcW w:w="1502" w:type="dxa"/>
                <w:shd w:val="clear" w:color="auto" w:fill="D9D9D9"/>
              </w:tcPr>
            </w:tcPrChange>
          </w:tcPr>
          <w:p w:rsidR="00F22C6A" w:rsidRPr="00F22C6A" w:rsidRDefault="00F22C6A" w:rsidP="00555323">
            <w:pPr>
              <w:rPr>
                <w:ins w:id="504" w:author="zhangph" w:date="2017-06-14T15:27:00Z"/>
                <w:rFonts w:ascii="华文细黑" w:eastAsia="华文细黑" w:hAnsi="华文细黑"/>
                <w:szCs w:val="21"/>
                <w:rPrChange w:id="505" w:author="zhangph" w:date="2017-06-14T15:31:00Z">
                  <w:rPr>
                    <w:ins w:id="506" w:author="zhangph" w:date="2017-06-14T15:27:00Z"/>
                    <w:rFonts w:ascii="宋体" w:hAnsi="宋体"/>
                  </w:rPr>
                </w:rPrChange>
              </w:rPr>
            </w:pPr>
            <w:ins w:id="507" w:author="zhangph" w:date="2017-06-14T15:27:00Z">
              <w:r w:rsidRPr="00F22C6A">
                <w:rPr>
                  <w:rFonts w:ascii="华文细黑" w:eastAsia="华文细黑" w:hAnsi="华文细黑"/>
                  <w:szCs w:val="21"/>
                  <w:rPrChange w:id="508" w:author="zhangph" w:date="2017-06-14T15:31:00Z">
                    <w:rPr>
                      <w:rFonts w:ascii="宋体" w:hAnsi="宋体"/>
                    </w:rPr>
                  </w:rPrChange>
                </w:rPr>
                <w:t>编制/修改人</w:t>
              </w:r>
            </w:ins>
          </w:p>
        </w:tc>
        <w:tc>
          <w:tcPr>
            <w:tcW w:w="2551" w:type="dxa"/>
            <w:shd w:val="clear" w:color="auto" w:fill="D9D9D9"/>
            <w:tcPrChange w:id="509" w:author="zhangph" w:date="2017-06-14T15:42:00Z">
              <w:tcPr>
                <w:tcW w:w="2551" w:type="dxa"/>
                <w:shd w:val="clear" w:color="auto" w:fill="D9D9D9"/>
              </w:tcPr>
            </w:tcPrChange>
          </w:tcPr>
          <w:p w:rsidR="00F22C6A" w:rsidRPr="00F22C6A" w:rsidRDefault="00F22C6A" w:rsidP="00555323">
            <w:pPr>
              <w:rPr>
                <w:ins w:id="510" w:author="zhangph" w:date="2017-06-14T15:27:00Z"/>
                <w:rFonts w:ascii="华文细黑" w:eastAsia="华文细黑" w:hAnsi="华文细黑"/>
                <w:szCs w:val="21"/>
                <w:rPrChange w:id="511" w:author="zhangph" w:date="2017-06-14T15:31:00Z">
                  <w:rPr>
                    <w:ins w:id="512" w:author="zhangph" w:date="2017-06-14T15:27:00Z"/>
                    <w:rFonts w:ascii="宋体" w:hAnsi="宋体"/>
                  </w:rPr>
                </w:rPrChange>
              </w:rPr>
            </w:pPr>
            <w:ins w:id="513" w:author="zhangph" w:date="2017-06-14T15:27:00Z">
              <w:r w:rsidRPr="00F22C6A">
                <w:rPr>
                  <w:rFonts w:ascii="华文细黑" w:eastAsia="华文细黑" w:hAnsi="华文细黑"/>
                  <w:szCs w:val="21"/>
                  <w:rPrChange w:id="514" w:author="zhangph" w:date="2017-06-14T15:31:00Z">
                    <w:rPr>
                      <w:rFonts w:ascii="宋体" w:hAnsi="宋体"/>
                    </w:rPr>
                  </w:rPrChange>
                </w:rPr>
                <w:t>修改说明</w:t>
              </w:r>
            </w:ins>
          </w:p>
        </w:tc>
        <w:tc>
          <w:tcPr>
            <w:tcW w:w="851" w:type="dxa"/>
            <w:shd w:val="clear" w:color="auto" w:fill="D9D9D9"/>
            <w:tcPrChange w:id="515" w:author="zhangph" w:date="2017-06-14T15:42:00Z">
              <w:tcPr>
                <w:tcW w:w="779" w:type="dxa"/>
                <w:shd w:val="clear" w:color="auto" w:fill="D9D9D9"/>
              </w:tcPr>
            </w:tcPrChange>
          </w:tcPr>
          <w:p w:rsidR="00F22C6A" w:rsidRPr="00F22C6A" w:rsidRDefault="00F22C6A" w:rsidP="00555323">
            <w:pPr>
              <w:rPr>
                <w:ins w:id="516" w:author="zhangph" w:date="2017-06-14T15:27:00Z"/>
                <w:rFonts w:ascii="华文细黑" w:eastAsia="华文细黑" w:hAnsi="华文细黑"/>
                <w:szCs w:val="21"/>
                <w:rPrChange w:id="517" w:author="zhangph" w:date="2017-06-14T15:31:00Z">
                  <w:rPr>
                    <w:ins w:id="518" w:author="zhangph" w:date="2017-06-14T15:27:00Z"/>
                    <w:rFonts w:ascii="宋体" w:hAnsi="宋体"/>
                  </w:rPr>
                </w:rPrChange>
              </w:rPr>
            </w:pPr>
            <w:ins w:id="519" w:author="zhangph" w:date="2017-06-14T15:27:00Z">
              <w:r w:rsidRPr="00F22C6A">
                <w:rPr>
                  <w:rFonts w:ascii="华文细黑" w:eastAsia="华文细黑" w:hAnsi="华文细黑"/>
                  <w:szCs w:val="21"/>
                  <w:rPrChange w:id="520" w:author="zhangph" w:date="2017-06-14T15:31:00Z">
                    <w:rPr>
                      <w:rFonts w:ascii="宋体" w:hAnsi="宋体"/>
                    </w:rPr>
                  </w:rPrChange>
                </w:rPr>
                <w:t>审批人</w:t>
              </w:r>
            </w:ins>
          </w:p>
        </w:tc>
        <w:tc>
          <w:tcPr>
            <w:tcW w:w="1332" w:type="dxa"/>
            <w:shd w:val="clear" w:color="auto" w:fill="D9D9D9"/>
            <w:tcPrChange w:id="521" w:author="zhangph" w:date="2017-06-14T15:42:00Z">
              <w:tcPr>
                <w:tcW w:w="1404" w:type="dxa"/>
                <w:shd w:val="clear" w:color="auto" w:fill="D9D9D9"/>
              </w:tcPr>
            </w:tcPrChange>
          </w:tcPr>
          <w:p w:rsidR="00F22C6A" w:rsidRPr="00F22C6A" w:rsidRDefault="00F22C6A" w:rsidP="00555323">
            <w:pPr>
              <w:rPr>
                <w:ins w:id="522" w:author="zhangph" w:date="2017-06-14T15:27:00Z"/>
                <w:rFonts w:ascii="华文细黑" w:eastAsia="华文细黑" w:hAnsi="华文细黑"/>
                <w:szCs w:val="21"/>
                <w:rPrChange w:id="523" w:author="zhangph" w:date="2017-06-14T15:31:00Z">
                  <w:rPr>
                    <w:ins w:id="524" w:author="zhangph" w:date="2017-06-14T15:27:00Z"/>
                    <w:rFonts w:ascii="宋体" w:hAnsi="宋体"/>
                  </w:rPr>
                </w:rPrChange>
              </w:rPr>
            </w:pPr>
            <w:ins w:id="525" w:author="zhangph" w:date="2017-06-14T15:27:00Z">
              <w:r w:rsidRPr="00F22C6A">
                <w:rPr>
                  <w:rFonts w:ascii="华文细黑" w:eastAsia="华文细黑" w:hAnsi="华文细黑"/>
                  <w:szCs w:val="21"/>
                  <w:rPrChange w:id="526" w:author="zhangph" w:date="2017-06-14T15:31:00Z">
                    <w:rPr>
                      <w:rFonts w:ascii="宋体" w:hAnsi="宋体"/>
                    </w:rPr>
                  </w:rPrChange>
                </w:rPr>
                <w:t>备 注</w:t>
              </w:r>
            </w:ins>
          </w:p>
        </w:tc>
      </w:tr>
      <w:tr w:rsidR="00F22C6A" w:rsidRPr="00F22C6A" w:rsidTr="005724D6">
        <w:trPr>
          <w:trHeight w:val="495"/>
          <w:ins w:id="527" w:author="zhangph" w:date="2017-06-14T15:27:00Z"/>
          <w:trPrChange w:id="528" w:author="zhangph" w:date="2017-06-14T15:42:00Z">
            <w:trPr>
              <w:trHeight w:val="495"/>
            </w:trPr>
          </w:trPrChange>
        </w:trPr>
        <w:tc>
          <w:tcPr>
            <w:tcW w:w="959" w:type="dxa"/>
            <w:vAlign w:val="center"/>
            <w:tcPrChange w:id="529" w:author="zhangph" w:date="2017-06-14T15:42:00Z">
              <w:tcPr>
                <w:tcW w:w="1026" w:type="dxa"/>
                <w:vAlign w:val="center"/>
              </w:tcPr>
            </w:tcPrChange>
          </w:tcPr>
          <w:p w:rsidR="00F22C6A" w:rsidRPr="00F22C6A" w:rsidRDefault="00F22C6A">
            <w:pPr>
              <w:rPr>
                <w:ins w:id="530" w:author="zhangph" w:date="2017-06-14T15:27:00Z"/>
                <w:rFonts w:ascii="华文细黑" w:eastAsia="华文细黑" w:hAnsi="华文细黑"/>
                <w:szCs w:val="21"/>
                <w:rPrChange w:id="531" w:author="zhangph" w:date="2017-06-14T15:31:00Z">
                  <w:rPr>
                    <w:ins w:id="532" w:author="zhangph" w:date="2017-06-14T15:27:00Z"/>
                    <w:rFonts w:ascii="宋体" w:hAnsi="宋体"/>
                  </w:rPr>
                </w:rPrChange>
              </w:rPr>
              <w:pPrChange w:id="533" w:author="zhangph" w:date="2017-06-14T15:28:00Z">
                <w:pPr>
                  <w:framePr w:hSpace="181" w:wrap="around" w:vAnchor="text" w:hAnchor="text" w:xAlign="center" w:y="1"/>
                  <w:suppressOverlap/>
                </w:pPr>
              </w:pPrChange>
            </w:pPr>
            <w:ins w:id="534" w:author="zhangph" w:date="2017-06-14T15:27:00Z">
              <w:r w:rsidRPr="00F22C6A">
                <w:rPr>
                  <w:rFonts w:ascii="华文细黑" w:eastAsia="华文细黑" w:hAnsi="华文细黑"/>
                  <w:szCs w:val="21"/>
                  <w:rPrChange w:id="535" w:author="zhangph" w:date="2017-06-14T15:31:00Z">
                    <w:rPr>
                      <w:rFonts w:ascii="宋体" w:hAnsi="宋体"/>
                    </w:rPr>
                  </w:rPrChange>
                </w:rPr>
                <w:t>V1.</w:t>
              </w:r>
            </w:ins>
            <w:ins w:id="536" w:author="zhangph" w:date="2017-06-14T15:28:00Z">
              <w:r w:rsidRPr="00F22C6A">
                <w:rPr>
                  <w:rFonts w:ascii="华文细黑" w:eastAsia="华文细黑" w:hAnsi="华文细黑"/>
                  <w:szCs w:val="21"/>
                  <w:rPrChange w:id="537" w:author="zhangph" w:date="2017-06-14T15:31:00Z">
                    <w:rPr>
                      <w:rFonts w:ascii="宋体" w:hAnsi="宋体"/>
                    </w:rPr>
                  </w:rPrChange>
                </w:rPr>
                <w:t>9</w:t>
              </w:r>
            </w:ins>
          </w:p>
        </w:tc>
        <w:tc>
          <w:tcPr>
            <w:tcW w:w="1333" w:type="dxa"/>
            <w:vAlign w:val="center"/>
            <w:tcPrChange w:id="538" w:author="zhangph" w:date="2017-06-14T15:42:00Z">
              <w:tcPr>
                <w:tcW w:w="1266" w:type="dxa"/>
                <w:vAlign w:val="center"/>
              </w:tcPr>
            </w:tcPrChange>
          </w:tcPr>
          <w:p w:rsidR="00F22C6A" w:rsidRPr="00F22C6A" w:rsidRDefault="00F22C6A">
            <w:pPr>
              <w:rPr>
                <w:ins w:id="539" w:author="zhangph" w:date="2017-06-14T15:27:00Z"/>
                <w:rFonts w:ascii="华文细黑" w:eastAsia="华文细黑" w:hAnsi="华文细黑"/>
                <w:szCs w:val="21"/>
                <w:rPrChange w:id="540" w:author="zhangph" w:date="2017-06-14T15:31:00Z">
                  <w:rPr>
                    <w:ins w:id="541" w:author="zhangph" w:date="2017-06-14T15:27:00Z"/>
                    <w:rFonts w:ascii="宋体" w:hAnsi="宋体"/>
                  </w:rPr>
                </w:rPrChange>
              </w:rPr>
              <w:pPrChange w:id="542" w:author="zhangph" w:date="2017-06-14T15:28:00Z">
                <w:pPr>
                  <w:framePr w:hSpace="181" w:wrap="around" w:vAnchor="text" w:hAnchor="text" w:xAlign="center" w:y="1"/>
                  <w:suppressOverlap/>
                </w:pPr>
              </w:pPrChange>
            </w:pPr>
            <w:ins w:id="543" w:author="zhangph" w:date="2017-06-14T15:27:00Z">
              <w:r w:rsidRPr="00F22C6A">
                <w:rPr>
                  <w:rFonts w:ascii="华文细黑" w:eastAsia="华文细黑" w:hAnsi="华文细黑"/>
                  <w:szCs w:val="21"/>
                  <w:rPrChange w:id="544" w:author="zhangph" w:date="2017-06-14T15:31:00Z">
                    <w:rPr>
                      <w:rFonts w:ascii="宋体" w:hAnsi="宋体"/>
                    </w:rPr>
                  </w:rPrChange>
                </w:rPr>
                <w:t>201</w:t>
              </w:r>
            </w:ins>
            <w:ins w:id="545" w:author="zhangph" w:date="2017-06-14T15:28:00Z">
              <w:r w:rsidRPr="00F22C6A">
                <w:rPr>
                  <w:rFonts w:ascii="华文细黑" w:eastAsia="华文细黑" w:hAnsi="华文细黑"/>
                  <w:szCs w:val="21"/>
                  <w:rPrChange w:id="546" w:author="zhangph" w:date="2017-06-14T15:31:00Z">
                    <w:rPr>
                      <w:rFonts w:ascii="宋体" w:hAnsi="宋体"/>
                    </w:rPr>
                  </w:rPrChange>
                </w:rPr>
                <w:t>7</w:t>
              </w:r>
            </w:ins>
            <w:ins w:id="547" w:author="zhangph" w:date="2017-06-14T15:27:00Z">
              <w:r w:rsidRPr="00F22C6A">
                <w:rPr>
                  <w:rFonts w:ascii="华文细黑" w:eastAsia="华文细黑" w:hAnsi="华文细黑"/>
                  <w:szCs w:val="21"/>
                  <w:rPrChange w:id="548" w:author="zhangph" w:date="2017-06-14T15:31:00Z">
                    <w:rPr>
                      <w:rFonts w:ascii="宋体" w:hAnsi="宋体"/>
                    </w:rPr>
                  </w:rPrChange>
                </w:rPr>
                <w:t>年</w:t>
              </w:r>
            </w:ins>
            <w:ins w:id="549" w:author="zhangph" w:date="2017-06-14T15:28:00Z">
              <w:r w:rsidRPr="00F22C6A">
                <w:rPr>
                  <w:rFonts w:ascii="华文细黑" w:eastAsia="华文细黑" w:hAnsi="华文细黑"/>
                  <w:szCs w:val="21"/>
                  <w:rPrChange w:id="550" w:author="zhangph" w:date="2017-06-14T15:31:00Z">
                    <w:rPr>
                      <w:rFonts w:ascii="宋体" w:hAnsi="宋体"/>
                    </w:rPr>
                  </w:rPrChange>
                </w:rPr>
                <w:t>6</w:t>
              </w:r>
            </w:ins>
            <w:ins w:id="551" w:author="zhangph" w:date="2017-06-14T15:27:00Z">
              <w:r w:rsidRPr="00F22C6A">
                <w:rPr>
                  <w:rFonts w:ascii="华文细黑" w:eastAsia="华文细黑" w:hAnsi="华文细黑" w:hint="eastAsia"/>
                  <w:szCs w:val="21"/>
                  <w:rPrChange w:id="552" w:author="zhangph" w:date="2017-06-14T15:31:00Z">
                    <w:rPr>
                      <w:rFonts w:ascii="宋体" w:hAnsi="宋体" w:hint="eastAsia"/>
                    </w:rPr>
                  </w:rPrChange>
                </w:rPr>
                <w:t>月</w:t>
              </w:r>
            </w:ins>
          </w:p>
        </w:tc>
        <w:tc>
          <w:tcPr>
            <w:tcW w:w="1502" w:type="dxa"/>
            <w:vAlign w:val="center"/>
            <w:tcPrChange w:id="553" w:author="zhangph" w:date="2017-06-14T15:42:00Z">
              <w:tcPr>
                <w:tcW w:w="1502" w:type="dxa"/>
                <w:vAlign w:val="center"/>
              </w:tcPr>
            </w:tcPrChange>
          </w:tcPr>
          <w:p w:rsidR="00F22C6A" w:rsidRPr="00F22C6A" w:rsidRDefault="00F22C6A" w:rsidP="00555323">
            <w:pPr>
              <w:rPr>
                <w:ins w:id="554" w:author="zhangph" w:date="2017-06-14T15:27:00Z"/>
                <w:rFonts w:ascii="华文细黑" w:eastAsia="华文细黑" w:hAnsi="华文细黑"/>
                <w:szCs w:val="21"/>
                <w:rPrChange w:id="555" w:author="zhangph" w:date="2017-06-14T15:31:00Z">
                  <w:rPr>
                    <w:ins w:id="556" w:author="zhangph" w:date="2017-06-14T15:27:00Z"/>
                    <w:rFonts w:ascii="宋体" w:hAnsi="宋体"/>
                  </w:rPr>
                </w:rPrChange>
              </w:rPr>
            </w:pPr>
            <w:proofErr w:type="gramStart"/>
            <w:ins w:id="557" w:author="zhangph" w:date="2017-06-14T15:29:00Z">
              <w:r w:rsidRPr="00F22C6A">
                <w:rPr>
                  <w:rFonts w:ascii="华文细黑" w:eastAsia="华文细黑" w:hAnsi="华文细黑" w:hint="eastAsia"/>
                  <w:szCs w:val="21"/>
                  <w:rPrChange w:id="558" w:author="zhangph" w:date="2017-06-14T15:31:00Z">
                    <w:rPr>
                      <w:rFonts w:ascii="宋体" w:hAnsi="宋体" w:hint="eastAsia"/>
                    </w:rPr>
                  </w:rPrChange>
                </w:rPr>
                <w:t>张培荷</w:t>
              </w:r>
            </w:ins>
            <w:proofErr w:type="gramEnd"/>
          </w:p>
        </w:tc>
        <w:tc>
          <w:tcPr>
            <w:tcW w:w="2551" w:type="dxa"/>
            <w:vAlign w:val="center"/>
            <w:tcPrChange w:id="559" w:author="zhangph" w:date="2017-06-14T15:42:00Z">
              <w:tcPr>
                <w:tcW w:w="2551" w:type="dxa"/>
                <w:vAlign w:val="center"/>
              </w:tcPr>
            </w:tcPrChange>
          </w:tcPr>
          <w:p w:rsidR="00F22C6A" w:rsidRPr="00F22C6A" w:rsidRDefault="00F22C6A" w:rsidP="00555323">
            <w:pPr>
              <w:rPr>
                <w:ins w:id="560" w:author="zhangph" w:date="2017-06-14T15:27:00Z"/>
                <w:rFonts w:ascii="华文细黑" w:eastAsia="华文细黑" w:hAnsi="华文细黑"/>
                <w:szCs w:val="21"/>
                <w:rPrChange w:id="561" w:author="zhangph" w:date="2017-06-14T15:31:00Z">
                  <w:rPr>
                    <w:ins w:id="562" w:author="zhangph" w:date="2017-06-14T15:27:00Z"/>
                    <w:rFonts w:ascii="宋体" w:hAnsi="宋体"/>
                  </w:rPr>
                </w:rPrChange>
              </w:rPr>
            </w:pPr>
            <w:ins w:id="563" w:author="zhangph" w:date="2017-06-14T15:29:00Z">
              <w:r w:rsidRPr="00F22C6A">
                <w:rPr>
                  <w:rFonts w:ascii="华文细黑" w:eastAsia="华文细黑" w:hAnsi="华文细黑"/>
                  <w:szCs w:val="21"/>
                  <w:rPrChange w:id="564" w:author="zhangph" w:date="2017-06-14T15:31:00Z">
                    <w:rPr>
                      <w:rFonts w:ascii="宋体" w:hAnsi="宋体"/>
                    </w:rPr>
                  </w:rPrChange>
                </w:rPr>
                <w:t>新增</w:t>
              </w:r>
            </w:ins>
            <w:ins w:id="565" w:author="zhangph" w:date="2017-06-14T15:28:00Z">
              <w:r w:rsidRPr="00F22C6A">
                <w:rPr>
                  <w:rFonts w:ascii="华文细黑" w:eastAsia="华文细黑" w:hAnsi="华文细黑"/>
                  <w:szCs w:val="21"/>
                  <w:rPrChange w:id="566" w:author="zhangph" w:date="2017-06-14T15:31:00Z">
                    <w:rPr>
                      <w:rFonts w:ascii="宋体" w:hAnsi="宋体"/>
                    </w:rPr>
                  </w:rPrChange>
                </w:rPr>
                <w:t>绩效考核方案</w:t>
              </w:r>
            </w:ins>
          </w:p>
        </w:tc>
        <w:tc>
          <w:tcPr>
            <w:tcW w:w="851" w:type="dxa"/>
            <w:vAlign w:val="center"/>
            <w:tcPrChange w:id="567" w:author="zhangph" w:date="2017-06-14T15:42:00Z">
              <w:tcPr>
                <w:tcW w:w="779" w:type="dxa"/>
                <w:vAlign w:val="center"/>
              </w:tcPr>
            </w:tcPrChange>
          </w:tcPr>
          <w:p w:rsidR="00F22C6A" w:rsidRPr="00F22C6A" w:rsidRDefault="00F22C6A" w:rsidP="00555323">
            <w:pPr>
              <w:rPr>
                <w:ins w:id="568" w:author="zhangph" w:date="2017-06-14T15:27:00Z"/>
                <w:rFonts w:ascii="华文细黑" w:eastAsia="华文细黑" w:hAnsi="华文细黑"/>
                <w:szCs w:val="21"/>
                <w:rPrChange w:id="569" w:author="zhangph" w:date="2017-06-14T15:31:00Z">
                  <w:rPr>
                    <w:ins w:id="570" w:author="zhangph" w:date="2017-06-14T15:27:00Z"/>
                    <w:rFonts w:ascii="宋体" w:hAnsi="宋体"/>
                  </w:rPr>
                </w:rPrChange>
              </w:rPr>
            </w:pPr>
          </w:p>
        </w:tc>
        <w:tc>
          <w:tcPr>
            <w:tcW w:w="1332" w:type="dxa"/>
            <w:vAlign w:val="center"/>
            <w:tcPrChange w:id="571" w:author="zhangph" w:date="2017-06-14T15:42:00Z">
              <w:tcPr>
                <w:tcW w:w="1404" w:type="dxa"/>
                <w:vAlign w:val="center"/>
              </w:tcPr>
            </w:tcPrChange>
          </w:tcPr>
          <w:p w:rsidR="00F22C6A" w:rsidRPr="00F22C6A" w:rsidRDefault="00F22C6A" w:rsidP="00555323">
            <w:pPr>
              <w:spacing w:line="360" w:lineRule="auto"/>
              <w:jc w:val="center"/>
              <w:rPr>
                <w:ins w:id="572" w:author="zhangph" w:date="2017-06-14T15:27:00Z"/>
                <w:rFonts w:ascii="华文细黑" w:eastAsia="华文细黑" w:hAnsi="华文细黑"/>
                <w:szCs w:val="21"/>
                <w:rPrChange w:id="573" w:author="zhangph" w:date="2017-06-14T15:31:00Z">
                  <w:rPr>
                    <w:ins w:id="574" w:author="zhangph" w:date="2017-06-14T15:27:00Z"/>
                    <w:rFonts w:ascii="宋体" w:hAnsi="宋体"/>
                  </w:rPr>
                </w:rPrChange>
              </w:rPr>
            </w:pPr>
          </w:p>
        </w:tc>
      </w:tr>
      <w:tr w:rsidR="00F22C6A" w:rsidRPr="00F22C6A" w:rsidTr="005724D6">
        <w:trPr>
          <w:trHeight w:val="495"/>
          <w:ins w:id="575" w:author="zhangph" w:date="2017-06-14T15:27:00Z"/>
          <w:trPrChange w:id="576" w:author="zhangph" w:date="2017-06-14T15:42:00Z">
            <w:trPr>
              <w:trHeight w:val="495"/>
            </w:trPr>
          </w:trPrChange>
        </w:trPr>
        <w:tc>
          <w:tcPr>
            <w:tcW w:w="959" w:type="dxa"/>
            <w:vAlign w:val="center"/>
            <w:tcPrChange w:id="577" w:author="zhangph" w:date="2017-06-14T15:42:00Z">
              <w:tcPr>
                <w:tcW w:w="1026" w:type="dxa"/>
                <w:vAlign w:val="center"/>
              </w:tcPr>
            </w:tcPrChange>
          </w:tcPr>
          <w:p w:rsidR="00F22C6A" w:rsidRPr="00F22C6A" w:rsidRDefault="00F22C6A" w:rsidP="00555323">
            <w:pPr>
              <w:rPr>
                <w:ins w:id="578" w:author="zhangph" w:date="2017-06-14T15:27:00Z"/>
                <w:rFonts w:ascii="华文细黑" w:eastAsia="华文细黑" w:hAnsi="华文细黑"/>
                <w:szCs w:val="21"/>
                <w:rPrChange w:id="579" w:author="zhangph" w:date="2017-06-14T15:31:00Z">
                  <w:rPr>
                    <w:ins w:id="580" w:author="zhangph" w:date="2017-06-14T15:27:00Z"/>
                    <w:rFonts w:ascii="宋体" w:hAnsi="宋体"/>
                  </w:rPr>
                </w:rPrChange>
              </w:rPr>
            </w:pPr>
          </w:p>
        </w:tc>
        <w:tc>
          <w:tcPr>
            <w:tcW w:w="1333" w:type="dxa"/>
            <w:vAlign w:val="center"/>
            <w:tcPrChange w:id="581" w:author="zhangph" w:date="2017-06-14T15:42:00Z">
              <w:tcPr>
                <w:tcW w:w="1266" w:type="dxa"/>
                <w:vAlign w:val="center"/>
              </w:tcPr>
            </w:tcPrChange>
          </w:tcPr>
          <w:p w:rsidR="00F22C6A" w:rsidRPr="00F22C6A" w:rsidRDefault="00F22C6A" w:rsidP="00555323">
            <w:pPr>
              <w:rPr>
                <w:ins w:id="582" w:author="zhangph" w:date="2017-06-14T15:27:00Z"/>
                <w:rFonts w:ascii="华文细黑" w:eastAsia="华文细黑" w:hAnsi="华文细黑"/>
                <w:szCs w:val="21"/>
                <w:rPrChange w:id="583" w:author="zhangph" w:date="2017-06-14T15:31:00Z">
                  <w:rPr>
                    <w:ins w:id="584" w:author="zhangph" w:date="2017-06-14T15:27:00Z"/>
                    <w:rFonts w:ascii="宋体" w:hAnsi="宋体"/>
                  </w:rPr>
                </w:rPrChange>
              </w:rPr>
            </w:pPr>
          </w:p>
        </w:tc>
        <w:tc>
          <w:tcPr>
            <w:tcW w:w="1502" w:type="dxa"/>
            <w:vAlign w:val="center"/>
            <w:tcPrChange w:id="585" w:author="zhangph" w:date="2017-06-14T15:42:00Z">
              <w:tcPr>
                <w:tcW w:w="1502" w:type="dxa"/>
                <w:vAlign w:val="center"/>
              </w:tcPr>
            </w:tcPrChange>
          </w:tcPr>
          <w:p w:rsidR="00F22C6A" w:rsidRPr="00F22C6A" w:rsidRDefault="00F22C6A" w:rsidP="00555323">
            <w:pPr>
              <w:spacing w:line="360" w:lineRule="auto"/>
              <w:rPr>
                <w:ins w:id="586" w:author="zhangph" w:date="2017-06-14T15:27:00Z"/>
                <w:rFonts w:ascii="华文细黑" w:eastAsia="华文细黑" w:hAnsi="华文细黑"/>
                <w:szCs w:val="21"/>
                <w:rPrChange w:id="587" w:author="zhangph" w:date="2017-06-14T15:31:00Z">
                  <w:rPr>
                    <w:ins w:id="588" w:author="zhangph" w:date="2017-06-14T15:27:00Z"/>
                    <w:rFonts w:ascii="宋体" w:hAnsi="宋体"/>
                  </w:rPr>
                </w:rPrChange>
              </w:rPr>
            </w:pPr>
            <w:proofErr w:type="gramStart"/>
            <w:ins w:id="589" w:author="zhangph" w:date="2017-06-14T15:30:00Z">
              <w:r w:rsidRPr="00F22C6A">
                <w:rPr>
                  <w:rFonts w:ascii="华文细黑" w:eastAsia="华文细黑" w:hAnsi="华文细黑" w:hint="eastAsia"/>
                  <w:szCs w:val="21"/>
                  <w:rPrChange w:id="590" w:author="zhangph" w:date="2017-06-14T15:31:00Z">
                    <w:rPr>
                      <w:rFonts w:ascii="宋体" w:hAnsi="宋体" w:hint="eastAsia"/>
                    </w:rPr>
                  </w:rPrChange>
                </w:rPr>
                <w:t>张培荷</w:t>
              </w:r>
            </w:ins>
            <w:proofErr w:type="gramEnd"/>
          </w:p>
        </w:tc>
        <w:tc>
          <w:tcPr>
            <w:tcW w:w="2551" w:type="dxa"/>
            <w:vAlign w:val="center"/>
            <w:tcPrChange w:id="591" w:author="zhangph" w:date="2017-06-14T15:42:00Z">
              <w:tcPr>
                <w:tcW w:w="2551" w:type="dxa"/>
                <w:vAlign w:val="center"/>
              </w:tcPr>
            </w:tcPrChange>
          </w:tcPr>
          <w:p w:rsidR="00F22C6A" w:rsidRPr="00F22C6A" w:rsidRDefault="00F22C6A" w:rsidP="00555323">
            <w:pPr>
              <w:spacing w:line="360" w:lineRule="auto"/>
              <w:rPr>
                <w:ins w:id="592" w:author="zhangph" w:date="2017-06-14T15:27:00Z"/>
                <w:rFonts w:ascii="华文细黑" w:eastAsia="华文细黑" w:hAnsi="华文细黑"/>
                <w:szCs w:val="21"/>
                <w:rPrChange w:id="593" w:author="zhangph" w:date="2017-06-14T15:31:00Z">
                  <w:rPr>
                    <w:ins w:id="594" w:author="zhangph" w:date="2017-06-14T15:27:00Z"/>
                    <w:rFonts w:ascii="宋体" w:hAnsi="宋体"/>
                  </w:rPr>
                </w:rPrChange>
              </w:rPr>
            </w:pPr>
            <w:ins w:id="595" w:author="zhangph" w:date="2017-06-14T15:29:00Z">
              <w:r w:rsidRPr="00F22C6A">
                <w:rPr>
                  <w:rFonts w:ascii="华文细黑" w:eastAsia="华文细黑" w:hAnsi="华文细黑"/>
                  <w:szCs w:val="21"/>
                  <w:rPrChange w:id="596" w:author="zhangph" w:date="2017-06-14T15:31:00Z">
                    <w:rPr>
                      <w:rFonts w:ascii="宋体" w:hAnsi="宋体"/>
                    </w:rPr>
                  </w:rPrChange>
                </w:rPr>
                <w:t>新增数据清单目录</w:t>
              </w:r>
            </w:ins>
          </w:p>
        </w:tc>
        <w:tc>
          <w:tcPr>
            <w:tcW w:w="851" w:type="dxa"/>
            <w:vAlign w:val="center"/>
            <w:tcPrChange w:id="597" w:author="zhangph" w:date="2017-06-14T15:42:00Z">
              <w:tcPr>
                <w:tcW w:w="779" w:type="dxa"/>
                <w:vAlign w:val="center"/>
              </w:tcPr>
            </w:tcPrChange>
          </w:tcPr>
          <w:p w:rsidR="00F22C6A" w:rsidRPr="00F22C6A" w:rsidRDefault="00F22C6A" w:rsidP="00555323">
            <w:pPr>
              <w:spacing w:line="360" w:lineRule="auto"/>
              <w:rPr>
                <w:ins w:id="598" w:author="zhangph" w:date="2017-06-14T15:27:00Z"/>
                <w:rFonts w:ascii="华文细黑" w:eastAsia="华文细黑" w:hAnsi="华文细黑"/>
                <w:szCs w:val="21"/>
                <w:rPrChange w:id="599" w:author="zhangph" w:date="2017-06-14T15:31:00Z">
                  <w:rPr>
                    <w:ins w:id="600" w:author="zhangph" w:date="2017-06-14T15:27:00Z"/>
                    <w:rFonts w:ascii="宋体" w:hAnsi="宋体"/>
                  </w:rPr>
                </w:rPrChange>
              </w:rPr>
            </w:pPr>
          </w:p>
        </w:tc>
        <w:tc>
          <w:tcPr>
            <w:tcW w:w="1332" w:type="dxa"/>
            <w:vAlign w:val="center"/>
            <w:tcPrChange w:id="601" w:author="zhangph" w:date="2017-06-14T15:42:00Z">
              <w:tcPr>
                <w:tcW w:w="1404" w:type="dxa"/>
                <w:vAlign w:val="center"/>
              </w:tcPr>
            </w:tcPrChange>
          </w:tcPr>
          <w:p w:rsidR="00F22C6A" w:rsidRPr="00F22C6A" w:rsidRDefault="00F22C6A" w:rsidP="00555323">
            <w:pPr>
              <w:spacing w:line="360" w:lineRule="auto"/>
              <w:rPr>
                <w:ins w:id="602" w:author="zhangph" w:date="2017-06-14T15:27:00Z"/>
                <w:rFonts w:ascii="华文细黑" w:eastAsia="华文细黑" w:hAnsi="华文细黑"/>
                <w:szCs w:val="21"/>
                <w:rPrChange w:id="603" w:author="zhangph" w:date="2017-06-14T15:31:00Z">
                  <w:rPr>
                    <w:ins w:id="604" w:author="zhangph" w:date="2017-06-14T15:27:00Z"/>
                    <w:rFonts w:ascii="宋体" w:hAnsi="宋体"/>
                  </w:rPr>
                </w:rPrChange>
              </w:rPr>
            </w:pPr>
          </w:p>
        </w:tc>
      </w:tr>
      <w:tr w:rsidR="00F22C6A" w:rsidRPr="00F22C6A" w:rsidTr="005724D6">
        <w:trPr>
          <w:trHeight w:val="495"/>
          <w:ins w:id="605" w:author="zhangph" w:date="2017-06-14T15:27:00Z"/>
          <w:trPrChange w:id="606" w:author="zhangph" w:date="2017-06-14T15:42:00Z">
            <w:trPr>
              <w:trHeight w:val="495"/>
            </w:trPr>
          </w:trPrChange>
        </w:trPr>
        <w:tc>
          <w:tcPr>
            <w:tcW w:w="959" w:type="dxa"/>
            <w:vAlign w:val="center"/>
            <w:tcPrChange w:id="607" w:author="zhangph" w:date="2017-06-14T15:42:00Z">
              <w:tcPr>
                <w:tcW w:w="1026" w:type="dxa"/>
                <w:vAlign w:val="center"/>
              </w:tcPr>
            </w:tcPrChange>
          </w:tcPr>
          <w:p w:rsidR="00F22C6A" w:rsidRPr="00F22C6A" w:rsidRDefault="00F22C6A" w:rsidP="00555323">
            <w:pPr>
              <w:spacing w:line="360" w:lineRule="auto"/>
              <w:rPr>
                <w:ins w:id="608" w:author="zhangph" w:date="2017-06-14T15:27:00Z"/>
                <w:rFonts w:ascii="华文细黑" w:eastAsia="华文细黑" w:hAnsi="华文细黑"/>
                <w:color w:val="000000"/>
                <w:szCs w:val="21"/>
                <w:rPrChange w:id="609" w:author="zhangph" w:date="2017-06-14T15:31:00Z">
                  <w:rPr>
                    <w:ins w:id="610" w:author="zhangph" w:date="2017-06-14T15:27:00Z"/>
                    <w:rFonts w:ascii="宋体" w:hAnsi="宋体"/>
                    <w:color w:val="000000"/>
                  </w:rPr>
                </w:rPrChange>
              </w:rPr>
            </w:pPr>
          </w:p>
        </w:tc>
        <w:tc>
          <w:tcPr>
            <w:tcW w:w="1333" w:type="dxa"/>
            <w:vAlign w:val="center"/>
            <w:tcPrChange w:id="611" w:author="zhangph" w:date="2017-06-14T15:42:00Z">
              <w:tcPr>
                <w:tcW w:w="1266" w:type="dxa"/>
                <w:vAlign w:val="center"/>
              </w:tcPr>
            </w:tcPrChange>
          </w:tcPr>
          <w:p w:rsidR="00F22C6A" w:rsidRPr="00F22C6A" w:rsidRDefault="00F22C6A" w:rsidP="00555323">
            <w:pPr>
              <w:spacing w:line="360" w:lineRule="auto"/>
              <w:rPr>
                <w:ins w:id="612" w:author="zhangph" w:date="2017-06-14T15:27:00Z"/>
                <w:rFonts w:ascii="华文细黑" w:eastAsia="华文细黑" w:hAnsi="华文细黑"/>
                <w:color w:val="000000"/>
                <w:szCs w:val="21"/>
                <w:rPrChange w:id="613" w:author="zhangph" w:date="2017-06-14T15:31:00Z">
                  <w:rPr>
                    <w:ins w:id="614" w:author="zhangph" w:date="2017-06-14T15:27:00Z"/>
                    <w:rFonts w:ascii="宋体" w:hAnsi="宋体"/>
                    <w:color w:val="000000"/>
                  </w:rPr>
                </w:rPrChange>
              </w:rPr>
            </w:pPr>
          </w:p>
        </w:tc>
        <w:tc>
          <w:tcPr>
            <w:tcW w:w="1502" w:type="dxa"/>
            <w:vAlign w:val="center"/>
            <w:tcPrChange w:id="615" w:author="zhangph" w:date="2017-06-14T15:42:00Z">
              <w:tcPr>
                <w:tcW w:w="1502" w:type="dxa"/>
                <w:vAlign w:val="center"/>
              </w:tcPr>
            </w:tcPrChange>
          </w:tcPr>
          <w:p w:rsidR="00F22C6A" w:rsidRPr="00F22C6A" w:rsidRDefault="00F22C6A" w:rsidP="00555323">
            <w:pPr>
              <w:spacing w:line="360" w:lineRule="auto"/>
              <w:rPr>
                <w:ins w:id="616" w:author="zhangph" w:date="2017-06-14T15:27:00Z"/>
                <w:rFonts w:ascii="华文细黑" w:eastAsia="华文细黑" w:hAnsi="华文细黑"/>
                <w:color w:val="000000"/>
                <w:szCs w:val="21"/>
                <w:rPrChange w:id="617" w:author="zhangph" w:date="2017-06-14T15:31:00Z">
                  <w:rPr>
                    <w:ins w:id="618" w:author="zhangph" w:date="2017-06-14T15:27:00Z"/>
                    <w:rFonts w:ascii="宋体" w:hAnsi="宋体"/>
                    <w:color w:val="000000"/>
                  </w:rPr>
                </w:rPrChange>
              </w:rPr>
            </w:pPr>
            <w:ins w:id="619" w:author="zhangph" w:date="2017-06-14T15:29:00Z">
              <w:r w:rsidRPr="00F22C6A">
                <w:rPr>
                  <w:rFonts w:ascii="华文细黑" w:eastAsia="华文细黑" w:hAnsi="华文细黑"/>
                  <w:color w:val="000000"/>
                  <w:szCs w:val="21"/>
                  <w:rPrChange w:id="620" w:author="zhangph" w:date="2017-06-14T15:31:00Z">
                    <w:rPr>
                      <w:rFonts w:ascii="宋体" w:hAnsi="宋体"/>
                      <w:color w:val="000000"/>
                    </w:rPr>
                  </w:rPrChange>
                </w:rPr>
                <w:t>王伟宏</w:t>
              </w:r>
            </w:ins>
          </w:p>
        </w:tc>
        <w:tc>
          <w:tcPr>
            <w:tcW w:w="2551" w:type="dxa"/>
            <w:vAlign w:val="center"/>
            <w:tcPrChange w:id="621" w:author="zhangph" w:date="2017-06-14T15:42:00Z">
              <w:tcPr>
                <w:tcW w:w="2551" w:type="dxa"/>
                <w:vAlign w:val="center"/>
              </w:tcPr>
            </w:tcPrChange>
          </w:tcPr>
          <w:p w:rsidR="00F22C6A" w:rsidRPr="00F22C6A" w:rsidRDefault="00F22C6A" w:rsidP="00555323">
            <w:pPr>
              <w:spacing w:line="360" w:lineRule="auto"/>
              <w:rPr>
                <w:ins w:id="622" w:author="zhangph" w:date="2017-06-14T15:27:00Z"/>
                <w:rFonts w:ascii="华文细黑" w:eastAsia="华文细黑" w:hAnsi="华文细黑"/>
                <w:color w:val="000000"/>
                <w:szCs w:val="21"/>
                <w:rPrChange w:id="623" w:author="zhangph" w:date="2017-06-14T15:31:00Z">
                  <w:rPr>
                    <w:ins w:id="624" w:author="zhangph" w:date="2017-06-14T15:27:00Z"/>
                    <w:rFonts w:ascii="宋体" w:hAnsi="宋体"/>
                    <w:color w:val="000000"/>
                  </w:rPr>
                </w:rPrChange>
              </w:rPr>
            </w:pPr>
            <w:ins w:id="625" w:author="zhangph" w:date="2017-06-14T15:29:00Z">
              <w:r w:rsidRPr="00F22C6A">
                <w:rPr>
                  <w:rFonts w:ascii="华文细黑" w:eastAsia="华文细黑" w:hAnsi="华文细黑"/>
                  <w:color w:val="000000"/>
                  <w:szCs w:val="21"/>
                  <w:rPrChange w:id="626" w:author="zhangph" w:date="2017-06-14T15:31:00Z">
                    <w:rPr>
                      <w:rFonts w:ascii="宋体" w:hAnsi="宋体"/>
                      <w:color w:val="000000"/>
                    </w:rPr>
                  </w:rPrChange>
                </w:rPr>
                <w:t>细化积分规则</w:t>
              </w:r>
            </w:ins>
          </w:p>
        </w:tc>
        <w:tc>
          <w:tcPr>
            <w:tcW w:w="851" w:type="dxa"/>
            <w:vAlign w:val="center"/>
            <w:tcPrChange w:id="627" w:author="zhangph" w:date="2017-06-14T15:42:00Z">
              <w:tcPr>
                <w:tcW w:w="779" w:type="dxa"/>
                <w:vAlign w:val="center"/>
              </w:tcPr>
            </w:tcPrChange>
          </w:tcPr>
          <w:p w:rsidR="00F22C6A" w:rsidRPr="00F22C6A" w:rsidRDefault="00F22C6A" w:rsidP="00555323">
            <w:pPr>
              <w:spacing w:line="360" w:lineRule="auto"/>
              <w:rPr>
                <w:ins w:id="628" w:author="zhangph" w:date="2017-06-14T15:27:00Z"/>
                <w:rFonts w:ascii="华文细黑" w:eastAsia="华文细黑" w:hAnsi="华文细黑"/>
                <w:color w:val="000000"/>
                <w:szCs w:val="21"/>
                <w:rPrChange w:id="629" w:author="zhangph" w:date="2017-06-14T15:31:00Z">
                  <w:rPr>
                    <w:ins w:id="630" w:author="zhangph" w:date="2017-06-14T15:27:00Z"/>
                    <w:rFonts w:ascii="宋体" w:hAnsi="宋体"/>
                    <w:color w:val="000000"/>
                  </w:rPr>
                </w:rPrChange>
              </w:rPr>
            </w:pPr>
          </w:p>
        </w:tc>
        <w:tc>
          <w:tcPr>
            <w:tcW w:w="1332" w:type="dxa"/>
            <w:vAlign w:val="center"/>
            <w:tcPrChange w:id="631" w:author="zhangph" w:date="2017-06-14T15:42:00Z">
              <w:tcPr>
                <w:tcW w:w="1404" w:type="dxa"/>
                <w:vAlign w:val="center"/>
              </w:tcPr>
            </w:tcPrChange>
          </w:tcPr>
          <w:p w:rsidR="00F22C6A" w:rsidRPr="00F22C6A" w:rsidRDefault="00F22C6A" w:rsidP="00555323">
            <w:pPr>
              <w:spacing w:line="360" w:lineRule="auto"/>
              <w:rPr>
                <w:ins w:id="632" w:author="zhangph" w:date="2017-06-14T15:27:00Z"/>
                <w:rFonts w:ascii="华文细黑" w:eastAsia="华文细黑" w:hAnsi="华文细黑"/>
                <w:szCs w:val="21"/>
                <w:rPrChange w:id="633" w:author="zhangph" w:date="2017-06-14T15:31:00Z">
                  <w:rPr>
                    <w:ins w:id="634" w:author="zhangph" w:date="2017-06-14T15:27:00Z"/>
                    <w:rFonts w:ascii="宋体" w:hAnsi="宋体"/>
                  </w:rPr>
                </w:rPrChange>
              </w:rPr>
            </w:pPr>
          </w:p>
        </w:tc>
      </w:tr>
      <w:tr w:rsidR="00F22C6A" w:rsidRPr="00F22C6A" w:rsidTr="005724D6">
        <w:trPr>
          <w:trHeight w:val="495"/>
          <w:ins w:id="635" w:author="zhangph" w:date="2017-06-14T15:27:00Z"/>
          <w:trPrChange w:id="636" w:author="zhangph" w:date="2017-06-14T15:42:00Z">
            <w:trPr>
              <w:trHeight w:val="495"/>
            </w:trPr>
          </w:trPrChange>
        </w:trPr>
        <w:tc>
          <w:tcPr>
            <w:tcW w:w="959" w:type="dxa"/>
            <w:vAlign w:val="center"/>
            <w:tcPrChange w:id="637" w:author="zhangph" w:date="2017-06-14T15:42:00Z">
              <w:tcPr>
                <w:tcW w:w="1026" w:type="dxa"/>
                <w:vAlign w:val="center"/>
              </w:tcPr>
            </w:tcPrChange>
          </w:tcPr>
          <w:p w:rsidR="00F22C6A" w:rsidRPr="00F22C6A" w:rsidRDefault="00F22C6A" w:rsidP="00555323">
            <w:pPr>
              <w:spacing w:line="360" w:lineRule="auto"/>
              <w:rPr>
                <w:ins w:id="638" w:author="zhangph" w:date="2017-06-14T15:27:00Z"/>
                <w:rFonts w:ascii="华文细黑" w:eastAsia="华文细黑" w:hAnsi="华文细黑"/>
                <w:color w:val="000000"/>
                <w:szCs w:val="21"/>
                <w:rPrChange w:id="639" w:author="zhangph" w:date="2017-06-14T15:31:00Z">
                  <w:rPr>
                    <w:ins w:id="640" w:author="zhangph" w:date="2017-06-14T15:27:00Z"/>
                    <w:rFonts w:ascii="宋体" w:hAnsi="宋体"/>
                    <w:color w:val="000000"/>
                  </w:rPr>
                </w:rPrChange>
              </w:rPr>
            </w:pPr>
          </w:p>
        </w:tc>
        <w:tc>
          <w:tcPr>
            <w:tcW w:w="1333" w:type="dxa"/>
            <w:vAlign w:val="center"/>
            <w:tcPrChange w:id="641" w:author="zhangph" w:date="2017-06-14T15:42:00Z">
              <w:tcPr>
                <w:tcW w:w="1266" w:type="dxa"/>
                <w:vAlign w:val="center"/>
              </w:tcPr>
            </w:tcPrChange>
          </w:tcPr>
          <w:p w:rsidR="00F22C6A" w:rsidRPr="00F22C6A" w:rsidRDefault="00F22C6A" w:rsidP="00555323">
            <w:pPr>
              <w:spacing w:line="360" w:lineRule="auto"/>
              <w:rPr>
                <w:ins w:id="642" w:author="zhangph" w:date="2017-06-14T15:27:00Z"/>
                <w:rFonts w:ascii="华文细黑" w:eastAsia="华文细黑" w:hAnsi="华文细黑"/>
                <w:color w:val="000000"/>
                <w:szCs w:val="21"/>
                <w:rPrChange w:id="643" w:author="zhangph" w:date="2017-06-14T15:31:00Z">
                  <w:rPr>
                    <w:ins w:id="644" w:author="zhangph" w:date="2017-06-14T15:27:00Z"/>
                    <w:rFonts w:ascii="宋体" w:hAnsi="宋体"/>
                    <w:color w:val="000000"/>
                  </w:rPr>
                </w:rPrChange>
              </w:rPr>
            </w:pPr>
          </w:p>
        </w:tc>
        <w:tc>
          <w:tcPr>
            <w:tcW w:w="1502" w:type="dxa"/>
            <w:vAlign w:val="center"/>
            <w:tcPrChange w:id="645" w:author="zhangph" w:date="2017-06-14T15:42:00Z">
              <w:tcPr>
                <w:tcW w:w="1502" w:type="dxa"/>
                <w:vAlign w:val="center"/>
              </w:tcPr>
            </w:tcPrChange>
          </w:tcPr>
          <w:p w:rsidR="00F22C6A" w:rsidRPr="00F22C6A" w:rsidRDefault="00F22C6A" w:rsidP="00555323">
            <w:pPr>
              <w:spacing w:line="360" w:lineRule="auto"/>
              <w:rPr>
                <w:ins w:id="646" w:author="zhangph" w:date="2017-06-14T15:27:00Z"/>
                <w:rFonts w:ascii="华文细黑" w:eastAsia="华文细黑" w:hAnsi="华文细黑"/>
                <w:szCs w:val="21"/>
                <w:rPrChange w:id="647" w:author="zhangph" w:date="2017-06-14T15:31:00Z">
                  <w:rPr>
                    <w:ins w:id="648" w:author="zhangph" w:date="2017-06-14T15:27:00Z"/>
                    <w:rFonts w:ascii="宋体" w:hAnsi="宋体"/>
                  </w:rPr>
                </w:rPrChange>
              </w:rPr>
            </w:pPr>
            <w:ins w:id="649" w:author="zhangph" w:date="2017-06-14T15:30:00Z">
              <w:r w:rsidRPr="00F22C6A">
                <w:rPr>
                  <w:rFonts w:ascii="华文细黑" w:eastAsia="华文细黑" w:hAnsi="华文细黑"/>
                  <w:szCs w:val="21"/>
                  <w:rPrChange w:id="650" w:author="zhangph" w:date="2017-06-14T15:31:00Z">
                    <w:rPr>
                      <w:rFonts w:ascii="宋体" w:hAnsi="宋体"/>
                    </w:rPr>
                  </w:rPrChange>
                </w:rPr>
                <w:t>黄跃东</w:t>
              </w:r>
            </w:ins>
          </w:p>
        </w:tc>
        <w:tc>
          <w:tcPr>
            <w:tcW w:w="2551" w:type="dxa"/>
            <w:vAlign w:val="center"/>
            <w:tcPrChange w:id="651" w:author="zhangph" w:date="2017-06-14T15:42:00Z">
              <w:tcPr>
                <w:tcW w:w="2551" w:type="dxa"/>
                <w:vAlign w:val="center"/>
              </w:tcPr>
            </w:tcPrChange>
          </w:tcPr>
          <w:p w:rsidR="00F22C6A" w:rsidRPr="00F22C6A" w:rsidRDefault="00F22C6A" w:rsidP="00555323">
            <w:pPr>
              <w:spacing w:line="360" w:lineRule="auto"/>
              <w:rPr>
                <w:ins w:id="652" w:author="zhangph" w:date="2017-06-14T15:27:00Z"/>
                <w:rFonts w:ascii="华文细黑" w:eastAsia="华文细黑" w:hAnsi="华文细黑"/>
                <w:color w:val="000000"/>
                <w:szCs w:val="21"/>
                <w:rPrChange w:id="653" w:author="zhangph" w:date="2017-06-14T15:31:00Z">
                  <w:rPr>
                    <w:ins w:id="654" w:author="zhangph" w:date="2017-06-14T15:27:00Z"/>
                    <w:rFonts w:ascii="宋体" w:hAnsi="宋体"/>
                    <w:color w:val="000000"/>
                  </w:rPr>
                </w:rPrChange>
              </w:rPr>
            </w:pPr>
            <w:ins w:id="655" w:author="zhangph" w:date="2017-06-14T15:30:00Z">
              <w:r w:rsidRPr="00F22C6A">
                <w:rPr>
                  <w:rFonts w:ascii="华文细黑" w:eastAsia="华文细黑" w:hAnsi="华文细黑"/>
                  <w:color w:val="000000"/>
                  <w:szCs w:val="21"/>
                  <w:rPrChange w:id="656" w:author="zhangph" w:date="2017-06-14T15:31:00Z">
                    <w:rPr>
                      <w:rFonts w:ascii="宋体" w:hAnsi="宋体"/>
                      <w:color w:val="000000"/>
                    </w:rPr>
                  </w:rPrChange>
                </w:rPr>
                <w:t>优化硬件清单</w:t>
              </w:r>
              <w:r w:rsidRPr="00F22C6A">
                <w:rPr>
                  <w:rFonts w:ascii="华文细黑" w:eastAsia="华文细黑" w:hAnsi="华文细黑" w:hint="eastAsia"/>
                  <w:color w:val="000000"/>
                  <w:szCs w:val="21"/>
                  <w:rPrChange w:id="657" w:author="zhangph" w:date="2017-06-14T15:31:00Z">
                    <w:rPr>
                      <w:rFonts w:ascii="宋体" w:hAnsi="宋体" w:hint="eastAsia"/>
                      <w:color w:val="000000"/>
                    </w:rPr>
                  </w:rPrChange>
                </w:rPr>
                <w:t>、</w:t>
              </w:r>
              <w:r w:rsidRPr="00F22C6A">
                <w:rPr>
                  <w:rFonts w:ascii="华文细黑" w:eastAsia="华文细黑" w:hAnsi="华文细黑"/>
                  <w:color w:val="000000"/>
                  <w:szCs w:val="21"/>
                  <w:rPrChange w:id="658" w:author="zhangph" w:date="2017-06-14T15:31:00Z">
                    <w:rPr>
                      <w:rFonts w:ascii="宋体" w:hAnsi="宋体"/>
                      <w:color w:val="000000"/>
                    </w:rPr>
                  </w:rPrChange>
                </w:rPr>
                <w:t>软件清单</w:t>
              </w:r>
            </w:ins>
          </w:p>
        </w:tc>
        <w:tc>
          <w:tcPr>
            <w:tcW w:w="851" w:type="dxa"/>
            <w:vAlign w:val="center"/>
            <w:tcPrChange w:id="659" w:author="zhangph" w:date="2017-06-14T15:42:00Z">
              <w:tcPr>
                <w:tcW w:w="779" w:type="dxa"/>
                <w:vAlign w:val="center"/>
              </w:tcPr>
            </w:tcPrChange>
          </w:tcPr>
          <w:p w:rsidR="00F22C6A" w:rsidRPr="00F22C6A" w:rsidRDefault="00F22C6A" w:rsidP="00555323">
            <w:pPr>
              <w:spacing w:line="360" w:lineRule="auto"/>
              <w:rPr>
                <w:ins w:id="660" w:author="zhangph" w:date="2017-06-14T15:27:00Z"/>
                <w:rFonts w:ascii="华文细黑" w:eastAsia="华文细黑" w:hAnsi="华文细黑"/>
                <w:szCs w:val="21"/>
                <w:rPrChange w:id="661" w:author="zhangph" w:date="2017-06-14T15:31:00Z">
                  <w:rPr>
                    <w:ins w:id="662" w:author="zhangph" w:date="2017-06-14T15:27:00Z"/>
                    <w:rFonts w:ascii="宋体" w:hAnsi="宋体"/>
                  </w:rPr>
                </w:rPrChange>
              </w:rPr>
            </w:pPr>
          </w:p>
        </w:tc>
        <w:tc>
          <w:tcPr>
            <w:tcW w:w="1332" w:type="dxa"/>
            <w:vAlign w:val="center"/>
            <w:tcPrChange w:id="663" w:author="zhangph" w:date="2017-06-14T15:42:00Z">
              <w:tcPr>
                <w:tcW w:w="1404" w:type="dxa"/>
                <w:vAlign w:val="center"/>
              </w:tcPr>
            </w:tcPrChange>
          </w:tcPr>
          <w:p w:rsidR="00F22C6A" w:rsidRPr="00F22C6A" w:rsidRDefault="00F22C6A" w:rsidP="00555323">
            <w:pPr>
              <w:spacing w:line="360" w:lineRule="auto"/>
              <w:rPr>
                <w:ins w:id="664" w:author="zhangph" w:date="2017-06-14T15:27:00Z"/>
                <w:rFonts w:ascii="华文细黑" w:eastAsia="华文细黑" w:hAnsi="华文细黑"/>
                <w:szCs w:val="21"/>
                <w:rPrChange w:id="665" w:author="zhangph" w:date="2017-06-14T15:31:00Z">
                  <w:rPr>
                    <w:ins w:id="666" w:author="zhangph" w:date="2017-06-14T15:27:00Z"/>
                    <w:rFonts w:ascii="宋体" w:hAnsi="宋体"/>
                  </w:rPr>
                </w:rPrChange>
              </w:rPr>
            </w:pPr>
          </w:p>
        </w:tc>
      </w:tr>
      <w:tr w:rsidR="00F22C6A" w:rsidRPr="00F22C6A" w:rsidTr="005724D6">
        <w:trPr>
          <w:trHeight w:val="495"/>
          <w:ins w:id="667" w:author="zhangph" w:date="2017-06-14T15:27:00Z"/>
          <w:trPrChange w:id="668" w:author="zhangph" w:date="2017-06-14T15:42:00Z">
            <w:trPr>
              <w:trHeight w:val="495"/>
            </w:trPr>
          </w:trPrChange>
        </w:trPr>
        <w:tc>
          <w:tcPr>
            <w:tcW w:w="959" w:type="dxa"/>
            <w:vAlign w:val="center"/>
            <w:tcPrChange w:id="669" w:author="zhangph" w:date="2017-06-14T15:42:00Z">
              <w:tcPr>
                <w:tcW w:w="1026" w:type="dxa"/>
                <w:vAlign w:val="center"/>
              </w:tcPr>
            </w:tcPrChange>
          </w:tcPr>
          <w:p w:rsidR="00F22C6A" w:rsidRPr="00F22C6A" w:rsidRDefault="00F22C6A" w:rsidP="00555323">
            <w:pPr>
              <w:spacing w:line="360" w:lineRule="auto"/>
              <w:rPr>
                <w:ins w:id="670" w:author="zhangph" w:date="2017-06-14T15:27:00Z"/>
                <w:rFonts w:ascii="华文细黑" w:eastAsia="华文细黑" w:hAnsi="华文细黑"/>
                <w:szCs w:val="21"/>
                <w:rPrChange w:id="671" w:author="zhangph" w:date="2017-06-14T15:31:00Z">
                  <w:rPr>
                    <w:ins w:id="672" w:author="zhangph" w:date="2017-06-14T15:27:00Z"/>
                    <w:rFonts w:ascii="宋体" w:hAnsi="宋体"/>
                  </w:rPr>
                </w:rPrChange>
              </w:rPr>
            </w:pPr>
          </w:p>
        </w:tc>
        <w:tc>
          <w:tcPr>
            <w:tcW w:w="1333" w:type="dxa"/>
            <w:vAlign w:val="center"/>
            <w:tcPrChange w:id="673" w:author="zhangph" w:date="2017-06-14T15:42:00Z">
              <w:tcPr>
                <w:tcW w:w="1266" w:type="dxa"/>
                <w:vAlign w:val="center"/>
              </w:tcPr>
            </w:tcPrChange>
          </w:tcPr>
          <w:p w:rsidR="00F22C6A" w:rsidRPr="00F22C6A" w:rsidRDefault="00F22C6A" w:rsidP="00555323">
            <w:pPr>
              <w:spacing w:line="360" w:lineRule="auto"/>
              <w:rPr>
                <w:ins w:id="674" w:author="zhangph" w:date="2017-06-14T15:27:00Z"/>
                <w:rFonts w:ascii="华文细黑" w:eastAsia="华文细黑" w:hAnsi="华文细黑"/>
                <w:szCs w:val="21"/>
                <w:rPrChange w:id="675" w:author="zhangph" w:date="2017-06-14T15:31:00Z">
                  <w:rPr>
                    <w:ins w:id="676" w:author="zhangph" w:date="2017-06-14T15:27:00Z"/>
                    <w:rFonts w:ascii="宋体" w:hAnsi="宋体"/>
                  </w:rPr>
                </w:rPrChange>
              </w:rPr>
            </w:pPr>
          </w:p>
        </w:tc>
        <w:tc>
          <w:tcPr>
            <w:tcW w:w="1502" w:type="dxa"/>
            <w:vAlign w:val="center"/>
            <w:tcPrChange w:id="677" w:author="zhangph" w:date="2017-06-14T15:42:00Z">
              <w:tcPr>
                <w:tcW w:w="1502" w:type="dxa"/>
                <w:vAlign w:val="center"/>
              </w:tcPr>
            </w:tcPrChange>
          </w:tcPr>
          <w:p w:rsidR="00F22C6A" w:rsidRPr="00F22C6A" w:rsidRDefault="00F22C6A" w:rsidP="00555323">
            <w:pPr>
              <w:spacing w:line="360" w:lineRule="auto"/>
              <w:rPr>
                <w:ins w:id="678" w:author="zhangph" w:date="2017-06-14T15:27:00Z"/>
                <w:rFonts w:ascii="华文细黑" w:eastAsia="华文细黑" w:hAnsi="华文细黑"/>
                <w:szCs w:val="21"/>
                <w:rPrChange w:id="679" w:author="zhangph" w:date="2017-06-14T15:31:00Z">
                  <w:rPr>
                    <w:ins w:id="680" w:author="zhangph" w:date="2017-06-14T15:27:00Z"/>
                    <w:rFonts w:ascii="宋体" w:hAnsi="宋体"/>
                  </w:rPr>
                </w:rPrChange>
              </w:rPr>
            </w:pPr>
          </w:p>
        </w:tc>
        <w:tc>
          <w:tcPr>
            <w:tcW w:w="2551" w:type="dxa"/>
            <w:vAlign w:val="center"/>
            <w:tcPrChange w:id="681" w:author="zhangph" w:date="2017-06-14T15:42:00Z">
              <w:tcPr>
                <w:tcW w:w="2551" w:type="dxa"/>
                <w:vAlign w:val="center"/>
              </w:tcPr>
            </w:tcPrChange>
          </w:tcPr>
          <w:p w:rsidR="00F22C6A" w:rsidRPr="00F22C6A" w:rsidRDefault="00F22C6A" w:rsidP="00555323">
            <w:pPr>
              <w:spacing w:line="360" w:lineRule="auto"/>
              <w:rPr>
                <w:ins w:id="682" w:author="zhangph" w:date="2017-06-14T15:27:00Z"/>
                <w:rFonts w:ascii="华文细黑" w:eastAsia="华文细黑" w:hAnsi="华文细黑"/>
                <w:szCs w:val="21"/>
                <w:rPrChange w:id="683" w:author="zhangph" w:date="2017-06-14T15:31:00Z">
                  <w:rPr>
                    <w:ins w:id="684" w:author="zhangph" w:date="2017-06-14T15:27:00Z"/>
                    <w:rFonts w:ascii="宋体" w:hAnsi="宋体"/>
                  </w:rPr>
                </w:rPrChange>
              </w:rPr>
            </w:pPr>
          </w:p>
        </w:tc>
        <w:tc>
          <w:tcPr>
            <w:tcW w:w="851" w:type="dxa"/>
            <w:vAlign w:val="center"/>
            <w:tcPrChange w:id="685" w:author="zhangph" w:date="2017-06-14T15:42:00Z">
              <w:tcPr>
                <w:tcW w:w="779" w:type="dxa"/>
                <w:vAlign w:val="center"/>
              </w:tcPr>
            </w:tcPrChange>
          </w:tcPr>
          <w:p w:rsidR="00F22C6A" w:rsidRPr="00F22C6A" w:rsidRDefault="00F22C6A" w:rsidP="00555323">
            <w:pPr>
              <w:spacing w:line="360" w:lineRule="auto"/>
              <w:rPr>
                <w:ins w:id="686" w:author="zhangph" w:date="2017-06-14T15:27:00Z"/>
                <w:rFonts w:ascii="华文细黑" w:eastAsia="华文细黑" w:hAnsi="华文细黑"/>
                <w:szCs w:val="21"/>
                <w:rPrChange w:id="687" w:author="zhangph" w:date="2017-06-14T15:31:00Z">
                  <w:rPr>
                    <w:ins w:id="688" w:author="zhangph" w:date="2017-06-14T15:27:00Z"/>
                    <w:rFonts w:ascii="宋体" w:hAnsi="宋体"/>
                  </w:rPr>
                </w:rPrChange>
              </w:rPr>
            </w:pPr>
          </w:p>
        </w:tc>
        <w:tc>
          <w:tcPr>
            <w:tcW w:w="1332" w:type="dxa"/>
            <w:vAlign w:val="center"/>
            <w:tcPrChange w:id="689" w:author="zhangph" w:date="2017-06-14T15:42:00Z">
              <w:tcPr>
                <w:tcW w:w="1404" w:type="dxa"/>
                <w:vAlign w:val="center"/>
              </w:tcPr>
            </w:tcPrChange>
          </w:tcPr>
          <w:p w:rsidR="00F22C6A" w:rsidRPr="00F22C6A" w:rsidRDefault="00F22C6A" w:rsidP="00555323">
            <w:pPr>
              <w:spacing w:line="360" w:lineRule="auto"/>
              <w:rPr>
                <w:ins w:id="690" w:author="zhangph" w:date="2017-06-14T15:27:00Z"/>
                <w:rFonts w:ascii="华文细黑" w:eastAsia="华文细黑" w:hAnsi="华文细黑"/>
                <w:szCs w:val="21"/>
                <w:rPrChange w:id="691" w:author="zhangph" w:date="2017-06-14T15:31:00Z">
                  <w:rPr>
                    <w:ins w:id="692" w:author="zhangph" w:date="2017-06-14T15:27:00Z"/>
                    <w:rFonts w:ascii="宋体" w:hAnsi="宋体"/>
                  </w:rPr>
                </w:rPrChange>
              </w:rPr>
            </w:pPr>
          </w:p>
        </w:tc>
      </w:tr>
      <w:tr w:rsidR="00F22C6A" w:rsidRPr="00F22C6A" w:rsidTr="005724D6">
        <w:trPr>
          <w:trHeight w:val="495"/>
          <w:ins w:id="693" w:author="zhangph" w:date="2017-06-14T15:27:00Z"/>
          <w:trPrChange w:id="694" w:author="zhangph" w:date="2017-06-14T15:42:00Z">
            <w:trPr>
              <w:trHeight w:val="495"/>
            </w:trPr>
          </w:trPrChange>
        </w:trPr>
        <w:tc>
          <w:tcPr>
            <w:tcW w:w="959" w:type="dxa"/>
            <w:vAlign w:val="center"/>
            <w:tcPrChange w:id="695" w:author="zhangph" w:date="2017-06-14T15:42:00Z">
              <w:tcPr>
                <w:tcW w:w="1026" w:type="dxa"/>
                <w:vAlign w:val="center"/>
              </w:tcPr>
            </w:tcPrChange>
          </w:tcPr>
          <w:p w:rsidR="00F22C6A" w:rsidRPr="00F22C6A" w:rsidRDefault="00F22C6A" w:rsidP="00555323">
            <w:pPr>
              <w:spacing w:line="360" w:lineRule="auto"/>
              <w:rPr>
                <w:ins w:id="696" w:author="zhangph" w:date="2017-06-14T15:27:00Z"/>
                <w:rFonts w:ascii="华文细黑" w:eastAsia="华文细黑" w:hAnsi="华文细黑"/>
                <w:szCs w:val="21"/>
                <w:rPrChange w:id="697" w:author="zhangph" w:date="2017-06-14T15:31:00Z">
                  <w:rPr>
                    <w:ins w:id="698" w:author="zhangph" w:date="2017-06-14T15:27:00Z"/>
                    <w:rFonts w:ascii="宋体" w:hAnsi="宋体"/>
                  </w:rPr>
                </w:rPrChange>
              </w:rPr>
            </w:pPr>
          </w:p>
        </w:tc>
        <w:tc>
          <w:tcPr>
            <w:tcW w:w="1333" w:type="dxa"/>
            <w:vAlign w:val="center"/>
            <w:tcPrChange w:id="699" w:author="zhangph" w:date="2017-06-14T15:42:00Z">
              <w:tcPr>
                <w:tcW w:w="1266" w:type="dxa"/>
                <w:vAlign w:val="center"/>
              </w:tcPr>
            </w:tcPrChange>
          </w:tcPr>
          <w:p w:rsidR="00F22C6A" w:rsidRPr="00F22C6A" w:rsidRDefault="00F22C6A" w:rsidP="00555323">
            <w:pPr>
              <w:spacing w:line="360" w:lineRule="auto"/>
              <w:rPr>
                <w:ins w:id="700" w:author="zhangph" w:date="2017-06-14T15:27:00Z"/>
                <w:rFonts w:ascii="华文细黑" w:eastAsia="华文细黑" w:hAnsi="华文细黑"/>
                <w:szCs w:val="21"/>
                <w:rPrChange w:id="701" w:author="zhangph" w:date="2017-06-14T15:31:00Z">
                  <w:rPr>
                    <w:ins w:id="702" w:author="zhangph" w:date="2017-06-14T15:27:00Z"/>
                    <w:rFonts w:ascii="宋体" w:hAnsi="宋体"/>
                  </w:rPr>
                </w:rPrChange>
              </w:rPr>
            </w:pPr>
          </w:p>
        </w:tc>
        <w:tc>
          <w:tcPr>
            <w:tcW w:w="1502" w:type="dxa"/>
            <w:vAlign w:val="center"/>
            <w:tcPrChange w:id="703" w:author="zhangph" w:date="2017-06-14T15:42:00Z">
              <w:tcPr>
                <w:tcW w:w="1502" w:type="dxa"/>
                <w:vAlign w:val="center"/>
              </w:tcPr>
            </w:tcPrChange>
          </w:tcPr>
          <w:p w:rsidR="00F22C6A" w:rsidRPr="00F22C6A" w:rsidRDefault="00F22C6A" w:rsidP="00555323">
            <w:pPr>
              <w:spacing w:line="360" w:lineRule="auto"/>
              <w:rPr>
                <w:ins w:id="704" w:author="zhangph" w:date="2017-06-14T15:27:00Z"/>
                <w:rFonts w:ascii="华文细黑" w:eastAsia="华文细黑" w:hAnsi="华文细黑"/>
                <w:szCs w:val="21"/>
                <w:rPrChange w:id="705" w:author="zhangph" w:date="2017-06-14T15:31:00Z">
                  <w:rPr>
                    <w:ins w:id="706" w:author="zhangph" w:date="2017-06-14T15:27:00Z"/>
                    <w:rFonts w:ascii="宋体" w:hAnsi="宋体"/>
                  </w:rPr>
                </w:rPrChange>
              </w:rPr>
            </w:pPr>
          </w:p>
        </w:tc>
        <w:tc>
          <w:tcPr>
            <w:tcW w:w="2551" w:type="dxa"/>
            <w:vAlign w:val="center"/>
            <w:tcPrChange w:id="707" w:author="zhangph" w:date="2017-06-14T15:42:00Z">
              <w:tcPr>
                <w:tcW w:w="2551" w:type="dxa"/>
                <w:vAlign w:val="center"/>
              </w:tcPr>
            </w:tcPrChange>
          </w:tcPr>
          <w:p w:rsidR="00F22C6A" w:rsidRPr="00F22C6A" w:rsidRDefault="00F22C6A" w:rsidP="00555323">
            <w:pPr>
              <w:spacing w:line="360" w:lineRule="auto"/>
              <w:rPr>
                <w:ins w:id="708" w:author="zhangph" w:date="2017-06-14T15:27:00Z"/>
                <w:rFonts w:ascii="华文细黑" w:eastAsia="华文细黑" w:hAnsi="华文细黑"/>
                <w:szCs w:val="21"/>
                <w:rPrChange w:id="709" w:author="zhangph" w:date="2017-06-14T15:31:00Z">
                  <w:rPr>
                    <w:ins w:id="710" w:author="zhangph" w:date="2017-06-14T15:27:00Z"/>
                    <w:rFonts w:ascii="宋体" w:hAnsi="宋体"/>
                  </w:rPr>
                </w:rPrChange>
              </w:rPr>
            </w:pPr>
          </w:p>
        </w:tc>
        <w:tc>
          <w:tcPr>
            <w:tcW w:w="851" w:type="dxa"/>
            <w:vAlign w:val="center"/>
            <w:tcPrChange w:id="711" w:author="zhangph" w:date="2017-06-14T15:42:00Z">
              <w:tcPr>
                <w:tcW w:w="779" w:type="dxa"/>
                <w:vAlign w:val="center"/>
              </w:tcPr>
            </w:tcPrChange>
          </w:tcPr>
          <w:p w:rsidR="00F22C6A" w:rsidRPr="00F22C6A" w:rsidRDefault="00F22C6A" w:rsidP="00555323">
            <w:pPr>
              <w:spacing w:line="360" w:lineRule="auto"/>
              <w:rPr>
                <w:ins w:id="712" w:author="zhangph" w:date="2017-06-14T15:27:00Z"/>
                <w:rFonts w:ascii="华文细黑" w:eastAsia="华文细黑" w:hAnsi="华文细黑"/>
                <w:szCs w:val="21"/>
                <w:rPrChange w:id="713" w:author="zhangph" w:date="2017-06-14T15:31:00Z">
                  <w:rPr>
                    <w:ins w:id="714" w:author="zhangph" w:date="2017-06-14T15:27:00Z"/>
                    <w:rFonts w:ascii="宋体" w:hAnsi="宋体"/>
                  </w:rPr>
                </w:rPrChange>
              </w:rPr>
            </w:pPr>
          </w:p>
        </w:tc>
        <w:tc>
          <w:tcPr>
            <w:tcW w:w="1332" w:type="dxa"/>
            <w:vAlign w:val="center"/>
            <w:tcPrChange w:id="715" w:author="zhangph" w:date="2017-06-14T15:42:00Z">
              <w:tcPr>
                <w:tcW w:w="1404" w:type="dxa"/>
                <w:vAlign w:val="center"/>
              </w:tcPr>
            </w:tcPrChange>
          </w:tcPr>
          <w:p w:rsidR="00F22C6A" w:rsidRPr="00F22C6A" w:rsidRDefault="00F22C6A" w:rsidP="00555323">
            <w:pPr>
              <w:spacing w:line="360" w:lineRule="auto"/>
              <w:rPr>
                <w:ins w:id="716" w:author="zhangph" w:date="2017-06-14T15:27:00Z"/>
                <w:rFonts w:ascii="华文细黑" w:eastAsia="华文细黑" w:hAnsi="华文细黑"/>
                <w:szCs w:val="21"/>
                <w:rPrChange w:id="717" w:author="zhangph" w:date="2017-06-14T15:31:00Z">
                  <w:rPr>
                    <w:ins w:id="718" w:author="zhangph" w:date="2017-06-14T15:27:00Z"/>
                    <w:rFonts w:ascii="宋体" w:hAnsi="宋体"/>
                  </w:rPr>
                </w:rPrChange>
              </w:rPr>
            </w:pPr>
          </w:p>
        </w:tc>
      </w:tr>
      <w:tr w:rsidR="00F22C6A" w:rsidRPr="00F22C6A" w:rsidTr="005724D6">
        <w:trPr>
          <w:trHeight w:val="495"/>
          <w:ins w:id="719" w:author="zhangph" w:date="2017-06-14T15:27:00Z"/>
          <w:trPrChange w:id="720" w:author="zhangph" w:date="2017-06-14T15:42:00Z">
            <w:trPr>
              <w:trHeight w:val="495"/>
            </w:trPr>
          </w:trPrChange>
        </w:trPr>
        <w:tc>
          <w:tcPr>
            <w:tcW w:w="959" w:type="dxa"/>
            <w:vAlign w:val="center"/>
            <w:tcPrChange w:id="721" w:author="zhangph" w:date="2017-06-14T15:42:00Z">
              <w:tcPr>
                <w:tcW w:w="1026" w:type="dxa"/>
                <w:vAlign w:val="center"/>
              </w:tcPr>
            </w:tcPrChange>
          </w:tcPr>
          <w:p w:rsidR="00F22C6A" w:rsidRPr="00F22C6A" w:rsidRDefault="00F22C6A" w:rsidP="00555323">
            <w:pPr>
              <w:spacing w:line="360" w:lineRule="auto"/>
              <w:rPr>
                <w:ins w:id="722" w:author="zhangph" w:date="2017-06-14T15:27:00Z"/>
                <w:rFonts w:ascii="华文细黑" w:eastAsia="华文细黑" w:hAnsi="华文细黑"/>
                <w:szCs w:val="21"/>
                <w:rPrChange w:id="723" w:author="zhangph" w:date="2017-06-14T15:31:00Z">
                  <w:rPr>
                    <w:ins w:id="724" w:author="zhangph" w:date="2017-06-14T15:27:00Z"/>
                    <w:rFonts w:ascii="宋体" w:hAnsi="宋体"/>
                  </w:rPr>
                </w:rPrChange>
              </w:rPr>
            </w:pPr>
          </w:p>
        </w:tc>
        <w:tc>
          <w:tcPr>
            <w:tcW w:w="1333" w:type="dxa"/>
            <w:vAlign w:val="center"/>
            <w:tcPrChange w:id="725" w:author="zhangph" w:date="2017-06-14T15:42:00Z">
              <w:tcPr>
                <w:tcW w:w="1266" w:type="dxa"/>
                <w:vAlign w:val="center"/>
              </w:tcPr>
            </w:tcPrChange>
          </w:tcPr>
          <w:p w:rsidR="00F22C6A" w:rsidRPr="00F22C6A" w:rsidRDefault="00F22C6A" w:rsidP="00555323">
            <w:pPr>
              <w:spacing w:line="360" w:lineRule="auto"/>
              <w:rPr>
                <w:ins w:id="726" w:author="zhangph" w:date="2017-06-14T15:27:00Z"/>
                <w:rFonts w:ascii="华文细黑" w:eastAsia="华文细黑" w:hAnsi="华文细黑"/>
                <w:szCs w:val="21"/>
                <w:rPrChange w:id="727" w:author="zhangph" w:date="2017-06-14T15:31:00Z">
                  <w:rPr>
                    <w:ins w:id="728" w:author="zhangph" w:date="2017-06-14T15:27:00Z"/>
                    <w:rFonts w:ascii="宋体" w:hAnsi="宋体"/>
                  </w:rPr>
                </w:rPrChange>
              </w:rPr>
            </w:pPr>
          </w:p>
        </w:tc>
        <w:tc>
          <w:tcPr>
            <w:tcW w:w="1502" w:type="dxa"/>
            <w:vAlign w:val="center"/>
            <w:tcPrChange w:id="729" w:author="zhangph" w:date="2017-06-14T15:42:00Z">
              <w:tcPr>
                <w:tcW w:w="1502" w:type="dxa"/>
                <w:vAlign w:val="center"/>
              </w:tcPr>
            </w:tcPrChange>
          </w:tcPr>
          <w:p w:rsidR="00F22C6A" w:rsidRPr="00F22C6A" w:rsidRDefault="00F22C6A" w:rsidP="00555323">
            <w:pPr>
              <w:spacing w:line="360" w:lineRule="auto"/>
              <w:rPr>
                <w:ins w:id="730" w:author="zhangph" w:date="2017-06-14T15:27:00Z"/>
                <w:rFonts w:ascii="华文细黑" w:eastAsia="华文细黑" w:hAnsi="华文细黑"/>
                <w:szCs w:val="21"/>
                <w:rPrChange w:id="731" w:author="zhangph" w:date="2017-06-14T15:31:00Z">
                  <w:rPr>
                    <w:ins w:id="732" w:author="zhangph" w:date="2017-06-14T15:27:00Z"/>
                    <w:rFonts w:ascii="宋体" w:hAnsi="宋体"/>
                  </w:rPr>
                </w:rPrChange>
              </w:rPr>
            </w:pPr>
          </w:p>
        </w:tc>
        <w:tc>
          <w:tcPr>
            <w:tcW w:w="2551" w:type="dxa"/>
            <w:vAlign w:val="center"/>
            <w:tcPrChange w:id="733" w:author="zhangph" w:date="2017-06-14T15:42:00Z">
              <w:tcPr>
                <w:tcW w:w="2551" w:type="dxa"/>
                <w:vAlign w:val="center"/>
              </w:tcPr>
            </w:tcPrChange>
          </w:tcPr>
          <w:p w:rsidR="00F22C6A" w:rsidRPr="00F22C6A" w:rsidRDefault="00F22C6A" w:rsidP="00555323">
            <w:pPr>
              <w:spacing w:line="360" w:lineRule="auto"/>
              <w:rPr>
                <w:ins w:id="734" w:author="zhangph" w:date="2017-06-14T15:27:00Z"/>
                <w:rFonts w:ascii="华文细黑" w:eastAsia="华文细黑" w:hAnsi="华文细黑"/>
                <w:szCs w:val="21"/>
                <w:rPrChange w:id="735" w:author="zhangph" w:date="2017-06-14T15:31:00Z">
                  <w:rPr>
                    <w:ins w:id="736" w:author="zhangph" w:date="2017-06-14T15:27:00Z"/>
                    <w:rFonts w:ascii="宋体" w:hAnsi="宋体"/>
                  </w:rPr>
                </w:rPrChange>
              </w:rPr>
            </w:pPr>
          </w:p>
        </w:tc>
        <w:tc>
          <w:tcPr>
            <w:tcW w:w="851" w:type="dxa"/>
            <w:vAlign w:val="center"/>
            <w:tcPrChange w:id="737" w:author="zhangph" w:date="2017-06-14T15:42:00Z">
              <w:tcPr>
                <w:tcW w:w="779" w:type="dxa"/>
                <w:vAlign w:val="center"/>
              </w:tcPr>
            </w:tcPrChange>
          </w:tcPr>
          <w:p w:rsidR="00F22C6A" w:rsidRPr="00F22C6A" w:rsidRDefault="00F22C6A" w:rsidP="00555323">
            <w:pPr>
              <w:spacing w:line="360" w:lineRule="auto"/>
              <w:rPr>
                <w:ins w:id="738" w:author="zhangph" w:date="2017-06-14T15:27:00Z"/>
                <w:rFonts w:ascii="华文细黑" w:eastAsia="华文细黑" w:hAnsi="华文细黑"/>
                <w:szCs w:val="21"/>
                <w:rPrChange w:id="739" w:author="zhangph" w:date="2017-06-14T15:31:00Z">
                  <w:rPr>
                    <w:ins w:id="740" w:author="zhangph" w:date="2017-06-14T15:27:00Z"/>
                    <w:rFonts w:ascii="宋体" w:hAnsi="宋体"/>
                  </w:rPr>
                </w:rPrChange>
              </w:rPr>
            </w:pPr>
          </w:p>
        </w:tc>
        <w:tc>
          <w:tcPr>
            <w:tcW w:w="1332" w:type="dxa"/>
            <w:vAlign w:val="center"/>
            <w:tcPrChange w:id="741" w:author="zhangph" w:date="2017-06-14T15:42:00Z">
              <w:tcPr>
                <w:tcW w:w="1404" w:type="dxa"/>
                <w:vAlign w:val="center"/>
              </w:tcPr>
            </w:tcPrChange>
          </w:tcPr>
          <w:p w:rsidR="00F22C6A" w:rsidRPr="00F22C6A" w:rsidRDefault="00F22C6A" w:rsidP="00555323">
            <w:pPr>
              <w:spacing w:line="360" w:lineRule="auto"/>
              <w:rPr>
                <w:ins w:id="742" w:author="zhangph" w:date="2017-06-14T15:27:00Z"/>
                <w:rFonts w:ascii="华文细黑" w:eastAsia="华文细黑" w:hAnsi="华文细黑"/>
                <w:szCs w:val="21"/>
                <w:rPrChange w:id="743" w:author="zhangph" w:date="2017-06-14T15:31:00Z">
                  <w:rPr>
                    <w:ins w:id="744" w:author="zhangph" w:date="2017-06-14T15:27:00Z"/>
                    <w:rFonts w:ascii="宋体" w:hAnsi="宋体"/>
                  </w:rPr>
                </w:rPrChange>
              </w:rPr>
            </w:pPr>
          </w:p>
        </w:tc>
      </w:tr>
      <w:tr w:rsidR="00F22C6A" w:rsidRPr="00F22C6A" w:rsidTr="005724D6">
        <w:trPr>
          <w:trHeight w:val="495"/>
          <w:ins w:id="745" w:author="zhangph" w:date="2017-06-14T15:27:00Z"/>
          <w:trPrChange w:id="746" w:author="zhangph" w:date="2017-06-14T15:42:00Z">
            <w:trPr>
              <w:trHeight w:val="495"/>
            </w:trPr>
          </w:trPrChange>
        </w:trPr>
        <w:tc>
          <w:tcPr>
            <w:tcW w:w="959" w:type="dxa"/>
            <w:vAlign w:val="center"/>
            <w:tcPrChange w:id="747" w:author="zhangph" w:date="2017-06-14T15:42:00Z">
              <w:tcPr>
                <w:tcW w:w="1026" w:type="dxa"/>
                <w:vAlign w:val="center"/>
              </w:tcPr>
            </w:tcPrChange>
          </w:tcPr>
          <w:p w:rsidR="00F22C6A" w:rsidRPr="00F22C6A" w:rsidRDefault="00F22C6A" w:rsidP="00555323">
            <w:pPr>
              <w:spacing w:line="360" w:lineRule="auto"/>
              <w:rPr>
                <w:ins w:id="748" w:author="zhangph" w:date="2017-06-14T15:27:00Z"/>
                <w:rFonts w:ascii="华文细黑" w:eastAsia="华文细黑" w:hAnsi="华文细黑"/>
                <w:szCs w:val="21"/>
                <w:rPrChange w:id="749" w:author="zhangph" w:date="2017-06-14T15:31:00Z">
                  <w:rPr>
                    <w:ins w:id="750" w:author="zhangph" w:date="2017-06-14T15:27:00Z"/>
                    <w:rFonts w:ascii="宋体" w:hAnsi="宋体"/>
                  </w:rPr>
                </w:rPrChange>
              </w:rPr>
            </w:pPr>
          </w:p>
        </w:tc>
        <w:tc>
          <w:tcPr>
            <w:tcW w:w="1333" w:type="dxa"/>
            <w:vAlign w:val="center"/>
            <w:tcPrChange w:id="751" w:author="zhangph" w:date="2017-06-14T15:42:00Z">
              <w:tcPr>
                <w:tcW w:w="1266" w:type="dxa"/>
                <w:vAlign w:val="center"/>
              </w:tcPr>
            </w:tcPrChange>
          </w:tcPr>
          <w:p w:rsidR="00F22C6A" w:rsidRPr="00F22C6A" w:rsidRDefault="00F22C6A" w:rsidP="00555323">
            <w:pPr>
              <w:spacing w:line="360" w:lineRule="auto"/>
              <w:rPr>
                <w:ins w:id="752" w:author="zhangph" w:date="2017-06-14T15:27:00Z"/>
                <w:rFonts w:ascii="华文细黑" w:eastAsia="华文细黑" w:hAnsi="华文细黑"/>
                <w:szCs w:val="21"/>
                <w:rPrChange w:id="753" w:author="zhangph" w:date="2017-06-14T15:31:00Z">
                  <w:rPr>
                    <w:ins w:id="754" w:author="zhangph" w:date="2017-06-14T15:27:00Z"/>
                    <w:rFonts w:ascii="宋体" w:hAnsi="宋体"/>
                  </w:rPr>
                </w:rPrChange>
              </w:rPr>
            </w:pPr>
          </w:p>
        </w:tc>
        <w:tc>
          <w:tcPr>
            <w:tcW w:w="1502" w:type="dxa"/>
            <w:vAlign w:val="center"/>
            <w:tcPrChange w:id="755" w:author="zhangph" w:date="2017-06-14T15:42:00Z">
              <w:tcPr>
                <w:tcW w:w="1502" w:type="dxa"/>
                <w:vAlign w:val="center"/>
              </w:tcPr>
            </w:tcPrChange>
          </w:tcPr>
          <w:p w:rsidR="00F22C6A" w:rsidRPr="00F22C6A" w:rsidRDefault="00F22C6A" w:rsidP="00555323">
            <w:pPr>
              <w:spacing w:line="360" w:lineRule="auto"/>
              <w:rPr>
                <w:ins w:id="756" w:author="zhangph" w:date="2017-06-14T15:27:00Z"/>
                <w:rFonts w:ascii="华文细黑" w:eastAsia="华文细黑" w:hAnsi="华文细黑"/>
                <w:szCs w:val="21"/>
                <w:rPrChange w:id="757" w:author="zhangph" w:date="2017-06-14T15:31:00Z">
                  <w:rPr>
                    <w:ins w:id="758" w:author="zhangph" w:date="2017-06-14T15:27:00Z"/>
                    <w:rFonts w:ascii="宋体" w:hAnsi="宋体"/>
                  </w:rPr>
                </w:rPrChange>
              </w:rPr>
            </w:pPr>
          </w:p>
        </w:tc>
        <w:tc>
          <w:tcPr>
            <w:tcW w:w="2551" w:type="dxa"/>
            <w:vAlign w:val="center"/>
            <w:tcPrChange w:id="759" w:author="zhangph" w:date="2017-06-14T15:42:00Z">
              <w:tcPr>
                <w:tcW w:w="2551" w:type="dxa"/>
                <w:vAlign w:val="center"/>
              </w:tcPr>
            </w:tcPrChange>
          </w:tcPr>
          <w:p w:rsidR="00F22C6A" w:rsidRPr="00F22C6A" w:rsidRDefault="00F22C6A" w:rsidP="00555323">
            <w:pPr>
              <w:spacing w:line="360" w:lineRule="auto"/>
              <w:rPr>
                <w:ins w:id="760" w:author="zhangph" w:date="2017-06-14T15:27:00Z"/>
                <w:rFonts w:ascii="华文细黑" w:eastAsia="华文细黑" w:hAnsi="华文细黑"/>
                <w:szCs w:val="21"/>
                <w:rPrChange w:id="761" w:author="zhangph" w:date="2017-06-14T15:31:00Z">
                  <w:rPr>
                    <w:ins w:id="762" w:author="zhangph" w:date="2017-06-14T15:27:00Z"/>
                    <w:rFonts w:ascii="宋体" w:hAnsi="宋体"/>
                  </w:rPr>
                </w:rPrChange>
              </w:rPr>
            </w:pPr>
          </w:p>
        </w:tc>
        <w:tc>
          <w:tcPr>
            <w:tcW w:w="851" w:type="dxa"/>
            <w:vAlign w:val="center"/>
            <w:tcPrChange w:id="763" w:author="zhangph" w:date="2017-06-14T15:42:00Z">
              <w:tcPr>
                <w:tcW w:w="779" w:type="dxa"/>
                <w:vAlign w:val="center"/>
              </w:tcPr>
            </w:tcPrChange>
          </w:tcPr>
          <w:p w:rsidR="00F22C6A" w:rsidRPr="00F22C6A" w:rsidRDefault="00F22C6A" w:rsidP="00555323">
            <w:pPr>
              <w:spacing w:line="360" w:lineRule="auto"/>
              <w:rPr>
                <w:ins w:id="764" w:author="zhangph" w:date="2017-06-14T15:27:00Z"/>
                <w:rFonts w:ascii="华文细黑" w:eastAsia="华文细黑" w:hAnsi="华文细黑"/>
                <w:szCs w:val="21"/>
                <w:rPrChange w:id="765" w:author="zhangph" w:date="2017-06-14T15:31:00Z">
                  <w:rPr>
                    <w:ins w:id="766" w:author="zhangph" w:date="2017-06-14T15:27:00Z"/>
                    <w:rFonts w:ascii="宋体" w:hAnsi="宋体"/>
                  </w:rPr>
                </w:rPrChange>
              </w:rPr>
            </w:pPr>
          </w:p>
        </w:tc>
        <w:tc>
          <w:tcPr>
            <w:tcW w:w="1332" w:type="dxa"/>
            <w:vAlign w:val="center"/>
            <w:tcPrChange w:id="767" w:author="zhangph" w:date="2017-06-14T15:42:00Z">
              <w:tcPr>
                <w:tcW w:w="1404" w:type="dxa"/>
                <w:vAlign w:val="center"/>
              </w:tcPr>
            </w:tcPrChange>
          </w:tcPr>
          <w:p w:rsidR="00F22C6A" w:rsidRPr="00F22C6A" w:rsidRDefault="00F22C6A" w:rsidP="00555323">
            <w:pPr>
              <w:spacing w:line="360" w:lineRule="auto"/>
              <w:rPr>
                <w:ins w:id="768" w:author="zhangph" w:date="2017-06-14T15:27:00Z"/>
                <w:rFonts w:ascii="华文细黑" w:eastAsia="华文细黑" w:hAnsi="华文细黑"/>
                <w:szCs w:val="21"/>
                <w:rPrChange w:id="769" w:author="zhangph" w:date="2017-06-14T15:31:00Z">
                  <w:rPr>
                    <w:ins w:id="770" w:author="zhangph" w:date="2017-06-14T15:27:00Z"/>
                    <w:rFonts w:ascii="宋体" w:hAnsi="宋体"/>
                  </w:rPr>
                </w:rPrChange>
              </w:rPr>
            </w:pPr>
          </w:p>
        </w:tc>
      </w:tr>
      <w:tr w:rsidR="00F22C6A" w:rsidRPr="00F22C6A" w:rsidTr="005724D6">
        <w:trPr>
          <w:trHeight w:val="495"/>
          <w:ins w:id="771" w:author="zhangph" w:date="2017-06-14T15:27:00Z"/>
          <w:trPrChange w:id="772" w:author="zhangph" w:date="2017-06-14T15:42:00Z">
            <w:trPr>
              <w:trHeight w:val="495"/>
            </w:trPr>
          </w:trPrChange>
        </w:trPr>
        <w:tc>
          <w:tcPr>
            <w:tcW w:w="959" w:type="dxa"/>
            <w:vAlign w:val="center"/>
            <w:tcPrChange w:id="773" w:author="zhangph" w:date="2017-06-14T15:42:00Z">
              <w:tcPr>
                <w:tcW w:w="1026" w:type="dxa"/>
                <w:vAlign w:val="center"/>
              </w:tcPr>
            </w:tcPrChange>
          </w:tcPr>
          <w:p w:rsidR="00F22C6A" w:rsidRPr="00F22C6A" w:rsidRDefault="00F22C6A" w:rsidP="00555323">
            <w:pPr>
              <w:spacing w:line="360" w:lineRule="auto"/>
              <w:rPr>
                <w:ins w:id="774" w:author="zhangph" w:date="2017-06-14T15:27:00Z"/>
                <w:rFonts w:ascii="华文细黑" w:eastAsia="华文细黑" w:hAnsi="华文细黑"/>
                <w:szCs w:val="21"/>
                <w:rPrChange w:id="775" w:author="zhangph" w:date="2017-06-14T15:31:00Z">
                  <w:rPr>
                    <w:ins w:id="776" w:author="zhangph" w:date="2017-06-14T15:27:00Z"/>
                    <w:rFonts w:ascii="宋体" w:hAnsi="宋体"/>
                  </w:rPr>
                </w:rPrChange>
              </w:rPr>
            </w:pPr>
          </w:p>
        </w:tc>
        <w:tc>
          <w:tcPr>
            <w:tcW w:w="1333" w:type="dxa"/>
            <w:vAlign w:val="center"/>
            <w:tcPrChange w:id="777" w:author="zhangph" w:date="2017-06-14T15:42:00Z">
              <w:tcPr>
                <w:tcW w:w="1266" w:type="dxa"/>
                <w:vAlign w:val="center"/>
              </w:tcPr>
            </w:tcPrChange>
          </w:tcPr>
          <w:p w:rsidR="00F22C6A" w:rsidRPr="00F22C6A" w:rsidRDefault="00F22C6A" w:rsidP="00555323">
            <w:pPr>
              <w:spacing w:line="360" w:lineRule="auto"/>
              <w:rPr>
                <w:ins w:id="778" w:author="zhangph" w:date="2017-06-14T15:27:00Z"/>
                <w:rFonts w:ascii="华文细黑" w:eastAsia="华文细黑" w:hAnsi="华文细黑"/>
                <w:szCs w:val="21"/>
                <w:rPrChange w:id="779" w:author="zhangph" w:date="2017-06-14T15:31:00Z">
                  <w:rPr>
                    <w:ins w:id="780" w:author="zhangph" w:date="2017-06-14T15:27:00Z"/>
                    <w:rFonts w:ascii="宋体" w:hAnsi="宋体"/>
                  </w:rPr>
                </w:rPrChange>
              </w:rPr>
            </w:pPr>
          </w:p>
        </w:tc>
        <w:tc>
          <w:tcPr>
            <w:tcW w:w="1502" w:type="dxa"/>
            <w:vAlign w:val="center"/>
            <w:tcPrChange w:id="781" w:author="zhangph" w:date="2017-06-14T15:42:00Z">
              <w:tcPr>
                <w:tcW w:w="1502" w:type="dxa"/>
                <w:vAlign w:val="center"/>
              </w:tcPr>
            </w:tcPrChange>
          </w:tcPr>
          <w:p w:rsidR="00F22C6A" w:rsidRPr="00F22C6A" w:rsidRDefault="00F22C6A" w:rsidP="00555323">
            <w:pPr>
              <w:spacing w:line="360" w:lineRule="auto"/>
              <w:rPr>
                <w:ins w:id="782" w:author="zhangph" w:date="2017-06-14T15:27:00Z"/>
                <w:rFonts w:ascii="华文细黑" w:eastAsia="华文细黑" w:hAnsi="华文细黑"/>
                <w:szCs w:val="21"/>
                <w:rPrChange w:id="783" w:author="zhangph" w:date="2017-06-14T15:31:00Z">
                  <w:rPr>
                    <w:ins w:id="784" w:author="zhangph" w:date="2017-06-14T15:27:00Z"/>
                    <w:rFonts w:ascii="宋体" w:hAnsi="宋体"/>
                  </w:rPr>
                </w:rPrChange>
              </w:rPr>
            </w:pPr>
          </w:p>
        </w:tc>
        <w:tc>
          <w:tcPr>
            <w:tcW w:w="2551" w:type="dxa"/>
            <w:vAlign w:val="center"/>
            <w:tcPrChange w:id="785" w:author="zhangph" w:date="2017-06-14T15:42:00Z">
              <w:tcPr>
                <w:tcW w:w="2551" w:type="dxa"/>
                <w:vAlign w:val="center"/>
              </w:tcPr>
            </w:tcPrChange>
          </w:tcPr>
          <w:p w:rsidR="00F22C6A" w:rsidRPr="00F22C6A" w:rsidRDefault="00F22C6A" w:rsidP="00555323">
            <w:pPr>
              <w:spacing w:line="360" w:lineRule="auto"/>
              <w:rPr>
                <w:ins w:id="786" w:author="zhangph" w:date="2017-06-14T15:27:00Z"/>
                <w:rFonts w:ascii="华文细黑" w:eastAsia="华文细黑" w:hAnsi="华文细黑"/>
                <w:szCs w:val="21"/>
                <w:rPrChange w:id="787" w:author="zhangph" w:date="2017-06-14T15:31:00Z">
                  <w:rPr>
                    <w:ins w:id="788" w:author="zhangph" w:date="2017-06-14T15:27:00Z"/>
                    <w:rFonts w:ascii="宋体" w:hAnsi="宋体"/>
                  </w:rPr>
                </w:rPrChange>
              </w:rPr>
            </w:pPr>
          </w:p>
        </w:tc>
        <w:tc>
          <w:tcPr>
            <w:tcW w:w="851" w:type="dxa"/>
            <w:vAlign w:val="center"/>
            <w:tcPrChange w:id="789" w:author="zhangph" w:date="2017-06-14T15:42:00Z">
              <w:tcPr>
                <w:tcW w:w="779" w:type="dxa"/>
                <w:vAlign w:val="center"/>
              </w:tcPr>
            </w:tcPrChange>
          </w:tcPr>
          <w:p w:rsidR="00F22C6A" w:rsidRPr="00F22C6A" w:rsidRDefault="00F22C6A" w:rsidP="00555323">
            <w:pPr>
              <w:spacing w:line="360" w:lineRule="auto"/>
              <w:rPr>
                <w:ins w:id="790" w:author="zhangph" w:date="2017-06-14T15:27:00Z"/>
                <w:rFonts w:ascii="华文细黑" w:eastAsia="华文细黑" w:hAnsi="华文细黑"/>
                <w:szCs w:val="21"/>
                <w:rPrChange w:id="791" w:author="zhangph" w:date="2017-06-14T15:31:00Z">
                  <w:rPr>
                    <w:ins w:id="792" w:author="zhangph" w:date="2017-06-14T15:27:00Z"/>
                    <w:rFonts w:ascii="宋体" w:hAnsi="宋体"/>
                  </w:rPr>
                </w:rPrChange>
              </w:rPr>
            </w:pPr>
          </w:p>
        </w:tc>
        <w:tc>
          <w:tcPr>
            <w:tcW w:w="1332" w:type="dxa"/>
            <w:vAlign w:val="center"/>
            <w:tcPrChange w:id="793" w:author="zhangph" w:date="2017-06-14T15:42:00Z">
              <w:tcPr>
                <w:tcW w:w="1404" w:type="dxa"/>
                <w:vAlign w:val="center"/>
              </w:tcPr>
            </w:tcPrChange>
          </w:tcPr>
          <w:p w:rsidR="00F22C6A" w:rsidRPr="00F22C6A" w:rsidRDefault="00F22C6A" w:rsidP="00555323">
            <w:pPr>
              <w:spacing w:line="360" w:lineRule="auto"/>
              <w:rPr>
                <w:ins w:id="794" w:author="zhangph" w:date="2017-06-14T15:27:00Z"/>
                <w:rFonts w:ascii="华文细黑" w:eastAsia="华文细黑" w:hAnsi="华文细黑"/>
                <w:szCs w:val="21"/>
                <w:rPrChange w:id="795" w:author="zhangph" w:date="2017-06-14T15:31:00Z">
                  <w:rPr>
                    <w:ins w:id="796" w:author="zhangph" w:date="2017-06-14T15:27:00Z"/>
                    <w:rFonts w:ascii="宋体" w:hAnsi="宋体"/>
                  </w:rPr>
                </w:rPrChange>
              </w:rPr>
            </w:pPr>
          </w:p>
        </w:tc>
      </w:tr>
    </w:tbl>
    <w:p w:rsidR="00F22C6A" w:rsidRDefault="00F22C6A" w:rsidP="001360F8">
      <w:pPr>
        <w:widowControl/>
        <w:jc w:val="left"/>
        <w:rPr>
          <w:ins w:id="797" w:author="zhangph" w:date="2017-06-14T15:31:00Z"/>
        </w:rPr>
      </w:pPr>
    </w:p>
    <w:p w:rsidR="00F22C6A" w:rsidDel="00F22C6A" w:rsidRDefault="00F22C6A" w:rsidP="001360F8">
      <w:pPr>
        <w:widowControl/>
        <w:jc w:val="left"/>
        <w:rPr>
          <w:del w:id="798" w:author="zhangph" w:date="2017-06-14T15:31:00Z"/>
        </w:rPr>
      </w:pPr>
      <w:ins w:id="799" w:author="zhangph" w:date="2017-06-14T15:31:00Z">
        <w:r>
          <w:br w:type="page"/>
        </w:r>
      </w:ins>
      <w:del w:id="800" w:author="zhangph" w:date="2017-06-14T15:31:00Z">
        <w:r w:rsidR="001360F8" w:rsidDel="00F22C6A">
          <w:lastRenderedPageBreak/>
          <w:br w:type="page"/>
        </w:r>
      </w:del>
    </w:p>
    <w:p w:rsidR="001360F8" w:rsidRDefault="001360F8" w:rsidP="001360F8">
      <w:pPr>
        <w:widowControl/>
        <w:jc w:val="left"/>
      </w:pPr>
    </w:p>
    <w:p w:rsidR="001360F8" w:rsidRDefault="001360F8" w:rsidP="001360F8">
      <w:pPr>
        <w:pStyle w:val="1"/>
      </w:pPr>
      <w:bookmarkStart w:id="801" w:name="_Toc485218356"/>
      <w:r>
        <w:t>项目建设总概</w:t>
      </w:r>
      <w:bookmarkEnd w:id="801"/>
    </w:p>
    <w:p w:rsidR="001360F8" w:rsidRDefault="001360F8" w:rsidP="001360F8">
      <w:pPr>
        <w:pStyle w:val="2"/>
      </w:pPr>
      <w:bookmarkStart w:id="802" w:name="_Toc485218357"/>
      <w:r>
        <w:t>项目建设背景</w:t>
      </w:r>
      <w:bookmarkEnd w:id="802"/>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改革开放以后，不改变户籍而较长时期离开户籍地去外地谋生的流动人口，数量逐年增长，规模日益庞大。这一类流动人口已成为目前浙江省流动人口的主体。G</w:t>
      </w:r>
      <w:r>
        <w:rPr>
          <w:rFonts w:ascii="华文细黑" w:eastAsia="华文细黑" w:hAnsi="华文细黑"/>
          <w:sz w:val="24"/>
          <w:szCs w:val="24"/>
        </w:rPr>
        <w:t>20之后</w:t>
      </w:r>
      <w:r>
        <w:rPr>
          <w:rFonts w:ascii="华文细黑" w:eastAsia="华文细黑" w:hAnsi="华文细黑" w:hint="eastAsia"/>
          <w:sz w:val="24"/>
          <w:szCs w:val="24"/>
        </w:rPr>
        <w:t>，随着信息化、工业化、城市化、国际化的快速发展，浙江省进入了经济转型的关键时期，也迎来了人口流动活跃时期，人口流动成为浙江省经济、社会、人口转型过程中的突出特征。</w:t>
      </w:r>
    </w:p>
    <w:p w:rsidR="001360F8" w:rsidRDefault="001360F8" w:rsidP="001360F8">
      <w:pPr>
        <w:ind w:firstLineChars="200" w:firstLine="480"/>
        <w:rPr>
          <w:rFonts w:ascii="华文细黑" w:eastAsia="华文细黑" w:hAnsi="华文细黑"/>
          <w:sz w:val="24"/>
          <w:szCs w:val="24"/>
        </w:rPr>
      </w:pPr>
      <w:proofErr w:type="gramStart"/>
      <w:r>
        <w:rPr>
          <w:rFonts w:ascii="华文细黑" w:eastAsia="华文细黑" w:hAnsi="华文细黑"/>
          <w:sz w:val="24"/>
          <w:szCs w:val="24"/>
        </w:rPr>
        <w:t>萧山区</w:t>
      </w:r>
      <w:proofErr w:type="gramEnd"/>
      <w:r>
        <w:rPr>
          <w:rFonts w:ascii="华文细黑" w:eastAsia="华文细黑" w:hAnsi="华文细黑"/>
          <w:sz w:val="24"/>
          <w:szCs w:val="24"/>
        </w:rPr>
        <w:t>作为浙江省经济、社会建设的排头兵，</w:t>
      </w:r>
      <w:r>
        <w:rPr>
          <w:rFonts w:ascii="华文细黑" w:eastAsia="华文细黑" w:hAnsi="华文细黑" w:hint="eastAsia"/>
          <w:color w:val="232323"/>
          <w:sz w:val="24"/>
          <w:szCs w:val="24"/>
        </w:rPr>
        <w:t>多次荣获“全国农村综合实力百强县（市）”、“全国明星县（市）”、“国家卫生城市”、“浙江省品牌强县（市、区）”、“中国最令人向往的城市十强”、“浙江省科技综合实力第一名”、“全国百强县市第七名”、“中国园林绿化产业基地”等称号，是浙江省的首批小康县（市）。近几年，全区国内生产总值、工业总产值等主要经济指标成绩居浙江省县（市、区）级首位，其中</w:t>
      </w:r>
      <w:r>
        <w:rPr>
          <w:rFonts w:ascii="华文细黑" w:eastAsia="华文细黑" w:hAnsi="华文细黑" w:hint="eastAsia"/>
          <w:sz w:val="24"/>
          <w:szCs w:val="24"/>
        </w:rPr>
        <w:t>2016年，萧山区（含大江东）实现生产总值1928.57亿元，按可比价格计算，比上年增长8.6%。</w:t>
      </w:r>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sz w:val="24"/>
          <w:szCs w:val="24"/>
        </w:rPr>
        <w:t>流动人口的涌入，为萧山经济和社会建设取得的成果做了巨大的贡献，但同时，也加大了流动人口管理的复杂性，增加了社会的不安定因素。</w:t>
      </w:r>
      <w:r>
        <w:rPr>
          <w:rFonts w:ascii="华文细黑" w:eastAsia="华文细黑" w:hAnsi="华文细黑" w:hint="eastAsia"/>
          <w:sz w:val="24"/>
          <w:szCs w:val="24"/>
        </w:rPr>
        <w:t>加强和改进流动人口服务、管理质量，成为现阶段萧山社会建设的重大目标。</w:t>
      </w:r>
    </w:p>
    <w:p w:rsidR="001360F8" w:rsidRDefault="001360F8" w:rsidP="001360F8">
      <w:pPr>
        <w:pStyle w:val="2"/>
      </w:pPr>
      <w:bookmarkStart w:id="803" w:name="_Toc485218358"/>
      <w:r>
        <w:t>人口管理现状</w:t>
      </w:r>
      <w:bookmarkEnd w:id="803"/>
    </w:p>
    <w:p w:rsidR="001360F8" w:rsidRDefault="001360F8" w:rsidP="001360F8">
      <w:pPr>
        <w:ind w:firstLineChars="200" w:firstLine="480"/>
        <w:rPr>
          <w:rFonts w:ascii="华文细黑" w:eastAsia="华文细黑" w:hAnsi="华文细黑"/>
          <w:color w:val="000000" w:themeColor="text1"/>
          <w:sz w:val="24"/>
          <w:szCs w:val="24"/>
        </w:rPr>
      </w:pPr>
      <w:r>
        <w:rPr>
          <w:rFonts w:ascii="华文细黑" w:eastAsia="华文细黑" w:hAnsi="华文细黑" w:hint="eastAsia"/>
          <w:color w:val="000000" w:themeColor="text1"/>
          <w:sz w:val="24"/>
          <w:szCs w:val="24"/>
        </w:rPr>
        <w:t>人口精准化管理系统建立在人员基本信息数据库之上，通过将人员基本信息</w:t>
      </w:r>
      <w:r>
        <w:rPr>
          <w:rFonts w:ascii="华文细黑" w:eastAsia="华文细黑" w:hAnsi="华文细黑" w:hint="eastAsia"/>
          <w:color w:val="000000" w:themeColor="text1"/>
          <w:sz w:val="24"/>
          <w:szCs w:val="24"/>
        </w:rPr>
        <w:lastRenderedPageBreak/>
        <w:t>数据库中的静态数据，结合人员的动态采集信息，实现人员的动态管理</w:t>
      </w:r>
      <w:r w:rsidR="007E1C29">
        <w:rPr>
          <w:rFonts w:ascii="华文细黑" w:eastAsia="华文细黑" w:hAnsi="华文细黑" w:hint="eastAsia"/>
          <w:color w:val="000000" w:themeColor="text1"/>
          <w:sz w:val="24"/>
          <w:szCs w:val="24"/>
        </w:rPr>
        <w:t>。并通过建立模型算法，分析计算其安全属性，依据一定的准则，将</w:t>
      </w:r>
      <w:r>
        <w:rPr>
          <w:rFonts w:ascii="华文细黑" w:eastAsia="华文细黑" w:hAnsi="华文细黑" w:hint="eastAsia"/>
          <w:color w:val="000000" w:themeColor="text1"/>
          <w:sz w:val="24"/>
          <w:szCs w:val="24"/>
        </w:rPr>
        <w:t>人口进行科学合理分类，为精准化管理提供技术保障和支撑。同时将数据分类，筛选出有效数据，提高数据价值，实现公安</w:t>
      </w:r>
      <w:r w:rsidR="007E1C29">
        <w:rPr>
          <w:rFonts w:ascii="华文细黑" w:eastAsia="华文细黑" w:hAnsi="华文细黑" w:hint="eastAsia"/>
          <w:color w:val="000000" w:themeColor="text1"/>
          <w:sz w:val="24"/>
          <w:szCs w:val="24"/>
        </w:rPr>
        <w:t>各业务部门对信息数据的管理和数据更新状态的监控，并指导和管理人口管理人员的日常工作及信息采集内容。以解决当前</w:t>
      </w:r>
      <w:r>
        <w:rPr>
          <w:rFonts w:ascii="华文细黑" w:eastAsia="华文细黑" w:hAnsi="华文细黑" w:hint="eastAsia"/>
          <w:color w:val="000000" w:themeColor="text1"/>
          <w:sz w:val="24"/>
          <w:szCs w:val="24"/>
        </w:rPr>
        <w:t>人口“均同化”管理模式向“精准化”管理模式转变所遇到的人力不足、重点不清、管控不详等问题。</w:t>
      </w:r>
    </w:p>
    <w:p w:rsidR="001360F8" w:rsidRDefault="007E1C29"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人口精准管控</w:t>
      </w:r>
      <w:r w:rsidR="001360F8">
        <w:rPr>
          <w:rFonts w:ascii="华文细黑" w:eastAsia="华文细黑" w:hAnsi="华文细黑" w:hint="eastAsia"/>
          <w:sz w:val="24"/>
          <w:szCs w:val="24"/>
        </w:rPr>
        <w:t>平台的积分制绩效管理：依据现有的工作机制、基础信息资源、人口信息访查平台，拓展人口信息采集项，丰富归集人口信息资源，通过科学合理的积分分类和算法，构建一套科学合理的</w:t>
      </w:r>
      <w:r>
        <w:rPr>
          <w:rFonts w:ascii="华文细黑" w:eastAsia="华文细黑" w:hAnsi="华文细黑" w:hint="eastAsia"/>
          <w:sz w:val="24"/>
          <w:szCs w:val="24"/>
        </w:rPr>
        <w:t>本地和</w:t>
      </w:r>
      <w:r w:rsidR="001360F8">
        <w:rPr>
          <w:rFonts w:ascii="华文细黑" w:eastAsia="华文细黑" w:hAnsi="华文细黑" w:hint="eastAsia"/>
          <w:sz w:val="24"/>
          <w:szCs w:val="24"/>
        </w:rPr>
        <w:t>外来居住人员精准化管理系统，包括数据采集和积分制模型的构建等。</w:t>
      </w:r>
    </w:p>
    <w:p w:rsidR="001360F8" w:rsidRDefault="001360F8" w:rsidP="001360F8">
      <w:pPr>
        <w:pStyle w:val="3"/>
      </w:pPr>
      <w:bookmarkStart w:id="804" w:name="_Toc485218359"/>
      <w:r>
        <w:t>人口基数大流动性强</w:t>
      </w:r>
      <w:bookmarkEnd w:id="804"/>
    </w:p>
    <w:p w:rsidR="001360F8" w:rsidRDefault="001360F8" w:rsidP="001360F8">
      <w:pPr>
        <w:pStyle w:val="aa"/>
        <w:spacing w:before="0" w:beforeAutospacing="0" w:after="0" w:afterAutospacing="0" w:line="375" w:lineRule="atLeast"/>
        <w:ind w:firstLineChars="200" w:firstLine="480"/>
        <w:rPr>
          <w:rFonts w:ascii="华文细黑" w:eastAsia="华文细黑" w:hAnsi="华文细黑"/>
        </w:rPr>
      </w:pPr>
      <w:r>
        <w:rPr>
          <w:rFonts w:ascii="华文细黑" w:eastAsia="华文细黑" w:hAnsi="华文细黑" w:hint="eastAsia"/>
        </w:rPr>
        <w:t>2016年末，</w:t>
      </w:r>
      <w:proofErr w:type="gramStart"/>
      <w:r>
        <w:rPr>
          <w:rFonts w:ascii="华文细黑" w:eastAsia="华文细黑" w:hAnsi="华文细黑" w:hint="eastAsia"/>
        </w:rPr>
        <w:t>萧山区</w:t>
      </w:r>
      <w:proofErr w:type="gramEnd"/>
      <w:r>
        <w:rPr>
          <w:rFonts w:ascii="华文细黑" w:eastAsia="华文细黑" w:hAnsi="华文细黑" w:hint="eastAsia"/>
        </w:rPr>
        <w:t>公安部门户籍登记总人口（含大江东）127.59万人</w:t>
      </w:r>
      <w:r>
        <w:rPr>
          <w:rFonts w:ascii="华文细黑" w:eastAsia="华文细黑" w:hAnsi="华文细黑"/>
        </w:rPr>
        <w:t>，</w:t>
      </w:r>
      <w:r>
        <w:rPr>
          <w:rFonts w:ascii="华文细黑" w:eastAsia="华文细黑" w:hAnsi="华文细黑" w:hint="eastAsia"/>
        </w:rPr>
        <w:t>登记在册的流动人口138.81万人</w:t>
      </w:r>
      <w:r>
        <w:rPr>
          <w:rFonts w:ascii="华文细黑" w:eastAsia="华文细黑" w:hAnsi="华文细黑"/>
        </w:rPr>
        <w:t>。</w:t>
      </w:r>
      <w:r>
        <w:rPr>
          <w:rFonts w:ascii="华文细黑" w:eastAsia="华文细黑" w:hAnsi="华文细黑" w:hint="eastAsia"/>
        </w:rPr>
        <w:t>由于流动人口工作不稳当，居住地变化大等特性，造成了流动人口流动性强，分散范围大。</w:t>
      </w:r>
      <w:r>
        <w:rPr>
          <w:rFonts w:ascii="华文细黑" w:eastAsia="华文细黑" w:hAnsi="华文细黑"/>
        </w:rPr>
        <w:t>流动人口的大量涌入</w:t>
      </w:r>
      <w:r>
        <w:rPr>
          <w:rFonts w:ascii="华文细黑" w:eastAsia="华文细黑" w:hAnsi="华文细黑" w:hint="eastAsia"/>
        </w:rPr>
        <w:t>，既</w:t>
      </w:r>
      <w:r>
        <w:rPr>
          <w:rFonts w:ascii="华文细黑" w:eastAsia="华文细黑" w:hAnsi="华文细黑"/>
        </w:rPr>
        <w:t>带来了</w:t>
      </w:r>
      <w:proofErr w:type="gramStart"/>
      <w:r>
        <w:rPr>
          <w:rFonts w:ascii="华文细黑" w:eastAsia="华文细黑" w:hAnsi="华文细黑"/>
        </w:rPr>
        <w:t>萧山区</w:t>
      </w:r>
      <w:proofErr w:type="gramEnd"/>
      <w:r>
        <w:rPr>
          <w:rFonts w:ascii="华文细黑" w:eastAsia="华文细黑" w:hAnsi="华文细黑"/>
        </w:rPr>
        <w:t>总体经济的提升</w:t>
      </w:r>
      <w:r>
        <w:rPr>
          <w:rFonts w:ascii="华文细黑" w:eastAsia="华文细黑" w:hAnsi="华文细黑" w:hint="eastAsia"/>
        </w:rPr>
        <w:t>，</w:t>
      </w:r>
      <w:r>
        <w:rPr>
          <w:rFonts w:ascii="华文细黑" w:eastAsia="华文细黑" w:hAnsi="华文细黑"/>
        </w:rPr>
        <w:t>提高了</w:t>
      </w:r>
      <w:proofErr w:type="gramStart"/>
      <w:r>
        <w:rPr>
          <w:rFonts w:ascii="华文细黑" w:eastAsia="华文细黑" w:hAnsi="华文细黑"/>
        </w:rPr>
        <w:t>萧山区</w:t>
      </w:r>
      <w:proofErr w:type="gramEnd"/>
      <w:r>
        <w:rPr>
          <w:rFonts w:ascii="华文细黑" w:eastAsia="华文细黑" w:hAnsi="华文细黑"/>
        </w:rPr>
        <w:t>经济活力，同时也为社会治安带来了很多隐患</w:t>
      </w:r>
      <w:r>
        <w:rPr>
          <w:rFonts w:ascii="华文细黑" w:eastAsia="华文细黑" w:hAnsi="华文细黑" w:hint="eastAsia"/>
        </w:rPr>
        <w:t>。</w:t>
      </w:r>
    </w:p>
    <w:p w:rsidR="001360F8" w:rsidRDefault="001360F8" w:rsidP="001360F8">
      <w:pPr>
        <w:pStyle w:val="3"/>
      </w:pPr>
      <w:bookmarkStart w:id="805" w:name="_Toc485218360"/>
      <w:r>
        <w:rPr>
          <w:rFonts w:hint="eastAsia"/>
        </w:rPr>
        <w:t>传统管理模式单一化</w:t>
      </w:r>
      <w:bookmarkEnd w:id="805"/>
    </w:p>
    <w:p w:rsidR="001360F8" w:rsidRDefault="001360F8" w:rsidP="001360F8">
      <w:pPr>
        <w:pStyle w:val="aa"/>
        <w:spacing w:before="0" w:beforeAutospacing="0" w:after="0" w:afterAutospacing="0" w:line="375" w:lineRule="atLeast"/>
        <w:ind w:firstLineChars="200" w:firstLine="480"/>
        <w:rPr>
          <w:rFonts w:ascii="华文细黑" w:eastAsia="华文细黑" w:hAnsi="华文细黑"/>
        </w:rPr>
      </w:pPr>
      <w:r>
        <w:rPr>
          <w:rFonts w:ascii="华文细黑" w:eastAsia="华文细黑" w:hAnsi="华文细黑"/>
        </w:rPr>
        <w:t>流动人口犯罪居高不下</w:t>
      </w:r>
      <w:r>
        <w:rPr>
          <w:rFonts w:ascii="华文细黑" w:eastAsia="华文细黑" w:hAnsi="华文细黑" w:hint="eastAsia"/>
        </w:rPr>
        <w:t>，</w:t>
      </w:r>
      <w:r>
        <w:rPr>
          <w:rFonts w:ascii="华文细黑" w:eastAsia="华文细黑" w:hAnsi="华文细黑"/>
        </w:rPr>
        <w:t>管控力度未见成效的主要原因一方面在于流动人口</w:t>
      </w:r>
      <w:r>
        <w:rPr>
          <w:rFonts w:ascii="华文细黑" w:eastAsia="华文细黑" w:hAnsi="华文细黑" w:hint="eastAsia"/>
        </w:rPr>
        <w:t>管理机构的碎片化</w:t>
      </w:r>
      <w:r>
        <w:rPr>
          <w:rFonts w:ascii="华文细黑" w:eastAsia="华文细黑" w:hAnsi="华文细黑"/>
        </w:rPr>
        <w:t>，</w:t>
      </w:r>
      <w:r>
        <w:rPr>
          <w:rFonts w:ascii="华文细黑" w:eastAsia="华文细黑" w:hAnsi="华文细黑" w:hint="eastAsia"/>
        </w:rPr>
        <w:t>政府与企业</w:t>
      </w:r>
      <w:r>
        <w:rPr>
          <w:rFonts w:ascii="华文细黑" w:eastAsia="华文细黑" w:hAnsi="华文细黑"/>
        </w:rPr>
        <w:t>、</w:t>
      </w:r>
      <w:r>
        <w:rPr>
          <w:rFonts w:ascii="华文细黑" w:eastAsia="华文细黑" w:hAnsi="华文细黑" w:hint="eastAsia"/>
        </w:rPr>
        <w:t>非政府组织缺少合作</w:t>
      </w:r>
      <w:r>
        <w:rPr>
          <w:rFonts w:ascii="华文细黑" w:eastAsia="华文细黑" w:hAnsi="华文细黑"/>
        </w:rPr>
        <w:t>，</w:t>
      </w:r>
      <w:r>
        <w:rPr>
          <w:rFonts w:ascii="华文细黑" w:eastAsia="华文细黑" w:hAnsi="华文细黑" w:hint="eastAsia"/>
        </w:rPr>
        <w:t>流动人口长期处于被动</w:t>
      </w:r>
      <w:r>
        <w:rPr>
          <w:rFonts w:ascii="华文细黑" w:eastAsia="华文细黑" w:hAnsi="华文细黑" w:hint="eastAsia"/>
        </w:rPr>
        <w:lastRenderedPageBreak/>
        <w:t>管理状态；另一方面，流动人口管理内容单一化</w:t>
      </w:r>
      <w:r>
        <w:rPr>
          <w:rFonts w:ascii="华文细黑" w:eastAsia="华文细黑" w:hAnsi="华文细黑"/>
        </w:rPr>
        <w:t>，</w:t>
      </w:r>
      <w:r>
        <w:rPr>
          <w:rFonts w:ascii="华文细黑" w:eastAsia="华文细黑" w:hAnsi="华文细黑" w:hint="eastAsia"/>
        </w:rPr>
        <w:t>管理成本居高不下</w:t>
      </w:r>
      <w:r>
        <w:rPr>
          <w:rFonts w:ascii="华文细黑" w:eastAsia="华文细黑" w:hAnsi="华文细黑"/>
        </w:rPr>
        <w:t>，</w:t>
      </w:r>
      <w:r>
        <w:rPr>
          <w:rFonts w:ascii="华文细黑" w:eastAsia="华文细黑" w:hAnsi="华文细黑" w:hint="eastAsia"/>
        </w:rPr>
        <w:t>管理手段简单滞后。上述因素造成了</w:t>
      </w:r>
      <w:r>
        <w:rPr>
          <w:rFonts w:ascii="华文细黑" w:eastAsia="华文细黑" w:hAnsi="华文细黑"/>
        </w:rPr>
        <w:t>对</w:t>
      </w:r>
      <w:r>
        <w:rPr>
          <w:rFonts w:ascii="华文细黑" w:eastAsia="华文细黑" w:hAnsi="华文细黑" w:hint="eastAsia"/>
        </w:rPr>
        <w:t>流动人口的管控缺少目的性，对流动人口的服务缺少针对性。</w:t>
      </w:r>
    </w:p>
    <w:p w:rsidR="001360F8" w:rsidRDefault="001360F8" w:rsidP="001360F8">
      <w:pPr>
        <w:spacing w:line="360" w:lineRule="auto"/>
        <w:ind w:firstLine="624"/>
        <w:rPr>
          <w:rFonts w:ascii="华文细黑" w:eastAsia="华文细黑" w:hAnsi="华文细黑" w:cs="宋体"/>
          <w:kern w:val="0"/>
          <w:sz w:val="24"/>
          <w:szCs w:val="24"/>
        </w:rPr>
      </w:pPr>
      <w:r>
        <w:rPr>
          <w:rFonts w:ascii="华文细黑" w:eastAsia="华文细黑" w:hAnsi="华文细黑" w:cs="宋体" w:hint="eastAsia"/>
          <w:kern w:val="0"/>
          <w:sz w:val="24"/>
          <w:szCs w:val="24"/>
        </w:rPr>
        <w:t>传统对流动人口平面化的管理，已经不足以支撑现在流动人口剧增的新形势。构建新的全局性、综合性、基础性的流动人口精准管控平台，增强公安机关核心战斗力，提升“三基”工程建设水平，促进社会信用体系建设与发展，具有十分重要的意义。</w:t>
      </w:r>
    </w:p>
    <w:p w:rsidR="001360F8" w:rsidRDefault="001360F8" w:rsidP="001360F8">
      <w:pPr>
        <w:pStyle w:val="3"/>
      </w:pPr>
      <w:bookmarkStart w:id="806" w:name="_Toc485218361"/>
      <w:r>
        <w:t>各部门信息</w:t>
      </w:r>
      <w:r>
        <w:rPr>
          <w:rFonts w:hint="eastAsia"/>
        </w:rPr>
        <w:t>采集</w:t>
      </w:r>
      <w:r>
        <w:t>滞后</w:t>
      </w:r>
      <w:bookmarkEnd w:id="806"/>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流动人口流动性强</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数据庞大等原因导致数据采集工作十分艰难</w:t>
      </w:r>
      <w:r>
        <w:rPr>
          <w:rFonts w:ascii="华文细黑" w:eastAsia="华文细黑" w:hAnsi="华文细黑" w:cs="宋体" w:hint="eastAsia"/>
          <w:kern w:val="0"/>
          <w:sz w:val="24"/>
          <w:szCs w:val="24"/>
        </w:rPr>
        <w:t>，采集得到的数据信息，在</w:t>
      </w:r>
      <w:r>
        <w:rPr>
          <w:rFonts w:ascii="华文细黑" w:eastAsia="华文细黑" w:hAnsi="华文细黑" w:cs="宋体"/>
          <w:kern w:val="0"/>
          <w:sz w:val="24"/>
          <w:szCs w:val="24"/>
        </w:rPr>
        <w:t>各部门之间数据因为各种客观因素不能共享</w:t>
      </w:r>
      <w:r>
        <w:rPr>
          <w:rFonts w:ascii="华文细黑" w:eastAsia="华文细黑" w:hAnsi="华文细黑" w:cs="宋体" w:hint="eastAsia"/>
          <w:kern w:val="0"/>
          <w:sz w:val="24"/>
          <w:szCs w:val="24"/>
        </w:rPr>
        <w:t>，导致各部门之间数据隔离，</w:t>
      </w:r>
      <w:r>
        <w:rPr>
          <w:rFonts w:ascii="华文细黑" w:eastAsia="华文细黑" w:hAnsi="华文细黑" w:cs="宋体"/>
          <w:kern w:val="0"/>
          <w:sz w:val="24"/>
          <w:szCs w:val="24"/>
        </w:rPr>
        <w:t>且信息采集工作不够完善</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全面</w:t>
      </w:r>
      <w:r>
        <w:rPr>
          <w:rFonts w:ascii="华文细黑" w:eastAsia="华文细黑" w:hAnsi="华文细黑" w:cs="宋体" w:hint="eastAsia"/>
          <w:kern w:val="0"/>
          <w:sz w:val="24"/>
          <w:szCs w:val="24"/>
        </w:rPr>
        <w:t>。流动人口主动登记意识不强，也导致各种基本信息缺失，数据真实性也有待考证。</w:t>
      </w:r>
    </w:p>
    <w:p w:rsidR="001360F8" w:rsidRDefault="001360F8" w:rsidP="001360F8">
      <w:pPr>
        <w:pStyle w:val="3"/>
      </w:pPr>
      <w:bookmarkStart w:id="807" w:name="_Toc485218362"/>
      <w:r>
        <w:rPr>
          <w:rFonts w:hint="eastAsia"/>
        </w:rPr>
        <w:t>服务管理理念待提升</w:t>
      </w:r>
      <w:bookmarkEnd w:id="807"/>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服务管理机制不够健全，服务管理理念有待提升。实际工作中并未发挥高效、协调统一的作用，尚未形成齐抓共管的协调工作机制和监督考核制度；</w:t>
      </w:r>
      <w:r>
        <w:rPr>
          <w:rFonts w:ascii="华文细黑" w:eastAsia="华文细黑" w:hAnsi="华文细黑" w:cs="宋体"/>
          <w:kern w:val="0"/>
          <w:sz w:val="24"/>
          <w:szCs w:val="24"/>
        </w:rPr>
        <w:t>部分</w:t>
      </w:r>
      <w:r>
        <w:rPr>
          <w:rFonts w:ascii="华文细黑" w:eastAsia="华文细黑" w:hAnsi="华文细黑" w:cs="宋体" w:hint="eastAsia"/>
          <w:kern w:val="0"/>
          <w:sz w:val="24"/>
          <w:szCs w:val="24"/>
        </w:rPr>
        <w:t>职能资源难以得到有效整合；流动人口信息资源管理系统建设任务重和资源共享应用水平低的问题十分突出；一些单位和干部对流动人口存在排斥、防范的观念，具体工作中往往是歧视多于尊重、管理多于服务、防范多于保护，导致工作开展不够主动。</w:t>
      </w:r>
    </w:p>
    <w:p w:rsidR="001360F8" w:rsidRDefault="001360F8" w:rsidP="001360F8">
      <w:pPr>
        <w:ind w:firstLineChars="200" w:firstLine="480"/>
        <w:rPr>
          <w:rFonts w:ascii="华文细黑" w:eastAsia="华文细黑" w:hAnsi="华文细黑" w:cs="宋体"/>
          <w:kern w:val="0"/>
          <w:sz w:val="24"/>
          <w:szCs w:val="24"/>
        </w:rPr>
      </w:pPr>
    </w:p>
    <w:p w:rsidR="001360F8" w:rsidRDefault="001360F8" w:rsidP="001360F8">
      <w:pPr>
        <w:pStyle w:val="2"/>
      </w:pPr>
      <w:bookmarkStart w:id="808" w:name="_Toc485218363"/>
      <w:r>
        <w:rPr>
          <w:rFonts w:hint="eastAsia"/>
        </w:rPr>
        <w:lastRenderedPageBreak/>
        <w:t>总体建设目标</w:t>
      </w:r>
      <w:bookmarkEnd w:id="808"/>
    </w:p>
    <w:p w:rsidR="001360F8" w:rsidRDefault="007E1C29" w:rsidP="001360F8">
      <w:pPr>
        <w:ind w:leftChars="50" w:left="105" w:firstLineChars="150" w:firstLine="360"/>
        <w:rPr>
          <w:rFonts w:ascii="华文细黑" w:eastAsia="华文细黑" w:hAnsi="华文细黑" w:cs="宋体"/>
          <w:kern w:val="0"/>
          <w:sz w:val="24"/>
          <w:szCs w:val="24"/>
        </w:rPr>
      </w:pPr>
      <w:r>
        <w:rPr>
          <w:rFonts w:ascii="华文细黑" w:eastAsia="华文细黑" w:hAnsi="华文细黑" w:cs="宋体" w:hint="eastAsia"/>
          <w:kern w:val="0"/>
          <w:sz w:val="24"/>
          <w:szCs w:val="24"/>
        </w:rPr>
        <w:t>为了实现对</w:t>
      </w:r>
      <w:r w:rsidR="001360F8">
        <w:rPr>
          <w:rFonts w:ascii="华文细黑" w:eastAsia="华文细黑" w:hAnsi="华文细黑" w:cs="宋体" w:hint="eastAsia"/>
          <w:kern w:val="0"/>
          <w:sz w:val="24"/>
          <w:szCs w:val="24"/>
        </w:rPr>
        <w:t>人口精准化服务管理水平，利用大数据</w:t>
      </w:r>
      <w:r w:rsidR="00D56D01">
        <w:rPr>
          <w:rFonts w:ascii="华文细黑" w:eastAsia="华文细黑" w:hAnsi="华文细黑" w:cs="宋体" w:hint="eastAsia"/>
          <w:kern w:val="0"/>
          <w:sz w:val="24"/>
          <w:szCs w:val="24"/>
        </w:rPr>
        <w:t>特征标签计算</w:t>
      </w:r>
      <w:r>
        <w:rPr>
          <w:rFonts w:ascii="华文细黑" w:eastAsia="华文细黑" w:hAnsi="华文细黑" w:cs="宋体" w:hint="eastAsia"/>
          <w:kern w:val="0"/>
          <w:sz w:val="24"/>
          <w:szCs w:val="24"/>
        </w:rPr>
        <w:t>技术，对</w:t>
      </w:r>
      <w:r w:rsidR="001360F8">
        <w:rPr>
          <w:rFonts w:ascii="华文细黑" w:eastAsia="华文细黑" w:hAnsi="华文细黑" w:cs="宋体" w:hint="eastAsia"/>
          <w:kern w:val="0"/>
          <w:sz w:val="24"/>
          <w:szCs w:val="24"/>
        </w:rPr>
        <w:t>人口的相关数据进行分析挖掘，通过特征模型，人员</w:t>
      </w:r>
      <w:r w:rsidR="005C1C2C">
        <w:rPr>
          <w:rFonts w:ascii="华文细黑" w:eastAsia="华文细黑" w:hAnsi="华文细黑" w:cs="宋体" w:hint="eastAsia"/>
          <w:kern w:val="0"/>
          <w:sz w:val="24"/>
          <w:szCs w:val="24"/>
        </w:rPr>
        <w:t>画像</w:t>
      </w:r>
      <w:r w:rsidR="001360F8">
        <w:rPr>
          <w:rFonts w:ascii="华文细黑" w:eastAsia="华文细黑" w:hAnsi="华文细黑" w:cs="宋体" w:hint="eastAsia"/>
          <w:kern w:val="0"/>
          <w:sz w:val="24"/>
          <w:szCs w:val="24"/>
        </w:rPr>
        <w:t>标签等多种数据挖掘技术，完善人口积分管理模块开发，开展人口基础数据采集归集、数据目录、数据积分配比和分级管理等工作，构建人口积分模型，支撑公安对于人口的精细化管控应用。</w:t>
      </w:r>
    </w:p>
    <w:p w:rsidR="001360F8" w:rsidRDefault="007E1C29" w:rsidP="001360F8">
      <w:pPr>
        <w:ind w:leftChars="50" w:left="105" w:firstLineChars="150" w:firstLine="360"/>
        <w:rPr>
          <w:rFonts w:ascii="华文细黑" w:eastAsia="华文细黑" w:hAnsi="华文细黑" w:cs="宋体"/>
          <w:kern w:val="0"/>
          <w:sz w:val="24"/>
          <w:szCs w:val="24"/>
        </w:rPr>
      </w:pPr>
      <w:r>
        <w:rPr>
          <w:rFonts w:ascii="华文细黑" w:eastAsia="华文细黑" w:hAnsi="华文细黑" w:cs="宋体" w:hint="eastAsia"/>
          <w:kern w:val="0"/>
          <w:sz w:val="24"/>
          <w:szCs w:val="24"/>
        </w:rPr>
        <w:t>实现人口的积分量化管理，准确掌握</w:t>
      </w:r>
      <w:r w:rsidR="001360F8">
        <w:rPr>
          <w:rFonts w:ascii="华文细黑" w:eastAsia="华文细黑" w:hAnsi="华文细黑" w:cs="宋体" w:hint="eastAsia"/>
          <w:kern w:val="0"/>
          <w:sz w:val="24"/>
          <w:szCs w:val="24"/>
        </w:rPr>
        <w:t>人口</w:t>
      </w:r>
      <w:r>
        <w:rPr>
          <w:rFonts w:ascii="华文细黑" w:eastAsia="华文细黑" w:hAnsi="华文细黑" w:cs="宋体" w:hint="eastAsia"/>
          <w:kern w:val="0"/>
          <w:sz w:val="24"/>
          <w:szCs w:val="24"/>
        </w:rPr>
        <w:t>基本情况，提升户籍制度改革积分落户的合法合理及科学性，实现对</w:t>
      </w:r>
      <w:r w:rsidR="001360F8">
        <w:rPr>
          <w:rFonts w:ascii="华文细黑" w:eastAsia="华文细黑" w:hAnsi="华文细黑" w:cs="宋体" w:hint="eastAsia"/>
          <w:kern w:val="0"/>
          <w:sz w:val="24"/>
          <w:szCs w:val="24"/>
        </w:rPr>
        <w:t>人口的精准服务和管控。</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进而</w:t>
      </w:r>
      <w:r w:rsidR="005C1C2C">
        <w:rPr>
          <w:rFonts w:ascii="华文细黑" w:eastAsia="华文细黑" w:hAnsi="华文细黑" w:cs="宋体" w:hint="eastAsia"/>
          <w:kern w:val="0"/>
          <w:sz w:val="24"/>
          <w:szCs w:val="24"/>
        </w:rPr>
        <w:t>建设一套</w:t>
      </w:r>
      <w:proofErr w:type="gramStart"/>
      <w:r w:rsidR="005C1C2C">
        <w:rPr>
          <w:rFonts w:ascii="华文细黑" w:eastAsia="华文细黑" w:hAnsi="华文细黑" w:cs="宋体" w:hint="eastAsia"/>
          <w:kern w:val="0"/>
          <w:sz w:val="24"/>
          <w:szCs w:val="24"/>
        </w:rPr>
        <w:t>萧山区</w:t>
      </w:r>
      <w:proofErr w:type="gramEnd"/>
      <w:r w:rsidR="005C1C2C">
        <w:rPr>
          <w:rFonts w:ascii="华文细黑" w:eastAsia="华文细黑" w:hAnsi="华文细黑" w:cs="宋体" w:hint="eastAsia"/>
          <w:kern w:val="0"/>
          <w:sz w:val="24"/>
          <w:szCs w:val="24"/>
        </w:rPr>
        <w:t>人口精准管控系统</w:t>
      </w:r>
      <w:r w:rsidR="007E1C29">
        <w:rPr>
          <w:rFonts w:ascii="华文细黑" w:eastAsia="华文细黑" w:hAnsi="华文细黑" w:cs="宋体" w:hint="eastAsia"/>
          <w:kern w:val="0"/>
          <w:sz w:val="24"/>
          <w:szCs w:val="24"/>
        </w:rPr>
        <w:t>，可以提升</w:t>
      </w:r>
      <w:proofErr w:type="gramStart"/>
      <w:r w:rsidR="007E1C29">
        <w:rPr>
          <w:rFonts w:ascii="华文细黑" w:eastAsia="华文细黑" w:hAnsi="华文细黑" w:cs="宋体" w:hint="eastAsia"/>
          <w:kern w:val="0"/>
          <w:sz w:val="24"/>
          <w:szCs w:val="24"/>
        </w:rPr>
        <w:t>萧山区</w:t>
      </w:r>
      <w:proofErr w:type="gramEnd"/>
      <w:r w:rsidR="007E1C29">
        <w:rPr>
          <w:rFonts w:ascii="华文细黑" w:eastAsia="华文细黑" w:hAnsi="华文细黑" w:cs="宋体" w:hint="eastAsia"/>
          <w:kern w:val="0"/>
          <w:sz w:val="24"/>
          <w:szCs w:val="24"/>
        </w:rPr>
        <w:t>人口治理主体的多元化，层次化，通过全方位的人口管理主体，提升人口管理工作的服务和管控水平；可以指导和改进警力调度，按照</w:t>
      </w:r>
      <w:r>
        <w:rPr>
          <w:rFonts w:ascii="华文细黑" w:eastAsia="华文细黑" w:hAnsi="华文细黑" w:cs="宋体" w:hint="eastAsia"/>
          <w:kern w:val="0"/>
          <w:sz w:val="24"/>
          <w:szCs w:val="24"/>
        </w:rPr>
        <w:t>人口的宏观分布</w:t>
      </w:r>
      <w:r w:rsidR="007E1C29">
        <w:rPr>
          <w:rFonts w:ascii="华文细黑" w:eastAsia="华文细黑" w:hAnsi="华文细黑" w:cs="宋体" w:hint="eastAsia"/>
          <w:kern w:val="0"/>
          <w:sz w:val="24"/>
          <w:szCs w:val="24"/>
        </w:rPr>
        <w:t>规律和微观活动态势，灵活部署经理，实现精准管理；可以完善城市人口治理的制度工具，丰富</w:t>
      </w:r>
      <w:proofErr w:type="gramStart"/>
      <w:r w:rsidR="007E1C29">
        <w:rPr>
          <w:rFonts w:ascii="华文细黑" w:eastAsia="华文细黑" w:hAnsi="华文细黑" w:cs="宋体" w:hint="eastAsia"/>
          <w:kern w:val="0"/>
          <w:sz w:val="24"/>
          <w:szCs w:val="24"/>
        </w:rPr>
        <w:t>萧山区</w:t>
      </w:r>
      <w:proofErr w:type="gramEnd"/>
      <w:r>
        <w:rPr>
          <w:rFonts w:ascii="华文细黑" w:eastAsia="华文细黑" w:hAnsi="华文细黑" w:cs="宋体" w:hint="eastAsia"/>
          <w:kern w:val="0"/>
          <w:sz w:val="24"/>
          <w:szCs w:val="24"/>
        </w:rPr>
        <w:t>人口管理与服务的内容</w:t>
      </w:r>
      <w:r>
        <w:rPr>
          <w:rFonts w:ascii="华文细黑" w:eastAsia="华文细黑" w:hAnsi="华文细黑" w:cs="宋体"/>
          <w:kern w:val="0"/>
          <w:sz w:val="24"/>
          <w:szCs w:val="24"/>
        </w:rPr>
        <w:t>，</w:t>
      </w:r>
      <w:r w:rsidR="007E1C29">
        <w:rPr>
          <w:rFonts w:ascii="华文细黑" w:eastAsia="华文细黑" w:hAnsi="华文细黑" w:cs="宋体" w:hint="eastAsia"/>
          <w:kern w:val="0"/>
          <w:sz w:val="24"/>
          <w:szCs w:val="24"/>
        </w:rPr>
        <w:t>改进</w:t>
      </w:r>
      <w:r>
        <w:rPr>
          <w:rFonts w:ascii="华文细黑" w:eastAsia="华文细黑" w:hAnsi="华文细黑" w:cs="宋体" w:hint="eastAsia"/>
          <w:kern w:val="0"/>
          <w:sz w:val="24"/>
          <w:szCs w:val="24"/>
        </w:rPr>
        <w:t>人口治理工作的方式。</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通过本系统的建设，主要实现：</w:t>
      </w:r>
    </w:p>
    <w:p w:rsidR="001360F8" w:rsidRDefault="007E1C29"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（一）科学采集</w:t>
      </w:r>
      <w:r w:rsidR="001360F8">
        <w:rPr>
          <w:rFonts w:ascii="华文细黑" w:eastAsia="华文细黑" w:hAnsi="华文细黑" w:cs="宋体" w:hint="eastAsia"/>
          <w:kern w:val="0"/>
          <w:sz w:val="24"/>
          <w:szCs w:val="24"/>
        </w:rPr>
        <w:t>人口信息，完善人员信息库</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（二）提供</w:t>
      </w:r>
      <w:r>
        <w:rPr>
          <w:rFonts w:ascii="华文细黑" w:eastAsia="华文细黑" w:hAnsi="华文细黑" w:cs="宋体"/>
          <w:kern w:val="0"/>
          <w:sz w:val="24"/>
          <w:szCs w:val="24"/>
        </w:rPr>
        <w:t>人口管理的精准</w:t>
      </w:r>
      <w:r>
        <w:rPr>
          <w:rFonts w:ascii="华文细黑" w:eastAsia="华文细黑" w:hAnsi="华文细黑" w:cs="宋体" w:hint="eastAsia"/>
          <w:kern w:val="0"/>
          <w:sz w:val="24"/>
          <w:szCs w:val="24"/>
        </w:rPr>
        <w:t>数据支持。</w:t>
      </w:r>
    </w:p>
    <w:p w:rsidR="001360F8" w:rsidRDefault="007E1C29"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（三）实现对</w:t>
      </w:r>
      <w:r w:rsidR="001360F8">
        <w:rPr>
          <w:rFonts w:ascii="华文细黑" w:eastAsia="华文细黑" w:hAnsi="华文细黑" w:cs="宋体" w:hint="eastAsia"/>
          <w:kern w:val="0"/>
          <w:sz w:val="24"/>
          <w:szCs w:val="24"/>
        </w:rPr>
        <w:t>人口科学合理化管控</w:t>
      </w:r>
    </w:p>
    <w:p w:rsidR="001360F8" w:rsidRDefault="007E1C29"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（四）实现对</w:t>
      </w:r>
      <w:r w:rsidR="001360F8">
        <w:rPr>
          <w:rFonts w:ascii="华文细黑" w:eastAsia="华文细黑" w:hAnsi="华文细黑" w:cs="宋体" w:hint="eastAsia"/>
          <w:kern w:val="0"/>
          <w:sz w:val="24"/>
          <w:szCs w:val="24"/>
        </w:rPr>
        <w:t>人口精准化服务管理</w:t>
      </w:r>
    </w:p>
    <w:p w:rsidR="001360F8" w:rsidRDefault="001360F8" w:rsidP="001360F8">
      <w:pPr>
        <w:pStyle w:val="1"/>
      </w:pPr>
      <w:bookmarkStart w:id="809" w:name="_Toc485218364"/>
      <w:r>
        <w:lastRenderedPageBreak/>
        <w:t>系统建设方案</w:t>
      </w:r>
      <w:bookmarkEnd w:id="809"/>
    </w:p>
    <w:p w:rsidR="001360F8" w:rsidRDefault="001360F8" w:rsidP="001360F8">
      <w:pPr>
        <w:pStyle w:val="2"/>
      </w:pPr>
      <w:bookmarkStart w:id="810" w:name="_Toc485218365"/>
      <w:r>
        <w:rPr>
          <w:rFonts w:hint="eastAsia"/>
        </w:rPr>
        <w:t>系统构建思路</w:t>
      </w:r>
      <w:bookmarkEnd w:id="810"/>
    </w:p>
    <w:p w:rsidR="001360F8" w:rsidRDefault="001360F8" w:rsidP="001360F8">
      <w:pPr>
        <w:spacing w:line="360" w:lineRule="auto"/>
        <w:ind w:firstLine="624"/>
        <w:rPr>
          <w:rFonts w:ascii="华文细黑" w:eastAsia="华文细黑" w:hAnsi="华文细黑" w:cs="宋体"/>
          <w:kern w:val="0"/>
          <w:sz w:val="24"/>
          <w:szCs w:val="24"/>
        </w:rPr>
      </w:pPr>
      <w:r>
        <w:rPr>
          <w:rFonts w:ascii="华文细黑" w:eastAsia="华文细黑" w:hAnsi="华文细黑" w:cs="宋体" w:hint="eastAsia"/>
          <w:kern w:val="0"/>
          <w:sz w:val="24"/>
          <w:szCs w:val="24"/>
        </w:rPr>
        <w:t>人口精准管控系统初步建立在人员基本信息数据库之上，通过将人员基本信息数据库中的静态数据转化为动态数据，</w:t>
      </w:r>
      <w:r>
        <w:rPr>
          <w:rFonts w:ascii="华文细黑" w:eastAsia="华文细黑" w:hAnsi="华文细黑" w:cs="宋体"/>
          <w:kern w:val="0"/>
          <w:sz w:val="24"/>
          <w:szCs w:val="24"/>
        </w:rPr>
        <w:t>结合</w:t>
      </w:r>
      <w:r w:rsidR="00550D93">
        <w:rPr>
          <w:rFonts w:ascii="华文细黑" w:eastAsia="华文细黑" w:hAnsi="华文细黑" w:cs="宋体" w:hint="eastAsia"/>
          <w:kern w:val="0"/>
          <w:sz w:val="24"/>
          <w:szCs w:val="24"/>
        </w:rPr>
        <w:t>其他分类补充数据</w:t>
      </w:r>
      <w:r>
        <w:rPr>
          <w:rFonts w:ascii="华文细黑" w:eastAsia="华文细黑" w:hAnsi="华文细黑" w:cs="宋体" w:hint="eastAsia"/>
          <w:kern w:val="0"/>
          <w:sz w:val="24"/>
          <w:szCs w:val="24"/>
        </w:rPr>
        <w:t>，筛选出有效数据，提高数据价值，实现公安各</w:t>
      </w:r>
      <w:r w:rsidR="007E1C29">
        <w:rPr>
          <w:rFonts w:ascii="华文细黑" w:eastAsia="华文细黑" w:hAnsi="华文细黑" w:cs="宋体" w:hint="eastAsia"/>
          <w:kern w:val="0"/>
          <w:sz w:val="24"/>
          <w:szCs w:val="24"/>
        </w:rPr>
        <w:t>业务部门对信息数据的管理和数据更新状态的监控。初步统一的针对</w:t>
      </w:r>
      <w:r w:rsidR="00D51AA3">
        <w:rPr>
          <w:rFonts w:ascii="华文细黑" w:eastAsia="华文细黑" w:hAnsi="华文细黑" w:cs="宋体" w:hint="eastAsia"/>
          <w:kern w:val="0"/>
          <w:sz w:val="24"/>
          <w:szCs w:val="24"/>
        </w:rPr>
        <w:t>人口</w:t>
      </w:r>
      <w:r w:rsidR="007E1C29">
        <w:rPr>
          <w:rFonts w:ascii="华文细黑" w:eastAsia="华文细黑" w:hAnsi="华文细黑" w:cs="宋体" w:hint="eastAsia"/>
          <w:kern w:val="0"/>
          <w:sz w:val="24"/>
          <w:szCs w:val="24"/>
        </w:rPr>
        <w:t>精准管控系统，为</w:t>
      </w:r>
      <w:r>
        <w:rPr>
          <w:rFonts w:ascii="华文细黑" w:eastAsia="华文细黑" w:hAnsi="华文细黑" w:cs="宋体" w:hint="eastAsia"/>
          <w:kern w:val="0"/>
          <w:sz w:val="24"/>
          <w:szCs w:val="24"/>
        </w:rPr>
        <w:t>人口的服务和管理工作提供精准有效的工作支持和判断依据。</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基于长期的理论研究</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我们</w:t>
      </w:r>
      <w:r>
        <w:rPr>
          <w:rFonts w:ascii="华文细黑" w:eastAsia="华文细黑" w:hAnsi="华文细黑" w:cs="宋体" w:hint="eastAsia"/>
          <w:kern w:val="0"/>
          <w:sz w:val="24"/>
          <w:szCs w:val="24"/>
        </w:rPr>
        <w:t>认为一个人的居住、工作、身份、社交、活动和消费行为综合全面反映了他的社会安全属性，而其中居住和工作的性质、稳定性则大致反映了其最基本生活状况和精神状态，从而直接影响到其是否存在社会安全隐患，一个居无定所、无稳定收入来源的人往往更容易发生盗窃、抢劫等非法犯罪行为。因此，全面及时掌握一个人的居住、工作情况，对一个人因为居住、工作的变化可能导致的异常行为进行预判对于有效预防某些性质的违法犯罪行为有重大的意义。基于现有的居住信息登记系统的数据梳理了反映一个人居住、工作稳定性的一些主要指标，对这些指标进行监测，通过建模来实现</w:t>
      </w:r>
      <w:r w:rsidR="007E1C29">
        <w:rPr>
          <w:rFonts w:ascii="华文细黑" w:eastAsia="华文细黑" w:hAnsi="华文细黑" w:cs="宋体"/>
          <w:kern w:val="0"/>
          <w:sz w:val="24"/>
          <w:szCs w:val="24"/>
        </w:rPr>
        <w:t>对</w:t>
      </w:r>
      <w:r>
        <w:rPr>
          <w:rFonts w:ascii="华文细黑" w:eastAsia="华文细黑" w:hAnsi="华文细黑" w:cs="宋体"/>
          <w:kern w:val="0"/>
          <w:sz w:val="24"/>
          <w:szCs w:val="24"/>
        </w:rPr>
        <w:t>人口的精准分类</w:t>
      </w:r>
      <w:r>
        <w:rPr>
          <w:rFonts w:ascii="华文细黑" w:eastAsia="华文细黑" w:hAnsi="华文细黑" w:cs="宋体" w:hint="eastAsia"/>
          <w:kern w:val="0"/>
          <w:sz w:val="24"/>
          <w:szCs w:val="24"/>
        </w:rPr>
        <w:t>。</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系统实现</w:t>
      </w:r>
      <w:r>
        <w:rPr>
          <w:rFonts w:ascii="华文细黑" w:eastAsia="华文细黑" w:hAnsi="华文细黑" w:cs="宋体" w:hint="eastAsia"/>
          <w:kern w:val="0"/>
          <w:sz w:val="24"/>
          <w:szCs w:val="24"/>
        </w:rPr>
        <w:t>通过评价模型中量化的公共安全分值，对人口个体进行科学评判，进而确定所处的级别。对不同级别的人口采取不同力度的管理措</w:t>
      </w:r>
      <w:r w:rsidR="007E1C29">
        <w:rPr>
          <w:rFonts w:ascii="华文细黑" w:eastAsia="华文细黑" w:hAnsi="华文细黑" w:cs="宋体" w:hint="eastAsia"/>
          <w:kern w:val="0"/>
          <w:sz w:val="24"/>
          <w:szCs w:val="24"/>
        </w:rPr>
        <w:t>施和方法，进而达到“精准化”管理。同时实现警员工作管理，引导</w:t>
      </w:r>
      <w:r>
        <w:rPr>
          <w:rFonts w:ascii="华文细黑" w:eastAsia="华文细黑" w:hAnsi="华文细黑" w:cs="宋体" w:hint="eastAsia"/>
          <w:kern w:val="0"/>
          <w:sz w:val="24"/>
          <w:szCs w:val="24"/>
        </w:rPr>
        <w:t>人口管理员科学安排勤务，提高访查工作效率；引入KPI绩效指标对人口管理员的日常工作进行考核、管理。</w:t>
      </w:r>
    </w:p>
    <w:p w:rsidR="001360F8" w:rsidRDefault="001360F8" w:rsidP="001360F8">
      <w:pPr>
        <w:pStyle w:val="2"/>
      </w:pPr>
      <w:bookmarkStart w:id="811" w:name="_Toc485218366"/>
      <w:r>
        <w:lastRenderedPageBreak/>
        <w:t>系统总体设计框架</w:t>
      </w:r>
      <w:bookmarkEnd w:id="811"/>
    </w:p>
    <w:p w:rsidR="001360F8" w:rsidRDefault="001360F8" w:rsidP="001360F8">
      <w:pPr>
        <w:pStyle w:val="3"/>
      </w:pPr>
      <w:bookmarkStart w:id="812" w:name="_Toc485218367"/>
      <w:r>
        <w:t>系统架构图</w:t>
      </w:r>
      <w:bookmarkEnd w:id="812"/>
    </w:p>
    <w:p w:rsidR="002E6C2E" w:rsidRDefault="002E6C2E" w:rsidP="002E6C2E">
      <w:pPr>
        <w:keepNext/>
      </w:pPr>
      <w:r>
        <w:object w:dxaOrig="15961" w:dyaOrig="11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86.5pt" o:ole="" o:bordertopcolor="this" o:borderleftcolor="this" o:borderbottomcolor="this" o:borderrightcolor="this">
            <v:imagedata r:id="rId8" o:title=""/>
            <w10:bordertop type="single" width="4"/>
            <w10:borderleft type="single" width="4"/>
            <w10:borderbottom type="single" width="4"/>
            <w10:borderright type="single" width="4"/>
          </v:shape>
          <o:OLEObject Type="Embed" ProgID="Visio.Drawing.15" ShapeID="_x0000_i1025" DrawAspect="Content" ObjectID="_1559132424" r:id="rId9"/>
        </w:object>
      </w:r>
    </w:p>
    <w:p w:rsidR="00547937" w:rsidRDefault="002E6C2E" w:rsidP="00D51AA3">
      <w:pPr>
        <w:pStyle w:val="a8"/>
        <w:spacing w:before="156"/>
        <w:ind w:firstLine="400"/>
      </w:pPr>
      <w:r>
        <w:t xml:space="preserve">Figure </w:t>
      </w:r>
      <w:fldSimple w:instr=" SEQ Figure \* ARABIC ">
        <w:r w:rsidR="001A64CF">
          <w:rPr>
            <w:noProof/>
          </w:rPr>
          <w:t>1</w:t>
        </w:r>
      </w:fldSimple>
    </w:p>
    <w:p w:rsidR="001360F8" w:rsidRDefault="001360F8" w:rsidP="001360F8">
      <w:pPr>
        <w:pStyle w:val="3"/>
      </w:pPr>
      <w:bookmarkStart w:id="813" w:name="_Toc485218368"/>
      <w:r>
        <w:rPr>
          <w:rFonts w:hint="eastAsia"/>
        </w:rPr>
        <w:t>系统架构说明</w:t>
      </w:r>
      <w:bookmarkEnd w:id="813"/>
    </w:p>
    <w:p w:rsidR="001360F8" w:rsidRDefault="007E1C29"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如系统架构图所示，萧山公安</w:t>
      </w:r>
      <w:r w:rsidR="001360F8">
        <w:rPr>
          <w:rFonts w:ascii="华文细黑" w:eastAsia="华文细黑" w:hAnsi="华文细黑" w:hint="eastAsia"/>
          <w:sz w:val="24"/>
          <w:szCs w:val="24"/>
        </w:rPr>
        <w:t>人口精准管控系统建设中，主要包括几个部分：</w:t>
      </w:r>
    </w:p>
    <w:p w:rsidR="001360F8" w:rsidRDefault="001360F8" w:rsidP="001360F8">
      <w:pPr>
        <w:pStyle w:val="4"/>
      </w:pPr>
      <w:r>
        <w:rPr>
          <w:rFonts w:hint="eastAsia"/>
        </w:rPr>
        <w:t>本地数据资源库的建设</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在萧山公安，建设</w:t>
      </w:r>
      <w:proofErr w:type="gramStart"/>
      <w:r>
        <w:rPr>
          <w:rFonts w:ascii="华文细黑" w:eastAsia="华文细黑" w:hAnsi="华文细黑" w:hint="eastAsia"/>
          <w:sz w:val="24"/>
          <w:szCs w:val="24"/>
        </w:rPr>
        <w:t>一</w:t>
      </w:r>
      <w:proofErr w:type="gramEnd"/>
      <w:r>
        <w:rPr>
          <w:rFonts w:ascii="华文细黑" w:eastAsia="华文细黑" w:hAnsi="华文细黑" w:hint="eastAsia"/>
          <w:sz w:val="24"/>
          <w:szCs w:val="24"/>
        </w:rPr>
        <w:t>套数</w:t>
      </w:r>
      <w:proofErr w:type="gramStart"/>
      <w:r>
        <w:rPr>
          <w:rFonts w:ascii="华文细黑" w:eastAsia="华文细黑" w:hAnsi="华文细黑" w:hint="eastAsia"/>
          <w:sz w:val="24"/>
          <w:szCs w:val="24"/>
        </w:rPr>
        <w:t>据资源</w:t>
      </w:r>
      <w:proofErr w:type="gramEnd"/>
      <w:r>
        <w:rPr>
          <w:rFonts w:ascii="华文细黑" w:eastAsia="华文细黑" w:hAnsi="华文细黑" w:hint="eastAsia"/>
          <w:sz w:val="24"/>
          <w:szCs w:val="24"/>
        </w:rPr>
        <w:t>库，通过</w:t>
      </w:r>
      <w:r>
        <w:rPr>
          <w:rFonts w:ascii="华文细黑" w:eastAsia="华文细黑" w:hAnsi="华文细黑"/>
          <w:sz w:val="24"/>
          <w:szCs w:val="24"/>
        </w:rPr>
        <w:t>ETL</w:t>
      </w:r>
      <w:r w:rsidR="00D51AA3">
        <w:rPr>
          <w:rFonts w:ascii="华文细黑" w:eastAsia="华文细黑" w:hAnsi="华文细黑" w:hint="eastAsia"/>
          <w:sz w:val="24"/>
          <w:szCs w:val="24"/>
        </w:rPr>
        <w:t>系统</w:t>
      </w:r>
      <w:r>
        <w:rPr>
          <w:rFonts w:ascii="华文细黑" w:eastAsia="华文细黑" w:hAnsi="华文细黑" w:hint="eastAsia"/>
          <w:sz w:val="24"/>
          <w:szCs w:val="24"/>
        </w:rPr>
        <w:t>整合、清洗、转换萧山本地各类数据资源，如政务网内各行政部门数据、医疗卫生就诊数据、水电煤数据、企业数据等。数据汇总的方式，可以采用后台数据库对接、接口服务对接，文件上传等多种方式。</w:t>
      </w:r>
    </w:p>
    <w:p w:rsidR="007E1C29" w:rsidRDefault="007E1C29"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lastRenderedPageBreak/>
        <w:t>在汇聚本地数据的同时，将通过接口方式，将本地的数据上传一份到市局的大数据平台，为市局层面多数据源融合</w:t>
      </w:r>
      <w:r w:rsidR="005C4EB6">
        <w:rPr>
          <w:rFonts w:ascii="华文细黑" w:eastAsia="华文细黑" w:hAnsi="华文细黑" w:hint="eastAsia"/>
          <w:sz w:val="24"/>
          <w:szCs w:val="24"/>
        </w:rPr>
        <w:t>模型</w:t>
      </w:r>
      <w:r>
        <w:rPr>
          <w:rFonts w:ascii="华文细黑" w:eastAsia="华文细黑" w:hAnsi="华文细黑" w:hint="eastAsia"/>
          <w:sz w:val="24"/>
          <w:szCs w:val="24"/>
        </w:rPr>
        <w:t>计算提供额外数据支持。</w:t>
      </w:r>
    </w:p>
    <w:p w:rsidR="001360F8" w:rsidRDefault="001360F8" w:rsidP="001360F8">
      <w:pPr>
        <w:pStyle w:val="4"/>
      </w:pPr>
      <w:r>
        <w:rPr>
          <w:rFonts w:hint="eastAsia"/>
        </w:rPr>
        <w:t>本地数据演算平台的建设</w:t>
      </w:r>
    </w:p>
    <w:p w:rsidR="001360F8" w:rsidRDefault="001360F8" w:rsidP="006F733C">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在本地数据资源库的之上，</w:t>
      </w:r>
      <w:r w:rsidR="007E1C29">
        <w:rPr>
          <w:rFonts w:ascii="华文细黑" w:eastAsia="华文细黑" w:hAnsi="华文细黑" w:hint="eastAsia"/>
          <w:sz w:val="24"/>
          <w:szCs w:val="24"/>
        </w:rPr>
        <w:t>通过使用</w:t>
      </w:r>
      <w:r w:rsidR="006F733C">
        <w:rPr>
          <w:rFonts w:ascii="华文细黑" w:eastAsia="华文细黑" w:hAnsi="华文细黑" w:hint="eastAsia"/>
          <w:sz w:val="24"/>
          <w:szCs w:val="24"/>
        </w:rPr>
        <w:t>E</w:t>
      </w:r>
      <w:r w:rsidR="006F733C">
        <w:rPr>
          <w:rFonts w:ascii="华文细黑" w:eastAsia="华文细黑" w:hAnsi="华文细黑"/>
          <w:sz w:val="24"/>
          <w:szCs w:val="24"/>
        </w:rPr>
        <w:t>TL</w:t>
      </w:r>
      <w:r w:rsidR="006F733C">
        <w:rPr>
          <w:rFonts w:ascii="华文细黑" w:eastAsia="华文细黑" w:hAnsi="华文细黑" w:hint="eastAsia"/>
          <w:sz w:val="24"/>
          <w:szCs w:val="24"/>
        </w:rPr>
        <w:t>数据清洗、</w:t>
      </w:r>
      <w:r w:rsidR="007E1C29">
        <w:rPr>
          <w:rFonts w:ascii="华文细黑" w:eastAsia="华文细黑" w:hAnsi="华文细黑" w:hint="eastAsia"/>
          <w:sz w:val="24"/>
          <w:szCs w:val="24"/>
        </w:rPr>
        <w:t>分布式数据仓库</w:t>
      </w:r>
      <w:r w:rsidR="006F733C">
        <w:rPr>
          <w:rFonts w:ascii="华文细黑" w:eastAsia="华文细黑" w:hAnsi="华文细黑" w:hint="eastAsia"/>
          <w:sz w:val="24"/>
          <w:szCs w:val="24"/>
        </w:rPr>
        <w:t>等</w:t>
      </w:r>
      <w:r w:rsidR="007E1C29">
        <w:rPr>
          <w:rFonts w:ascii="华文细黑" w:eastAsia="华文细黑" w:hAnsi="华文细黑" w:hint="eastAsia"/>
          <w:sz w:val="24"/>
          <w:szCs w:val="24"/>
        </w:rPr>
        <w:t>技术</w:t>
      </w:r>
      <w:r>
        <w:rPr>
          <w:rFonts w:ascii="华文细黑" w:eastAsia="华文细黑" w:hAnsi="华文细黑" w:hint="eastAsia"/>
          <w:sz w:val="24"/>
          <w:szCs w:val="24"/>
        </w:rPr>
        <w:t>建设一套</w:t>
      </w:r>
      <w:r w:rsidR="00550D93">
        <w:rPr>
          <w:rFonts w:ascii="华文细黑" w:eastAsia="华文细黑" w:hAnsi="华文细黑" w:hint="eastAsia"/>
          <w:sz w:val="24"/>
          <w:szCs w:val="24"/>
        </w:rPr>
        <w:t>本地化</w:t>
      </w:r>
      <w:r>
        <w:rPr>
          <w:rFonts w:ascii="华文细黑" w:eastAsia="华文细黑" w:hAnsi="华文细黑" w:hint="eastAsia"/>
          <w:sz w:val="24"/>
          <w:szCs w:val="24"/>
        </w:rPr>
        <w:t>数据演算平台，提供各类数据规则、模型的</w:t>
      </w:r>
      <w:r w:rsidR="007E1C29">
        <w:rPr>
          <w:rFonts w:ascii="华文细黑" w:eastAsia="华文细黑" w:hAnsi="华文细黑" w:hint="eastAsia"/>
          <w:sz w:val="24"/>
          <w:szCs w:val="24"/>
        </w:rPr>
        <w:t>本地</w:t>
      </w:r>
      <w:r>
        <w:rPr>
          <w:rFonts w:ascii="华文细黑" w:eastAsia="华文细黑" w:hAnsi="华文细黑" w:hint="eastAsia"/>
          <w:sz w:val="24"/>
          <w:szCs w:val="24"/>
        </w:rPr>
        <w:t>演算能力。</w:t>
      </w:r>
    </w:p>
    <w:p w:rsidR="001360F8" w:rsidRDefault="001360F8" w:rsidP="001360F8">
      <w:pPr>
        <w:pStyle w:val="4"/>
      </w:pPr>
      <w:r>
        <w:t>统一演算调度管理模块的建设</w:t>
      </w:r>
    </w:p>
    <w:p w:rsidR="001360F8" w:rsidRDefault="006F733C"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本系统建设中，综合使用了萧山本地和市</w:t>
      </w:r>
      <w:r w:rsidR="001360F8">
        <w:rPr>
          <w:rFonts w:ascii="华文细黑" w:eastAsia="华文细黑" w:hAnsi="华文细黑" w:hint="eastAsia"/>
          <w:sz w:val="24"/>
          <w:szCs w:val="24"/>
        </w:rPr>
        <w:t>局信息资源服务平台的数据资源和演算平台。通过</w:t>
      </w:r>
      <w:r w:rsidR="00044B83">
        <w:rPr>
          <w:rFonts w:ascii="华文细黑" w:eastAsia="华文细黑" w:hAnsi="华文细黑" w:hint="eastAsia"/>
          <w:sz w:val="24"/>
          <w:szCs w:val="24"/>
        </w:rPr>
        <w:t>开发</w:t>
      </w:r>
      <w:r w:rsidR="001360F8">
        <w:rPr>
          <w:rFonts w:ascii="华文细黑" w:eastAsia="华文细黑" w:hAnsi="华文细黑" w:hint="eastAsia"/>
          <w:sz w:val="24"/>
          <w:szCs w:val="24"/>
        </w:rPr>
        <w:t>统一的演算调度管理模块，本地数据资源相关的模型规则在本地演算平台进行；市局数据相关的模型规则在市局演算平台进行，规则模型的演算结果，</w:t>
      </w:r>
      <w:r w:rsidR="00044B83">
        <w:rPr>
          <w:rFonts w:ascii="华文细黑" w:eastAsia="华文细黑" w:hAnsi="华文细黑" w:hint="eastAsia"/>
          <w:sz w:val="24"/>
          <w:szCs w:val="24"/>
        </w:rPr>
        <w:t>数据计算</w:t>
      </w:r>
      <w:r w:rsidR="001360F8">
        <w:rPr>
          <w:rFonts w:ascii="华文细黑" w:eastAsia="华文细黑" w:hAnsi="华文细黑" w:hint="eastAsia"/>
          <w:sz w:val="24"/>
          <w:szCs w:val="24"/>
        </w:rPr>
        <w:t>汇总</w:t>
      </w:r>
      <w:r w:rsidR="00044B83">
        <w:rPr>
          <w:rFonts w:ascii="华文细黑" w:eastAsia="华文细黑" w:hAnsi="华文细黑" w:hint="eastAsia"/>
          <w:sz w:val="24"/>
          <w:szCs w:val="24"/>
        </w:rPr>
        <w:t>结果统一存储在本地，</w:t>
      </w:r>
      <w:r w:rsidR="001360F8">
        <w:rPr>
          <w:rFonts w:ascii="华文细黑" w:eastAsia="华文细黑" w:hAnsi="华文细黑" w:hint="eastAsia"/>
          <w:sz w:val="24"/>
          <w:szCs w:val="24"/>
        </w:rPr>
        <w:t>反馈给</w:t>
      </w:r>
      <w:r w:rsidR="00044B83">
        <w:rPr>
          <w:rFonts w:ascii="华文细黑" w:eastAsia="华文细黑" w:hAnsi="华文细黑" w:hint="eastAsia"/>
          <w:sz w:val="24"/>
          <w:szCs w:val="24"/>
        </w:rPr>
        <w:t>应用</w:t>
      </w:r>
      <w:r>
        <w:rPr>
          <w:rFonts w:ascii="华文细黑" w:eastAsia="华文细黑" w:hAnsi="华文细黑" w:hint="eastAsia"/>
          <w:sz w:val="24"/>
          <w:szCs w:val="24"/>
        </w:rPr>
        <w:t>系统</w:t>
      </w:r>
      <w:r w:rsidR="001360F8">
        <w:rPr>
          <w:rFonts w:ascii="华文细黑" w:eastAsia="华文细黑" w:hAnsi="华文细黑" w:hint="eastAsia"/>
          <w:sz w:val="24"/>
          <w:szCs w:val="24"/>
        </w:rPr>
        <w:t>使用方。</w:t>
      </w:r>
    </w:p>
    <w:p w:rsidR="001360F8" w:rsidRDefault="001360F8" w:rsidP="001360F8">
      <w:pPr>
        <w:pStyle w:val="4"/>
      </w:pPr>
      <w:r>
        <w:t>流动人口发现规则模型</w:t>
      </w:r>
    </w:p>
    <w:p w:rsidR="00044B83"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本系统中，流动人口的发现，除了采用传统的流动人口主动申报和上门访查的模式外，还通过大数据</w:t>
      </w:r>
      <w:r w:rsidR="007E1C29">
        <w:rPr>
          <w:rFonts w:ascii="华文细黑" w:eastAsia="华文细黑" w:hAnsi="华文细黑" w:hint="eastAsia"/>
          <w:sz w:val="24"/>
          <w:szCs w:val="24"/>
        </w:rPr>
        <w:t>挖掘</w:t>
      </w:r>
      <w:r>
        <w:rPr>
          <w:rFonts w:ascii="华文细黑" w:eastAsia="华文细黑" w:hAnsi="华文细黑" w:hint="eastAsia"/>
          <w:sz w:val="24"/>
          <w:szCs w:val="24"/>
        </w:rPr>
        <w:t>手段，利用模型规则对本地数据资源的深挖，更大范围的发现流动人口。流动人口发现模型</w:t>
      </w:r>
      <w:r w:rsidR="00044B83">
        <w:rPr>
          <w:rFonts w:ascii="华文细黑" w:eastAsia="华文细黑" w:hAnsi="华文细黑" w:hint="eastAsia"/>
          <w:sz w:val="24"/>
          <w:szCs w:val="24"/>
        </w:rPr>
        <w:t>主要</w:t>
      </w:r>
      <w:r>
        <w:rPr>
          <w:rFonts w:ascii="华文细黑" w:eastAsia="华文细黑" w:hAnsi="华文细黑" w:hint="eastAsia"/>
          <w:sz w:val="24"/>
          <w:szCs w:val="24"/>
        </w:rPr>
        <w:t>包括</w:t>
      </w:r>
      <w:r w:rsidR="00044B83">
        <w:rPr>
          <w:rFonts w:ascii="华文细黑" w:eastAsia="华文细黑" w:hAnsi="华文细黑" w:hint="eastAsia"/>
          <w:sz w:val="24"/>
          <w:szCs w:val="24"/>
        </w:rPr>
        <w:t>：</w:t>
      </w:r>
    </w:p>
    <w:p w:rsidR="00044B83" w:rsidRPr="00044B83" w:rsidRDefault="00044B83" w:rsidP="009C6169">
      <w:pPr>
        <w:pStyle w:val="af3"/>
        <w:numPr>
          <w:ilvl w:val="0"/>
          <w:numId w:val="20"/>
        </w:numPr>
        <w:spacing w:line="360" w:lineRule="auto"/>
        <w:ind w:firstLineChars="0"/>
        <w:rPr>
          <w:rFonts w:ascii="华文细黑" w:eastAsia="华文细黑" w:hAnsi="华文细黑"/>
          <w:sz w:val="24"/>
          <w:szCs w:val="24"/>
        </w:rPr>
      </w:pPr>
      <w:r w:rsidRPr="00044B83">
        <w:rPr>
          <w:rFonts w:ascii="华文细黑" w:eastAsia="华文细黑" w:hAnsi="华文细黑" w:hint="eastAsia"/>
          <w:sz w:val="24"/>
          <w:szCs w:val="24"/>
        </w:rPr>
        <w:t>基于企业职工数据的发现模型；</w:t>
      </w:r>
    </w:p>
    <w:p w:rsidR="00044B83" w:rsidRDefault="00044B83" w:rsidP="009C6169">
      <w:pPr>
        <w:pStyle w:val="af3"/>
        <w:numPr>
          <w:ilvl w:val="0"/>
          <w:numId w:val="20"/>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基于医疗就诊数据的发现模型；</w:t>
      </w:r>
    </w:p>
    <w:p w:rsidR="00044B83" w:rsidRDefault="00044B83" w:rsidP="009C6169">
      <w:pPr>
        <w:pStyle w:val="af3"/>
        <w:numPr>
          <w:ilvl w:val="0"/>
          <w:numId w:val="20"/>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基于社会保险数据的发现模型；</w:t>
      </w:r>
    </w:p>
    <w:p w:rsidR="00044B83" w:rsidRDefault="00044B83" w:rsidP="009C6169">
      <w:pPr>
        <w:pStyle w:val="af3"/>
        <w:numPr>
          <w:ilvl w:val="0"/>
          <w:numId w:val="20"/>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基于交通出行数据的发现模型；</w:t>
      </w:r>
    </w:p>
    <w:p w:rsidR="00044B83" w:rsidRDefault="00044B83" w:rsidP="009C6169">
      <w:pPr>
        <w:pStyle w:val="af3"/>
        <w:numPr>
          <w:ilvl w:val="0"/>
          <w:numId w:val="20"/>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基于水电</w:t>
      </w:r>
      <w:proofErr w:type="gramStart"/>
      <w:r>
        <w:rPr>
          <w:rFonts w:ascii="华文细黑" w:eastAsia="华文细黑" w:hAnsi="华文细黑" w:hint="eastAsia"/>
          <w:sz w:val="24"/>
          <w:szCs w:val="24"/>
        </w:rPr>
        <w:t>煤数据</w:t>
      </w:r>
      <w:proofErr w:type="gramEnd"/>
      <w:r>
        <w:rPr>
          <w:rFonts w:ascii="华文细黑" w:eastAsia="华文细黑" w:hAnsi="华文细黑" w:hint="eastAsia"/>
          <w:sz w:val="24"/>
          <w:szCs w:val="24"/>
        </w:rPr>
        <w:t>的发现模型；</w:t>
      </w:r>
    </w:p>
    <w:p w:rsidR="00044B83" w:rsidRDefault="001360F8" w:rsidP="009C6169">
      <w:pPr>
        <w:pStyle w:val="af3"/>
        <w:numPr>
          <w:ilvl w:val="0"/>
          <w:numId w:val="20"/>
        </w:numPr>
        <w:spacing w:line="360" w:lineRule="auto"/>
        <w:ind w:firstLineChars="0"/>
        <w:rPr>
          <w:rFonts w:ascii="华文细黑" w:eastAsia="华文细黑" w:hAnsi="华文细黑"/>
          <w:sz w:val="24"/>
          <w:szCs w:val="24"/>
        </w:rPr>
      </w:pPr>
      <w:r w:rsidRPr="00044B83">
        <w:rPr>
          <w:rFonts w:ascii="华文细黑" w:eastAsia="华文细黑" w:hAnsi="华文细黑" w:hint="eastAsia"/>
          <w:sz w:val="24"/>
          <w:szCs w:val="24"/>
        </w:rPr>
        <w:lastRenderedPageBreak/>
        <w:t>基于WIFI</w:t>
      </w:r>
      <w:r w:rsidR="00044B83">
        <w:rPr>
          <w:rFonts w:ascii="华文细黑" w:eastAsia="华文细黑" w:hAnsi="华文细黑" w:hint="eastAsia"/>
          <w:sz w:val="24"/>
          <w:szCs w:val="24"/>
        </w:rPr>
        <w:t>采集数据的发现模型；</w:t>
      </w:r>
    </w:p>
    <w:p w:rsidR="001360F8" w:rsidRPr="00044B83" w:rsidRDefault="001360F8" w:rsidP="009C6169">
      <w:pPr>
        <w:pStyle w:val="af3"/>
        <w:numPr>
          <w:ilvl w:val="0"/>
          <w:numId w:val="20"/>
        </w:numPr>
        <w:spacing w:line="360" w:lineRule="auto"/>
        <w:ind w:firstLineChars="0"/>
        <w:rPr>
          <w:rFonts w:ascii="华文细黑" w:eastAsia="华文细黑" w:hAnsi="华文细黑"/>
          <w:sz w:val="24"/>
          <w:szCs w:val="24"/>
        </w:rPr>
      </w:pPr>
      <w:r w:rsidRPr="00044B83">
        <w:rPr>
          <w:rFonts w:ascii="华文细黑" w:eastAsia="华文细黑" w:hAnsi="华文细黑" w:hint="eastAsia"/>
          <w:sz w:val="24"/>
          <w:szCs w:val="24"/>
        </w:rPr>
        <w:t>基于暂住人口系统的发现模型。</w:t>
      </w:r>
    </w:p>
    <w:p w:rsidR="001360F8" w:rsidRDefault="001360F8" w:rsidP="001360F8">
      <w:pPr>
        <w:pStyle w:val="4"/>
      </w:pPr>
      <w:r>
        <w:t>人口积分评判规则模型</w:t>
      </w:r>
    </w:p>
    <w:p w:rsidR="001360F8" w:rsidRDefault="007E1C29"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本系统中，对于本地常口和</w:t>
      </w:r>
      <w:r w:rsidR="001360F8">
        <w:rPr>
          <w:rFonts w:ascii="华文细黑" w:eastAsia="华文细黑" w:hAnsi="华文细黑" w:hint="eastAsia"/>
          <w:sz w:val="24"/>
          <w:szCs w:val="24"/>
        </w:rPr>
        <w:t>流动人口，通过一套积分规则引擎，为每个人员形成一个社会安全积分。社会安全积分由几大类分类积分组成，如居住危险性积分、工作危险性积分、社交危险性积分等。每一个分类积分的分值由多个积分模型共同计算得到，反映了管理对象在社会生活中某一块的危险性指数。积分模型在计算分类积分时的所占的比重可以通过平台管理系统方便地进行调整，以适应外部环境的变化。</w:t>
      </w:r>
    </w:p>
    <w:p w:rsidR="001360F8" w:rsidRDefault="001360F8" w:rsidP="001360F8">
      <w:pPr>
        <w:pStyle w:val="4"/>
      </w:pPr>
      <w:r>
        <w:t>人口精准管控模块</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人口精准管控模块里面，包含了每个</w:t>
      </w:r>
      <w:r w:rsidR="00C14D6E">
        <w:rPr>
          <w:rFonts w:ascii="华文细黑" w:eastAsia="华文细黑" w:hAnsi="华文细黑" w:hint="eastAsia"/>
          <w:sz w:val="24"/>
          <w:szCs w:val="24"/>
        </w:rPr>
        <w:t>人口的基础信息，社会安全评分，管理服务状态等信息，</w:t>
      </w:r>
      <w:r>
        <w:rPr>
          <w:rFonts w:ascii="华文细黑" w:eastAsia="华文细黑" w:hAnsi="华文细黑" w:hint="eastAsia"/>
          <w:sz w:val="24"/>
          <w:szCs w:val="24"/>
        </w:rPr>
        <w:t>人口在本</w:t>
      </w:r>
      <w:r w:rsidR="00C14D6E">
        <w:rPr>
          <w:rFonts w:ascii="华文细黑" w:eastAsia="华文细黑" w:hAnsi="华文细黑" w:hint="eastAsia"/>
          <w:sz w:val="24"/>
          <w:szCs w:val="24"/>
        </w:rPr>
        <w:t>辖区内产生的各类数据，都可以通过此平台进行展现。同时，可以对人口</w:t>
      </w:r>
      <w:r>
        <w:rPr>
          <w:rFonts w:ascii="华文细黑" w:eastAsia="华文细黑" w:hAnsi="华文细黑" w:hint="eastAsia"/>
          <w:sz w:val="24"/>
          <w:szCs w:val="24"/>
        </w:rPr>
        <w:t>的缺失信息进行发现，并提醒相关民警进行落地核实和补充。</w:t>
      </w:r>
    </w:p>
    <w:p w:rsidR="001360F8" w:rsidRDefault="001360F8" w:rsidP="001360F8">
      <w:pPr>
        <w:pStyle w:val="4"/>
      </w:pPr>
      <w:r>
        <w:rPr>
          <w:rFonts w:hint="eastAsia"/>
        </w:rPr>
        <w:t>异常人员触发规则</w:t>
      </w:r>
      <w:r w:rsidR="00675EF9">
        <w:rPr>
          <w:rFonts w:hint="eastAsia"/>
        </w:rPr>
        <w:t>模块</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异常人员的触发规则，既</w:t>
      </w:r>
      <w:r w:rsidR="00C14D6E">
        <w:rPr>
          <w:rFonts w:ascii="华文细黑" w:eastAsia="华文细黑" w:hAnsi="华文细黑" w:hint="eastAsia"/>
          <w:sz w:val="24"/>
          <w:szCs w:val="24"/>
        </w:rPr>
        <w:t>包括对</w:t>
      </w:r>
      <w:proofErr w:type="gramStart"/>
      <w:r w:rsidR="00C14D6E">
        <w:rPr>
          <w:rFonts w:ascii="华文细黑" w:eastAsia="华文细黑" w:hAnsi="华文细黑" w:hint="eastAsia"/>
          <w:sz w:val="24"/>
          <w:szCs w:val="24"/>
        </w:rPr>
        <w:t>社会安高风险</w:t>
      </w:r>
      <w:proofErr w:type="gramEnd"/>
      <w:r w:rsidR="00C14D6E">
        <w:rPr>
          <w:rFonts w:ascii="华文细黑" w:eastAsia="华文细黑" w:hAnsi="华文细黑" w:hint="eastAsia"/>
          <w:sz w:val="24"/>
          <w:szCs w:val="24"/>
        </w:rPr>
        <w:t>的</w:t>
      </w:r>
      <w:r w:rsidR="00675EF9">
        <w:rPr>
          <w:rFonts w:ascii="华文细黑" w:eastAsia="华文细黑" w:hAnsi="华文细黑" w:hint="eastAsia"/>
          <w:sz w:val="24"/>
          <w:szCs w:val="24"/>
        </w:rPr>
        <w:t>人员发现，也包括对信息缺失流动人员发现，通过在后台每天运行规则，生成相关的异常人员名单。</w:t>
      </w:r>
    </w:p>
    <w:p w:rsidR="001360F8" w:rsidRDefault="001360F8" w:rsidP="001360F8">
      <w:pPr>
        <w:pStyle w:val="4"/>
      </w:pPr>
      <w:r>
        <w:t>精准推送模块</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精准推送模块，就是将异常人员触发规则</w:t>
      </w:r>
      <w:r w:rsidR="00675EF9">
        <w:rPr>
          <w:rFonts w:ascii="华文细黑" w:eastAsia="华文细黑" w:hAnsi="华文细黑" w:hint="eastAsia"/>
          <w:sz w:val="24"/>
          <w:szCs w:val="24"/>
        </w:rPr>
        <w:t>模块发现的人员名单，按照预定义</w:t>
      </w:r>
      <w:r>
        <w:rPr>
          <w:rFonts w:ascii="华文细黑" w:eastAsia="华文细黑" w:hAnsi="华文细黑" w:hint="eastAsia"/>
          <w:sz w:val="24"/>
          <w:szCs w:val="24"/>
        </w:rPr>
        <w:lastRenderedPageBreak/>
        <w:t>的管辖区域关系，推送给责任辖区</w:t>
      </w:r>
      <w:r w:rsidR="00675EF9">
        <w:rPr>
          <w:rFonts w:ascii="华文细黑" w:eastAsia="华文细黑" w:hAnsi="华文细黑" w:hint="eastAsia"/>
          <w:sz w:val="24"/>
          <w:szCs w:val="24"/>
        </w:rPr>
        <w:t>派出所及</w:t>
      </w:r>
      <w:r>
        <w:rPr>
          <w:rFonts w:ascii="华文细黑" w:eastAsia="华文细黑" w:hAnsi="华文细黑" w:hint="eastAsia"/>
          <w:sz w:val="24"/>
          <w:szCs w:val="24"/>
        </w:rPr>
        <w:t>民警。</w:t>
      </w:r>
    </w:p>
    <w:p w:rsidR="001360F8" w:rsidRDefault="001360F8" w:rsidP="001360F8">
      <w:pPr>
        <w:pStyle w:val="4"/>
      </w:pPr>
      <w:r>
        <w:t>数据落地核查</w:t>
      </w:r>
    </w:p>
    <w:p w:rsidR="001360F8" w:rsidRDefault="001360F8" w:rsidP="0026056F">
      <w:pPr>
        <w:spacing w:line="360" w:lineRule="auto"/>
        <w:ind w:firstLineChars="200" w:firstLine="480"/>
        <w:rPr>
          <w:szCs w:val="21"/>
        </w:rPr>
      </w:pPr>
      <w:r>
        <w:rPr>
          <w:rFonts w:ascii="华文细黑" w:eastAsia="华文细黑" w:hAnsi="华文细黑" w:hint="eastAsia"/>
          <w:sz w:val="24"/>
          <w:szCs w:val="24"/>
        </w:rPr>
        <w:t>数据落地核查，指</w:t>
      </w:r>
      <w:r w:rsidR="00675EF9">
        <w:rPr>
          <w:rFonts w:ascii="华文细黑" w:eastAsia="华文细黑" w:hAnsi="华文细黑" w:hint="eastAsia"/>
          <w:sz w:val="24"/>
          <w:szCs w:val="24"/>
        </w:rPr>
        <w:t>一线派出所及</w:t>
      </w:r>
      <w:r>
        <w:rPr>
          <w:rFonts w:ascii="华文细黑" w:eastAsia="华文细黑" w:hAnsi="华文细黑" w:hint="eastAsia"/>
          <w:sz w:val="24"/>
          <w:szCs w:val="24"/>
        </w:rPr>
        <w:t>民警接到异常人员名单后，通过电话访查、上门拜访等手段，收集</w:t>
      </w:r>
      <w:r w:rsidR="00675EF9">
        <w:rPr>
          <w:rFonts w:ascii="华文细黑" w:eastAsia="华文细黑" w:hAnsi="华文细黑" w:hint="eastAsia"/>
          <w:sz w:val="24"/>
          <w:szCs w:val="24"/>
        </w:rPr>
        <w:t>完善</w:t>
      </w:r>
      <w:r>
        <w:rPr>
          <w:rFonts w:ascii="华文细黑" w:eastAsia="华文细黑" w:hAnsi="华文细黑" w:hint="eastAsia"/>
          <w:sz w:val="24"/>
          <w:szCs w:val="24"/>
        </w:rPr>
        <w:t>目标对象的最新</w:t>
      </w:r>
      <w:r w:rsidR="00675EF9">
        <w:rPr>
          <w:rFonts w:ascii="华文细黑" w:eastAsia="华文细黑" w:hAnsi="华文细黑" w:hint="eastAsia"/>
          <w:sz w:val="24"/>
          <w:szCs w:val="24"/>
        </w:rPr>
        <w:t>数据</w:t>
      </w:r>
      <w:r>
        <w:rPr>
          <w:rFonts w:ascii="华文细黑" w:eastAsia="华文细黑" w:hAnsi="华文细黑" w:hint="eastAsia"/>
          <w:sz w:val="24"/>
          <w:szCs w:val="24"/>
        </w:rPr>
        <w:t>信息，并</w:t>
      </w:r>
      <w:r w:rsidR="00675EF9">
        <w:rPr>
          <w:rFonts w:ascii="华文细黑" w:eastAsia="华文细黑" w:hAnsi="华文细黑" w:hint="eastAsia"/>
          <w:sz w:val="24"/>
          <w:szCs w:val="24"/>
        </w:rPr>
        <w:t>通过接口或者离线人工方式，将</w:t>
      </w:r>
      <w:r w:rsidR="0061089A">
        <w:rPr>
          <w:rFonts w:ascii="华文细黑" w:eastAsia="华文细黑" w:hAnsi="华文细黑" w:hint="eastAsia"/>
          <w:sz w:val="24"/>
          <w:szCs w:val="24"/>
        </w:rPr>
        <w:t>最新</w:t>
      </w:r>
      <w:r w:rsidR="00C14D6E">
        <w:rPr>
          <w:rFonts w:ascii="华文细黑" w:eastAsia="华文细黑" w:hAnsi="华文细黑" w:hint="eastAsia"/>
          <w:sz w:val="24"/>
          <w:szCs w:val="24"/>
        </w:rPr>
        <w:t>数据更新进人口</w:t>
      </w:r>
      <w:r w:rsidR="00675EF9">
        <w:rPr>
          <w:rFonts w:ascii="华文细黑" w:eastAsia="华文细黑" w:hAnsi="华文细黑" w:hint="eastAsia"/>
          <w:sz w:val="24"/>
          <w:szCs w:val="24"/>
        </w:rPr>
        <w:t>精准管理系统</w:t>
      </w:r>
      <w:r>
        <w:rPr>
          <w:rFonts w:ascii="华文细黑" w:eastAsia="华文细黑" w:hAnsi="华文细黑" w:hint="eastAsia"/>
          <w:sz w:val="24"/>
          <w:szCs w:val="24"/>
        </w:rPr>
        <w:t>。</w:t>
      </w:r>
    </w:p>
    <w:p w:rsidR="001360F8" w:rsidRDefault="001360F8" w:rsidP="001360F8">
      <w:pPr>
        <w:pStyle w:val="4"/>
      </w:pPr>
      <w:r>
        <w:t>与外部数据采集系统的对接</w:t>
      </w:r>
    </w:p>
    <w:p w:rsidR="00561C5A"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因为萧山公安目前已经有</w:t>
      </w:r>
      <w:r w:rsidR="00C14D6E">
        <w:rPr>
          <w:rFonts w:ascii="华文细黑" w:eastAsia="华文细黑" w:hAnsi="华文细黑" w:hint="eastAsia"/>
          <w:sz w:val="24"/>
          <w:szCs w:val="24"/>
        </w:rPr>
        <w:t>一些相对</w:t>
      </w:r>
      <w:r>
        <w:rPr>
          <w:rFonts w:ascii="华文细黑" w:eastAsia="华文细黑" w:hAnsi="华文细黑" w:hint="eastAsia"/>
          <w:sz w:val="24"/>
          <w:szCs w:val="24"/>
        </w:rPr>
        <w:t>成型的</w:t>
      </w:r>
      <w:r w:rsidR="000675F8">
        <w:rPr>
          <w:rFonts w:ascii="华文细黑" w:eastAsia="华文细黑" w:hAnsi="华文细黑" w:hint="eastAsia"/>
          <w:sz w:val="24"/>
          <w:szCs w:val="24"/>
        </w:rPr>
        <w:t>外部</w:t>
      </w:r>
      <w:r>
        <w:rPr>
          <w:rFonts w:ascii="华文细黑" w:eastAsia="华文细黑" w:hAnsi="华文细黑" w:hint="eastAsia"/>
          <w:sz w:val="24"/>
          <w:szCs w:val="24"/>
        </w:rPr>
        <w:t>数据</w:t>
      </w:r>
      <w:r w:rsidR="004F08AC">
        <w:rPr>
          <w:rFonts w:ascii="华文细黑" w:eastAsia="华文细黑" w:hAnsi="华文细黑" w:hint="eastAsia"/>
          <w:sz w:val="24"/>
          <w:szCs w:val="24"/>
        </w:rPr>
        <w:t>采集应用系统，所以本系统</w:t>
      </w:r>
      <w:r w:rsidR="00606E40">
        <w:rPr>
          <w:rFonts w:ascii="华文细黑" w:eastAsia="华文细黑" w:hAnsi="华文细黑" w:hint="eastAsia"/>
          <w:sz w:val="24"/>
          <w:szCs w:val="24"/>
        </w:rPr>
        <w:t>建设时</w:t>
      </w:r>
      <w:r w:rsidR="004F08AC">
        <w:rPr>
          <w:rFonts w:ascii="华文细黑" w:eastAsia="华文细黑" w:hAnsi="华文细黑" w:hint="eastAsia"/>
          <w:sz w:val="24"/>
          <w:szCs w:val="24"/>
        </w:rPr>
        <w:t>可以与现有的外部数据采集系统对接，主要工作如下</w:t>
      </w:r>
      <w:r w:rsidR="00561C5A">
        <w:rPr>
          <w:rFonts w:ascii="华文细黑" w:eastAsia="华文细黑" w:hAnsi="华文细黑" w:hint="eastAsia"/>
          <w:sz w:val="24"/>
          <w:szCs w:val="24"/>
        </w:rPr>
        <w:t>：</w:t>
      </w:r>
    </w:p>
    <w:p w:rsidR="00C14D6E" w:rsidRDefault="00C14D6E" w:rsidP="009C6169">
      <w:pPr>
        <w:pStyle w:val="af3"/>
        <w:numPr>
          <w:ilvl w:val="0"/>
          <w:numId w:val="19"/>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常住人口分析底数采用本地化建设的人口基础库的数据，采用ETL实时同步的机制；</w:t>
      </w:r>
    </w:p>
    <w:p w:rsidR="00561C5A" w:rsidRPr="00561C5A" w:rsidRDefault="00550D93" w:rsidP="009C6169">
      <w:pPr>
        <w:pStyle w:val="af3"/>
        <w:numPr>
          <w:ilvl w:val="0"/>
          <w:numId w:val="19"/>
        </w:numPr>
        <w:spacing w:line="360" w:lineRule="auto"/>
        <w:ind w:firstLineChars="0"/>
        <w:rPr>
          <w:rFonts w:ascii="华文细黑" w:eastAsia="华文细黑" w:hAnsi="华文细黑"/>
          <w:sz w:val="24"/>
          <w:szCs w:val="24"/>
        </w:rPr>
      </w:pPr>
      <w:r w:rsidRPr="00561C5A">
        <w:rPr>
          <w:rFonts w:ascii="华文细黑" w:eastAsia="华文细黑" w:hAnsi="华文细黑" w:hint="eastAsia"/>
          <w:sz w:val="24"/>
          <w:szCs w:val="24"/>
        </w:rPr>
        <w:t>流动人口数据采集相关的工作，可以通过完善</w:t>
      </w:r>
      <w:r w:rsidR="00561C5A" w:rsidRPr="00561C5A">
        <w:rPr>
          <w:rFonts w:ascii="华文细黑" w:eastAsia="华文细黑" w:hAnsi="华文细黑" w:hint="eastAsia"/>
          <w:sz w:val="24"/>
          <w:szCs w:val="24"/>
        </w:rPr>
        <w:t>现有</w:t>
      </w:r>
      <w:r w:rsidR="000675F8">
        <w:rPr>
          <w:rFonts w:ascii="华文细黑" w:eastAsia="华文细黑" w:hAnsi="华文细黑" w:hint="eastAsia"/>
          <w:sz w:val="24"/>
          <w:szCs w:val="24"/>
        </w:rPr>
        <w:t>外部</w:t>
      </w:r>
      <w:r w:rsidR="001360F8" w:rsidRPr="00561C5A">
        <w:rPr>
          <w:rFonts w:ascii="华文细黑" w:eastAsia="华文细黑" w:hAnsi="华文细黑" w:hint="eastAsia"/>
          <w:sz w:val="24"/>
          <w:szCs w:val="24"/>
        </w:rPr>
        <w:t>信息采集系统</w:t>
      </w:r>
      <w:r w:rsidR="00561C5A" w:rsidRPr="00561C5A">
        <w:rPr>
          <w:rFonts w:ascii="华文细黑" w:eastAsia="华文细黑" w:hAnsi="华文细黑" w:hint="eastAsia"/>
          <w:sz w:val="24"/>
          <w:szCs w:val="24"/>
        </w:rPr>
        <w:t>的数据</w:t>
      </w:r>
      <w:r w:rsidRPr="00561C5A">
        <w:rPr>
          <w:rFonts w:ascii="华文细黑" w:eastAsia="华文细黑" w:hAnsi="华文细黑" w:hint="eastAsia"/>
          <w:sz w:val="24"/>
          <w:szCs w:val="24"/>
        </w:rPr>
        <w:t>采集项</w:t>
      </w:r>
      <w:r w:rsidR="00561C5A" w:rsidRPr="00561C5A">
        <w:rPr>
          <w:rFonts w:ascii="华文细黑" w:eastAsia="华文细黑" w:hAnsi="华文细黑" w:hint="eastAsia"/>
          <w:sz w:val="24"/>
          <w:szCs w:val="24"/>
        </w:rPr>
        <w:t>来</w:t>
      </w:r>
      <w:r w:rsidR="00606E40">
        <w:rPr>
          <w:rFonts w:ascii="华文细黑" w:eastAsia="华文细黑" w:hAnsi="华文细黑" w:hint="eastAsia"/>
          <w:sz w:val="24"/>
          <w:szCs w:val="24"/>
        </w:rPr>
        <w:t>完成，详见数据采集方案和积分方案部分说明；</w:t>
      </w:r>
    </w:p>
    <w:p w:rsidR="00561C5A" w:rsidRDefault="00550D93" w:rsidP="009C6169">
      <w:pPr>
        <w:pStyle w:val="af3"/>
        <w:numPr>
          <w:ilvl w:val="0"/>
          <w:numId w:val="19"/>
        </w:numPr>
        <w:spacing w:line="360" w:lineRule="auto"/>
        <w:ind w:firstLineChars="0"/>
        <w:rPr>
          <w:rFonts w:ascii="华文细黑" w:eastAsia="华文细黑" w:hAnsi="华文细黑"/>
          <w:sz w:val="24"/>
          <w:szCs w:val="24"/>
        </w:rPr>
      </w:pPr>
      <w:r w:rsidRPr="00561C5A">
        <w:rPr>
          <w:rFonts w:ascii="华文细黑" w:eastAsia="华文细黑" w:hAnsi="华文细黑" w:hint="eastAsia"/>
          <w:sz w:val="24"/>
          <w:szCs w:val="24"/>
        </w:rPr>
        <w:t>通过开发推送对接模块，将</w:t>
      </w:r>
      <w:r w:rsidR="001360F8" w:rsidRPr="00561C5A">
        <w:rPr>
          <w:rFonts w:ascii="华文细黑" w:eastAsia="华文细黑" w:hAnsi="华文细黑" w:hint="eastAsia"/>
          <w:sz w:val="24"/>
          <w:szCs w:val="24"/>
        </w:rPr>
        <w:t>本系统</w:t>
      </w:r>
      <w:r w:rsidR="000675F8">
        <w:rPr>
          <w:rFonts w:ascii="华文细黑" w:eastAsia="华文细黑" w:hAnsi="华文细黑" w:hint="eastAsia"/>
          <w:sz w:val="24"/>
          <w:szCs w:val="24"/>
        </w:rPr>
        <w:t>智能</w:t>
      </w:r>
      <w:proofErr w:type="gramStart"/>
      <w:r w:rsidR="001360F8" w:rsidRPr="00561C5A">
        <w:rPr>
          <w:rFonts w:ascii="华文细黑" w:eastAsia="华文细黑" w:hAnsi="华文细黑" w:hint="eastAsia"/>
          <w:sz w:val="24"/>
          <w:szCs w:val="24"/>
        </w:rPr>
        <w:t>研</w:t>
      </w:r>
      <w:proofErr w:type="gramEnd"/>
      <w:r w:rsidR="001360F8" w:rsidRPr="00561C5A">
        <w:rPr>
          <w:rFonts w:ascii="华文细黑" w:eastAsia="华文细黑" w:hAnsi="华文细黑" w:hint="eastAsia"/>
          <w:sz w:val="24"/>
          <w:szCs w:val="24"/>
        </w:rPr>
        <w:t>判出来的</w:t>
      </w:r>
      <w:r w:rsidR="002A28ED">
        <w:rPr>
          <w:rFonts w:ascii="华文细黑" w:eastAsia="华文细黑" w:hAnsi="华文细黑" w:hint="eastAsia"/>
          <w:sz w:val="24"/>
          <w:szCs w:val="24"/>
        </w:rPr>
        <w:t>异常</w:t>
      </w:r>
      <w:r w:rsidR="001360F8" w:rsidRPr="00561C5A">
        <w:rPr>
          <w:rFonts w:ascii="华文细黑" w:eastAsia="华文细黑" w:hAnsi="华文细黑" w:hint="eastAsia"/>
          <w:sz w:val="24"/>
          <w:szCs w:val="24"/>
        </w:rPr>
        <w:t>人口</w:t>
      </w:r>
      <w:r w:rsidR="000675F8">
        <w:rPr>
          <w:rFonts w:ascii="华文细黑" w:eastAsia="华文细黑" w:hAnsi="华文细黑" w:hint="eastAsia"/>
          <w:sz w:val="24"/>
          <w:szCs w:val="24"/>
        </w:rPr>
        <w:t>待查名单，通过接口推送到外部</w:t>
      </w:r>
      <w:r w:rsidR="001360F8" w:rsidRPr="00561C5A">
        <w:rPr>
          <w:rFonts w:ascii="华文细黑" w:eastAsia="华文细黑" w:hAnsi="华文细黑" w:hint="eastAsia"/>
          <w:sz w:val="24"/>
          <w:szCs w:val="24"/>
        </w:rPr>
        <w:t>采集系统中，</w:t>
      </w:r>
      <w:r w:rsidR="00561C5A" w:rsidRPr="00561C5A">
        <w:rPr>
          <w:rFonts w:ascii="华文细黑" w:eastAsia="华文细黑" w:hAnsi="华文细黑" w:hint="eastAsia"/>
          <w:sz w:val="24"/>
          <w:szCs w:val="24"/>
        </w:rPr>
        <w:t>以便</w:t>
      </w:r>
      <w:r w:rsidR="000675F8">
        <w:rPr>
          <w:rFonts w:ascii="华文细黑" w:eastAsia="华文细黑" w:hAnsi="华文细黑" w:hint="eastAsia"/>
          <w:sz w:val="24"/>
          <w:szCs w:val="24"/>
        </w:rPr>
        <w:t>一线民警</w:t>
      </w:r>
      <w:r w:rsidR="00561C5A" w:rsidRPr="00561C5A">
        <w:rPr>
          <w:rFonts w:ascii="华文细黑" w:eastAsia="华文细黑" w:hAnsi="华文细黑" w:hint="eastAsia"/>
          <w:sz w:val="24"/>
          <w:szCs w:val="24"/>
        </w:rPr>
        <w:t>落地核查；</w:t>
      </w:r>
    </w:p>
    <w:p w:rsidR="001360F8" w:rsidRDefault="000675F8" w:rsidP="009C6169">
      <w:pPr>
        <w:pStyle w:val="af3"/>
        <w:numPr>
          <w:ilvl w:val="0"/>
          <w:numId w:val="19"/>
        </w:numPr>
        <w:spacing w:line="360" w:lineRule="auto"/>
        <w:ind w:firstLineChars="0"/>
        <w:rPr>
          <w:rFonts w:ascii="华文细黑" w:eastAsia="华文细黑" w:hAnsi="华文细黑"/>
          <w:sz w:val="24"/>
          <w:szCs w:val="24"/>
        </w:rPr>
      </w:pPr>
      <w:r>
        <w:rPr>
          <w:rFonts w:ascii="华文细黑" w:eastAsia="华文细黑" w:hAnsi="华文细黑" w:hint="eastAsia"/>
          <w:sz w:val="24"/>
          <w:szCs w:val="24"/>
        </w:rPr>
        <w:t>外部采集系统的</w:t>
      </w:r>
      <w:r w:rsidR="002A28ED">
        <w:rPr>
          <w:rFonts w:ascii="华文细黑" w:eastAsia="华文细黑" w:hAnsi="华文细黑" w:hint="eastAsia"/>
          <w:sz w:val="24"/>
          <w:szCs w:val="24"/>
        </w:rPr>
        <w:t>异常</w:t>
      </w:r>
      <w:r>
        <w:rPr>
          <w:rFonts w:ascii="华文细黑" w:eastAsia="华文细黑" w:hAnsi="华文细黑" w:hint="eastAsia"/>
          <w:sz w:val="24"/>
          <w:szCs w:val="24"/>
        </w:rPr>
        <w:t>待查</w:t>
      </w:r>
      <w:r w:rsidR="002A28ED">
        <w:rPr>
          <w:rFonts w:ascii="华文细黑" w:eastAsia="华文细黑" w:hAnsi="华文细黑" w:hint="eastAsia"/>
          <w:sz w:val="24"/>
          <w:szCs w:val="24"/>
        </w:rPr>
        <w:t>人员</w:t>
      </w:r>
      <w:r w:rsidR="00561C5A" w:rsidRPr="00561C5A">
        <w:rPr>
          <w:rFonts w:ascii="华文细黑" w:eastAsia="华文细黑" w:hAnsi="华文细黑" w:hint="eastAsia"/>
          <w:sz w:val="24"/>
          <w:szCs w:val="24"/>
        </w:rPr>
        <w:t>反馈</w:t>
      </w:r>
      <w:r w:rsidR="005B5C81">
        <w:rPr>
          <w:rFonts w:ascii="华文细黑" w:eastAsia="华文细黑" w:hAnsi="华文细黑" w:hint="eastAsia"/>
          <w:sz w:val="24"/>
          <w:szCs w:val="24"/>
        </w:rPr>
        <w:t>数据，</w:t>
      </w:r>
      <w:r w:rsidR="00561C5A" w:rsidRPr="00561C5A">
        <w:rPr>
          <w:rFonts w:ascii="华文细黑" w:eastAsia="华文细黑" w:hAnsi="华文细黑" w:hint="eastAsia"/>
          <w:sz w:val="24"/>
          <w:szCs w:val="24"/>
        </w:rPr>
        <w:t>应该</w:t>
      </w:r>
      <w:r>
        <w:rPr>
          <w:rFonts w:ascii="华文细黑" w:eastAsia="华文细黑" w:hAnsi="华文细黑" w:hint="eastAsia"/>
          <w:sz w:val="24"/>
          <w:szCs w:val="24"/>
        </w:rPr>
        <w:t>按照双方定义的接口</w:t>
      </w:r>
      <w:r w:rsidR="001360F8" w:rsidRPr="00561C5A">
        <w:rPr>
          <w:rFonts w:ascii="华文细黑" w:eastAsia="华文细黑" w:hAnsi="华文细黑" w:hint="eastAsia"/>
          <w:sz w:val="24"/>
          <w:szCs w:val="24"/>
        </w:rPr>
        <w:t>要求，</w:t>
      </w:r>
      <w:r w:rsidR="00561C5A" w:rsidRPr="00561C5A">
        <w:rPr>
          <w:rFonts w:ascii="华文细黑" w:eastAsia="华文细黑" w:hAnsi="华文细黑" w:hint="eastAsia"/>
          <w:sz w:val="24"/>
          <w:szCs w:val="24"/>
        </w:rPr>
        <w:t>实时</w:t>
      </w:r>
      <w:r w:rsidR="001360F8" w:rsidRPr="00561C5A">
        <w:rPr>
          <w:rFonts w:ascii="华文细黑" w:eastAsia="华文细黑" w:hAnsi="华文细黑" w:hint="eastAsia"/>
          <w:sz w:val="24"/>
          <w:szCs w:val="24"/>
        </w:rPr>
        <w:t>推送到本系统中</w:t>
      </w:r>
      <w:r w:rsidR="00561C5A" w:rsidRPr="00561C5A">
        <w:rPr>
          <w:rFonts w:ascii="华文细黑" w:eastAsia="华文细黑" w:hAnsi="华文细黑" w:hint="eastAsia"/>
          <w:sz w:val="24"/>
          <w:szCs w:val="24"/>
        </w:rPr>
        <w:t>，</w:t>
      </w:r>
      <w:r>
        <w:rPr>
          <w:rFonts w:ascii="华文细黑" w:eastAsia="华文细黑" w:hAnsi="华文细黑" w:hint="eastAsia"/>
          <w:sz w:val="24"/>
          <w:szCs w:val="24"/>
        </w:rPr>
        <w:t>以</w:t>
      </w:r>
      <w:r w:rsidR="00561C5A" w:rsidRPr="00561C5A">
        <w:rPr>
          <w:rFonts w:ascii="华文细黑" w:eastAsia="华文细黑" w:hAnsi="华文细黑" w:hint="eastAsia"/>
          <w:sz w:val="24"/>
          <w:szCs w:val="24"/>
        </w:rPr>
        <w:t>完成待核查数据项目的更新反馈工作</w:t>
      </w:r>
      <w:r w:rsidR="001360F8" w:rsidRPr="00561C5A">
        <w:rPr>
          <w:rFonts w:ascii="华文细黑" w:eastAsia="华文细黑" w:hAnsi="华文细黑" w:hint="eastAsia"/>
          <w:sz w:val="24"/>
          <w:szCs w:val="24"/>
        </w:rPr>
        <w:t>。</w:t>
      </w:r>
    </w:p>
    <w:p w:rsidR="00EA722A" w:rsidRPr="00EA722A" w:rsidRDefault="00EA722A" w:rsidP="00EA722A">
      <w:pPr>
        <w:widowControl/>
        <w:jc w:val="left"/>
        <w:rPr>
          <w:rFonts w:ascii="华文细黑" w:eastAsia="华文细黑" w:hAnsi="华文细黑"/>
          <w:sz w:val="24"/>
          <w:szCs w:val="24"/>
        </w:rPr>
      </w:pPr>
      <w:r>
        <w:rPr>
          <w:rFonts w:ascii="华文细黑" w:eastAsia="华文细黑" w:hAnsi="华文细黑"/>
          <w:sz w:val="24"/>
          <w:szCs w:val="24"/>
        </w:rPr>
        <w:br w:type="page"/>
      </w:r>
    </w:p>
    <w:p w:rsidR="003366C8" w:rsidRDefault="003366C8" w:rsidP="003366C8">
      <w:pPr>
        <w:pStyle w:val="3"/>
        <w:rPr>
          <w:b w:val="0"/>
          <w:bCs w:val="0"/>
        </w:rPr>
      </w:pPr>
      <w:bookmarkStart w:id="814" w:name="_Toc485218369"/>
      <w:r>
        <w:rPr>
          <w:rFonts w:hint="eastAsia"/>
        </w:rPr>
        <w:lastRenderedPageBreak/>
        <w:t>软件功能模块清单</w:t>
      </w:r>
      <w:bookmarkEnd w:id="814"/>
    </w:p>
    <w:tbl>
      <w:tblPr>
        <w:tblW w:w="9062" w:type="dxa"/>
        <w:tblLook w:val="04A0" w:firstRow="1" w:lastRow="0" w:firstColumn="1" w:lastColumn="0" w:noHBand="0" w:noVBand="1"/>
      </w:tblPr>
      <w:tblGrid>
        <w:gridCol w:w="699"/>
        <w:gridCol w:w="1394"/>
        <w:gridCol w:w="2069"/>
        <w:gridCol w:w="4900"/>
      </w:tblGrid>
      <w:tr w:rsidR="001854C3" w:rsidRPr="001854C3" w:rsidTr="00611334">
        <w:trPr>
          <w:trHeight w:val="216"/>
        </w:trPr>
        <w:tc>
          <w:tcPr>
            <w:tcW w:w="699" w:type="dxa"/>
            <w:tcBorders>
              <w:top w:val="single" w:sz="8" w:space="0" w:color="auto"/>
              <w:left w:val="single" w:sz="8" w:space="0" w:color="auto"/>
              <w:bottom w:val="single" w:sz="4" w:space="0" w:color="auto"/>
              <w:right w:val="single" w:sz="4" w:space="0" w:color="auto"/>
            </w:tcBorders>
            <w:shd w:val="clear" w:color="auto" w:fill="FFFF00"/>
            <w:noWrap/>
            <w:vAlign w:val="bottom"/>
            <w:hideMark/>
          </w:tcPr>
          <w:p w:rsidR="001854C3" w:rsidRPr="001854C3" w:rsidRDefault="001854C3" w:rsidP="001854C3">
            <w:pPr>
              <w:widowControl/>
              <w:jc w:val="left"/>
              <w:rPr>
                <w:rFonts w:ascii="华文细黑" w:eastAsia="华文细黑" w:hAnsi="华文细黑" w:cs="宋体"/>
                <w:b/>
                <w:bCs/>
                <w:color w:val="000000"/>
                <w:kern w:val="0"/>
                <w:sz w:val="18"/>
                <w:szCs w:val="18"/>
                <w:highlight w:val="yellow"/>
              </w:rPr>
            </w:pPr>
            <w:r w:rsidRPr="001854C3">
              <w:rPr>
                <w:rFonts w:ascii="华文细黑" w:eastAsia="华文细黑" w:hAnsi="华文细黑" w:cs="宋体" w:hint="eastAsia"/>
                <w:b/>
                <w:bCs/>
                <w:color w:val="000000"/>
                <w:kern w:val="0"/>
                <w:sz w:val="18"/>
                <w:szCs w:val="18"/>
                <w:highlight w:val="yellow"/>
              </w:rPr>
              <w:t>序号</w:t>
            </w:r>
          </w:p>
        </w:tc>
        <w:tc>
          <w:tcPr>
            <w:tcW w:w="1394" w:type="dxa"/>
            <w:tcBorders>
              <w:top w:val="single" w:sz="8" w:space="0" w:color="auto"/>
              <w:left w:val="nil"/>
              <w:bottom w:val="single" w:sz="4" w:space="0" w:color="auto"/>
              <w:right w:val="single" w:sz="4" w:space="0" w:color="auto"/>
            </w:tcBorders>
            <w:shd w:val="clear" w:color="auto" w:fill="FFFF00"/>
            <w:noWrap/>
            <w:vAlign w:val="bottom"/>
            <w:hideMark/>
          </w:tcPr>
          <w:p w:rsidR="001854C3" w:rsidRPr="001854C3" w:rsidRDefault="001854C3" w:rsidP="001854C3">
            <w:pPr>
              <w:widowControl/>
              <w:jc w:val="left"/>
              <w:rPr>
                <w:rFonts w:ascii="华文细黑" w:eastAsia="华文细黑" w:hAnsi="华文细黑" w:cs="宋体"/>
                <w:b/>
                <w:bCs/>
                <w:color w:val="000000"/>
                <w:kern w:val="0"/>
                <w:sz w:val="18"/>
                <w:szCs w:val="18"/>
                <w:highlight w:val="yellow"/>
              </w:rPr>
            </w:pPr>
            <w:r w:rsidRPr="001854C3">
              <w:rPr>
                <w:rFonts w:ascii="华文细黑" w:eastAsia="华文细黑" w:hAnsi="华文细黑" w:cs="宋体" w:hint="eastAsia"/>
                <w:b/>
                <w:bCs/>
                <w:color w:val="000000"/>
                <w:kern w:val="0"/>
                <w:sz w:val="18"/>
                <w:szCs w:val="18"/>
                <w:highlight w:val="yellow"/>
              </w:rPr>
              <w:t>类别</w:t>
            </w:r>
          </w:p>
        </w:tc>
        <w:tc>
          <w:tcPr>
            <w:tcW w:w="2069" w:type="dxa"/>
            <w:tcBorders>
              <w:top w:val="single" w:sz="8" w:space="0" w:color="auto"/>
              <w:left w:val="nil"/>
              <w:bottom w:val="single" w:sz="4" w:space="0" w:color="auto"/>
              <w:right w:val="single" w:sz="4" w:space="0" w:color="auto"/>
            </w:tcBorders>
            <w:shd w:val="clear" w:color="auto" w:fill="FFFF00"/>
            <w:noWrap/>
            <w:vAlign w:val="bottom"/>
            <w:hideMark/>
          </w:tcPr>
          <w:p w:rsidR="001854C3" w:rsidRPr="001854C3" w:rsidRDefault="001854C3" w:rsidP="001854C3">
            <w:pPr>
              <w:widowControl/>
              <w:jc w:val="center"/>
              <w:rPr>
                <w:rFonts w:ascii="华文细黑" w:eastAsia="华文细黑" w:hAnsi="华文细黑" w:cs="宋体"/>
                <w:b/>
                <w:bCs/>
                <w:color w:val="000000"/>
                <w:kern w:val="0"/>
                <w:sz w:val="18"/>
                <w:szCs w:val="18"/>
                <w:highlight w:val="yellow"/>
              </w:rPr>
            </w:pPr>
            <w:r w:rsidRPr="001854C3">
              <w:rPr>
                <w:rFonts w:ascii="华文细黑" w:eastAsia="华文细黑" w:hAnsi="华文细黑" w:cs="宋体" w:hint="eastAsia"/>
                <w:b/>
                <w:bCs/>
                <w:color w:val="000000"/>
                <w:kern w:val="0"/>
                <w:sz w:val="18"/>
                <w:szCs w:val="18"/>
                <w:highlight w:val="yellow"/>
              </w:rPr>
              <w:t>产品名称</w:t>
            </w:r>
          </w:p>
        </w:tc>
        <w:tc>
          <w:tcPr>
            <w:tcW w:w="4900" w:type="dxa"/>
            <w:tcBorders>
              <w:top w:val="single" w:sz="8" w:space="0" w:color="auto"/>
              <w:left w:val="nil"/>
              <w:bottom w:val="single" w:sz="4" w:space="0" w:color="auto"/>
              <w:right w:val="single" w:sz="4" w:space="0" w:color="auto"/>
            </w:tcBorders>
            <w:shd w:val="clear" w:color="auto" w:fill="FFFF00"/>
            <w:noWrap/>
            <w:vAlign w:val="bottom"/>
            <w:hideMark/>
          </w:tcPr>
          <w:p w:rsidR="001854C3" w:rsidRPr="001854C3" w:rsidRDefault="001854C3" w:rsidP="001854C3">
            <w:pPr>
              <w:widowControl/>
              <w:jc w:val="center"/>
              <w:rPr>
                <w:rFonts w:ascii="华文细黑" w:eastAsia="华文细黑" w:hAnsi="华文细黑" w:cs="宋体"/>
                <w:b/>
                <w:bCs/>
                <w:color w:val="000000"/>
                <w:kern w:val="0"/>
                <w:sz w:val="18"/>
                <w:szCs w:val="18"/>
                <w:highlight w:val="yellow"/>
              </w:rPr>
            </w:pPr>
            <w:r w:rsidRPr="001854C3">
              <w:rPr>
                <w:rFonts w:ascii="华文细黑" w:eastAsia="华文细黑" w:hAnsi="华文细黑" w:cs="宋体" w:hint="eastAsia"/>
                <w:b/>
                <w:bCs/>
                <w:color w:val="000000"/>
                <w:kern w:val="0"/>
                <w:sz w:val="18"/>
                <w:szCs w:val="18"/>
                <w:highlight w:val="yellow"/>
              </w:rPr>
              <w:t>配置说明</w:t>
            </w:r>
          </w:p>
        </w:tc>
      </w:tr>
      <w:tr w:rsidR="001854C3" w:rsidRPr="001854C3" w:rsidTr="00611334">
        <w:trPr>
          <w:trHeight w:val="388"/>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1</w:t>
            </w:r>
          </w:p>
        </w:tc>
        <w:tc>
          <w:tcPr>
            <w:tcW w:w="1394" w:type="dxa"/>
            <w:vMerge w:val="restart"/>
            <w:tcBorders>
              <w:top w:val="nil"/>
              <w:left w:val="single" w:sz="4" w:space="0" w:color="auto"/>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数据平台基础</w:t>
            </w: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本地数据集群建设</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建设本地数据资源集群、演算集群，存储系统接入的各类数据资源，并提供演算功能</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ETL大数据软件</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负责数据汇总、清洗、转换的软件，用于萧山</w:t>
            </w:r>
            <w:proofErr w:type="gramStart"/>
            <w:r w:rsidRPr="001854C3">
              <w:rPr>
                <w:rFonts w:ascii="华文细黑" w:eastAsia="华文细黑" w:hAnsi="华文细黑" w:cs="宋体" w:hint="eastAsia"/>
                <w:color w:val="000000"/>
                <w:kern w:val="0"/>
                <w:sz w:val="18"/>
                <w:szCs w:val="18"/>
              </w:rPr>
              <w:t>公安本地</w:t>
            </w:r>
            <w:proofErr w:type="gramEnd"/>
            <w:r w:rsidRPr="001854C3">
              <w:rPr>
                <w:rFonts w:ascii="华文细黑" w:eastAsia="华文细黑" w:hAnsi="华文细黑" w:cs="宋体" w:hint="eastAsia"/>
                <w:color w:val="000000"/>
                <w:kern w:val="0"/>
                <w:sz w:val="18"/>
                <w:szCs w:val="18"/>
              </w:rPr>
              <w:t>数据的汇聚</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数据分发和上传模块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本地数据中，需市局演算平台进行计算的数据的分发和上传管理</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统一演算、建模、数据服务管理模块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统一协调管理本地、市局两个平台的建模、演算和数据服务调用工作</w:t>
            </w:r>
          </w:p>
        </w:tc>
      </w:tr>
      <w:tr w:rsidR="001854C3" w:rsidRPr="001854C3" w:rsidTr="00611334">
        <w:trPr>
          <w:trHeight w:val="388"/>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人群标签和画像模块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基于自定义和系统演算获得针对人员的标签，并通过标签形成对一个人员的完整画像描述</w:t>
            </w:r>
          </w:p>
        </w:tc>
      </w:tr>
      <w:tr w:rsidR="001854C3" w:rsidRPr="001854C3" w:rsidTr="00611334">
        <w:trPr>
          <w:trHeight w:val="216"/>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2</w:t>
            </w:r>
          </w:p>
        </w:tc>
        <w:tc>
          <w:tcPr>
            <w:tcW w:w="1394" w:type="dxa"/>
            <w:vMerge w:val="restart"/>
            <w:tcBorders>
              <w:top w:val="nil"/>
              <w:left w:val="single" w:sz="4" w:space="0" w:color="auto"/>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基础应用模块</w:t>
            </w: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用户和权限角色管理模块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用户管理，权限角色管理</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系统日志和审计模块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系统日志管理和审计模块</w:t>
            </w:r>
          </w:p>
        </w:tc>
      </w:tr>
      <w:tr w:rsidR="001854C3" w:rsidRPr="001854C3" w:rsidTr="00611334">
        <w:trPr>
          <w:trHeight w:val="970"/>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3</w:t>
            </w:r>
          </w:p>
        </w:tc>
        <w:tc>
          <w:tcPr>
            <w:tcW w:w="1394" w:type="dxa"/>
            <w:vMerge w:val="restart"/>
            <w:tcBorders>
              <w:top w:val="nil"/>
              <w:left w:val="single" w:sz="4" w:space="0" w:color="auto"/>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分析模型挖掘</w:t>
            </w: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人口积分评价功能模块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基于模型规则的人口积分评价体系建设，包括：</w:t>
            </w:r>
            <w:r w:rsidRPr="001854C3">
              <w:rPr>
                <w:rFonts w:ascii="华文细黑" w:eastAsia="华文细黑" w:hAnsi="华文细黑" w:cs="宋体" w:hint="eastAsia"/>
                <w:color w:val="000000"/>
                <w:kern w:val="0"/>
                <w:sz w:val="18"/>
                <w:szCs w:val="18"/>
              </w:rPr>
              <w:br/>
              <w:t>居住危险性积分模型</w:t>
            </w:r>
            <w:r w:rsidRPr="001854C3">
              <w:rPr>
                <w:rFonts w:ascii="华文细黑" w:eastAsia="华文细黑" w:hAnsi="华文细黑" w:cs="宋体" w:hint="eastAsia"/>
                <w:color w:val="000000"/>
                <w:kern w:val="0"/>
                <w:sz w:val="18"/>
                <w:szCs w:val="18"/>
              </w:rPr>
              <w:br/>
              <w:t>工作危险性积分模型</w:t>
            </w:r>
            <w:r w:rsidRPr="001854C3">
              <w:rPr>
                <w:rFonts w:ascii="华文细黑" w:eastAsia="华文细黑" w:hAnsi="华文细黑" w:cs="宋体" w:hint="eastAsia"/>
                <w:color w:val="000000"/>
                <w:kern w:val="0"/>
                <w:sz w:val="18"/>
                <w:szCs w:val="18"/>
              </w:rPr>
              <w:br/>
              <w:t>社交危险性积分模型等</w:t>
            </w:r>
          </w:p>
        </w:tc>
      </w:tr>
      <w:tr w:rsidR="001854C3" w:rsidRPr="001854C3" w:rsidTr="00611334">
        <w:trPr>
          <w:trHeight w:val="1747"/>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流动人口发现功能模块</w:t>
            </w:r>
          </w:p>
        </w:tc>
        <w:tc>
          <w:tcPr>
            <w:tcW w:w="4900" w:type="dxa"/>
            <w:tcBorders>
              <w:top w:val="nil"/>
              <w:left w:val="nil"/>
              <w:bottom w:val="single" w:sz="4" w:space="0" w:color="auto"/>
              <w:right w:val="single" w:sz="4" w:space="0" w:color="auto"/>
            </w:tcBorders>
            <w:shd w:val="clear" w:color="auto" w:fill="auto"/>
            <w:vAlign w:val="center"/>
            <w:hideMark/>
          </w:tcPr>
          <w:p w:rsid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基于模型规则的流动人口发现体系，包括：</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基于企业职工数据的发现模型</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基于医疗就诊数据的发现模型</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基于社会保险数据的发现模型</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基于交通出行数据的发现模型</w:t>
            </w:r>
          </w:p>
          <w:p w:rsidR="00611334"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基于水电</w:t>
            </w:r>
            <w:proofErr w:type="gramStart"/>
            <w:r w:rsidRPr="001854C3">
              <w:rPr>
                <w:rFonts w:ascii="华文细黑" w:eastAsia="华文细黑" w:hAnsi="华文细黑" w:cs="宋体" w:hint="eastAsia"/>
                <w:color w:val="000000"/>
                <w:kern w:val="0"/>
                <w:sz w:val="18"/>
                <w:szCs w:val="18"/>
              </w:rPr>
              <w:t>煤数据</w:t>
            </w:r>
            <w:proofErr w:type="gramEnd"/>
            <w:r w:rsidRPr="001854C3">
              <w:rPr>
                <w:rFonts w:ascii="华文细黑" w:eastAsia="华文细黑" w:hAnsi="华文细黑" w:cs="宋体" w:hint="eastAsia"/>
                <w:color w:val="000000"/>
                <w:kern w:val="0"/>
                <w:sz w:val="18"/>
                <w:szCs w:val="18"/>
              </w:rPr>
              <w:t>的发现模型</w:t>
            </w:r>
            <w:r>
              <w:rPr>
                <w:rFonts w:ascii="华文细黑" w:eastAsia="华文细黑" w:hAnsi="华文细黑" w:cs="宋体" w:hint="eastAsia"/>
                <w:color w:val="000000"/>
                <w:kern w:val="0"/>
                <w:sz w:val="18"/>
                <w:szCs w:val="18"/>
              </w:rPr>
              <w:br/>
            </w:r>
            <w:r w:rsidRPr="001854C3">
              <w:rPr>
                <w:rFonts w:ascii="华文细黑" w:eastAsia="华文细黑" w:hAnsi="华文细黑" w:cs="宋体" w:hint="eastAsia"/>
                <w:color w:val="000000"/>
                <w:kern w:val="0"/>
                <w:sz w:val="18"/>
                <w:szCs w:val="18"/>
              </w:rPr>
              <w:t>基于WIFI采集数据的发现模型</w:t>
            </w:r>
          </w:p>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基于暂住人口系统的发现模型等。</w:t>
            </w:r>
          </w:p>
        </w:tc>
      </w:tr>
      <w:tr w:rsidR="001854C3" w:rsidRPr="001854C3" w:rsidTr="00611334">
        <w:trPr>
          <w:trHeight w:val="388"/>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4</w:t>
            </w:r>
          </w:p>
        </w:tc>
        <w:tc>
          <w:tcPr>
            <w:tcW w:w="1394" w:type="dxa"/>
            <w:vMerge w:val="restart"/>
            <w:tcBorders>
              <w:top w:val="nil"/>
              <w:left w:val="single" w:sz="4" w:space="0" w:color="auto"/>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业务功能模块</w:t>
            </w: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人口精准管控模块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针对人口的基础管理模块，基于人口积分评价等，形成人口标签、画像和整体评价，并对缺失的信息或者日常的人口管理工作精心提醒并完善</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异常人群触发规则模块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基于规则模型，对异常和</w:t>
            </w:r>
            <w:proofErr w:type="gramStart"/>
            <w:r w:rsidRPr="001854C3">
              <w:rPr>
                <w:rFonts w:ascii="华文细黑" w:eastAsia="华文细黑" w:hAnsi="华文细黑" w:cs="宋体" w:hint="eastAsia"/>
                <w:color w:val="000000"/>
                <w:kern w:val="0"/>
                <w:sz w:val="18"/>
                <w:szCs w:val="18"/>
              </w:rPr>
              <w:t>搞危险</w:t>
            </w:r>
            <w:proofErr w:type="gramEnd"/>
            <w:r w:rsidRPr="001854C3">
              <w:rPr>
                <w:rFonts w:ascii="华文细黑" w:eastAsia="华文细黑" w:hAnsi="华文细黑" w:cs="宋体" w:hint="eastAsia"/>
                <w:color w:val="000000"/>
                <w:kern w:val="0"/>
                <w:sz w:val="18"/>
                <w:szCs w:val="18"/>
              </w:rPr>
              <w:t>人群的发现和预警模块</w:t>
            </w:r>
          </w:p>
        </w:tc>
      </w:tr>
      <w:tr w:rsidR="001854C3" w:rsidRPr="001854C3" w:rsidTr="00611334">
        <w:trPr>
          <w:trHeight w:val="388"/>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精准消息推送传递模块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按照管理辖区对应，对产生的异常人群或预警信息推送给责任单位和民警，进行有效提醒</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数据落地核查模块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人员落地核查和信息录入模块</w:t>
            </w:r>
          </w:p>
        </w:tc>
      </w:tr>
      <w:tr w:rsidR="001854C3" w:rsidRPr="001854C3" w:rsidTr="00611334">
        <w:trPr>
          <w:trHeight w:val="216"/>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绩效管理模块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民警绩效管理模块</w:t>
            </w:r>
          </w:p>
        </w:tc>
      </w:tr>
      <w:tr w:rsidR="001854C3" w:rsidRPr="001854C3" w:rsidTr="00611334">
        <w:trPr>
          <w:trHeight w:val="582"/>
        </w:trPr>
        <w:tc>
          <w:tcPr>
            <w:tcW w:w="699" w:type="dxa"/>
            <w:vMerge/>
            <w:tcBorders>
              <w:top w:val="nil"/>
              <w:left w:val="single" w:sz="8"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1394" w:type="dxa"/>
            <w:vMerge/>
            <w:tcBorders>
              <w:top w:val="nil"/>
              <w:left w:val="single" w:sz="4" w:space="0" w:color="auto"/>
              <w:bottom w:val="single" w:sz="4" w:space="0" w:color="auto"/>
              <w:right w:val="single" w:sz="4" w:space="0" w:color="auto"/>
            </w:tcBorders>
            <w:vAlign w:val="center"/>
            <w:hideMark/>
          </w:tcPr>
          <w:p w:rsidR="001854C3" w:rsidRPr="001854C3" w:rsidRDefault="001854C3" w:rsidP="001854C3">
            <w:pPr>
              <w:widowControl/>
              <w:jc w:val="left"/>
              <w:rPr>
                <w:rFonts w:ascii="华文细黑" w:eastAsia="华文细黑" w:hAnsi="华文细黑" w:cs="宋体"/>
                <w:color w:val="000000"/>
                <w:kern w:val="0"/>
                <w:sz w:val="18"/>
                <w:szCs w:val="18"/>
              </w:rPr>
            </w:pPr>
          </w:p>
        </w:tc>
        <w:tc>
          <w:tcPr>
            <w:tcW w:w="2069"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与采集系统对接模块</w:t>
            </w:r>
          </w:p>
        </w:tc>
        <w:tc>
          <w:tcPr>
            <w:tcW w:w="4900" w:type="dxa"/>
            <w:tcBorders>
              <w:top w:val="nil"/>
              <w:left w:val="nil"/>
              <w:bottom w:val="single" w:sz="4"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与现有警务基础信息采集应用对接模块</w:t>
            </w:r>
          </w:p>
        </w:tc>
      </w:tr>
      <w:tr w:rsidR="001854C3" w:rsidRPr="001854C3" w:rsidTr="00611334">
        <w:trPr>
          <w:trHeight w:val="399"/>
        </w:trPr>
        <w:tc>
          <w:tcPr>
            <w:tcW w:w="699" w:type="dxa"/>
            <w:tcBorders>
              <w:top w:val="nil"/>
              <w:left w:val="single" w:sz="8" w:space="0" w:color="auto"/>
              <w:bottom w:val="single" w:sz="8" w:space="0" w:color="auto"/>
              <w:right w:val="single" w:sz="4" w:space="0" w:color="auto"/>
            </w:tcBorders>
            <w:shd w:val="clear" w:color="auto" w:fill="auto"/>
            <w:noWrap/>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5</w:t>
            </w:r>
          </w:p>
        </w:tc>
        <w:tc>
          <w:tcPr>
            <w:tcW w:w="1394" w:type="dxa"/>
            <w:tcBorders>
              <w:top w:val="nil"/>
              <w:left w:val="nil"/>
              <w:bottom w:val="single" w:sz="8"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安装部署和数据服务</w:t>
            </w:r>
          </w:p>
        </w:tc>
        <w:tc>
          <w:tcPr>
            <w:tcW w:w="2069" w:type="dxa"/>
            <w:tcBorders>
              <w:top w:val="nil"/>
              <w:left w:val="nil"/>
              <w:bottom w:val="single" w:sz="8"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安装部署服务</w:t>
            </w:r>
          </w:p>
        </w:tc>
        <w:tc>
          <w:tcPr>
            <w:tcW w:w="4900" w:type="dxa"/>
            <w:tcBorders>
              <w:top w:val="nil"/>
              <w:left w:val="nil"/>
              <w:bottom w:val="single" w:sz="8" w:space="0" w:color="auto"/>
              <w:right w:val="single" w:sz="4" w:space="0" w:color="auto"/>
            </w:tcBorders>
            <w:shd w:val="clear" w:color="auto" w:fill="auto"/>
            <w:vAlign w:val="center"/>
            <w:hideMark/>
          </w:tcPr>
          <w:p w:rsidR="001854C3" w:rsidRPr="001854C3" w:rsidRDefault="001854C3" w:rsidP="001854C3">
            <w:pPr>
              <w:widowControl/>
              <w:jc w:val="center"/>
              <w:rPr>
                <w:rFonts w:ascii="华文细黑" w:eastAsia="华文细黑" w:hAnsi="华文细黑" w:cs="宋体"/>
                <w:color w:val="000000"/>
                <w:kern w:val="0"/>
                <w:sz w:val="18"/>
                <w:szCs w:val="18"/>
              </w:rPr>
            </w:pPr>
            <w:r w:rsidRPr="001854C3">
              <w:rPr>
                <w:rFonts w:ascii="华文细黑" w:eastAsia="华文细黑" w:hAnsi="华文细黑" w:cs="宋体" w:hint="eastAsia"/>
                <w:color w:val="000000"/>
                <w:kern w:val="0"/>
                <w:sz w:val="18"/>
                <w:szCs w:val="18"/>
              </w:rPr>
              <w:t>软硬件集群部署，萧山本地数据接入、清洗服务服务</w:t>
            </w:r>
          </w:p>
        </w:tc>
      </w:tr>
    </w:tbl>
    <w:p w:rsidR="003366C8" w:rsidRPr="001854C3" w:rsidRDefault="003366C8" w:rsidP="001360F8">
      <w:pPr>
        <w:spacing w:line="360" w:lineRule="auto"/>
        <w:ind w:firstLineChars="200" w:firstLine="480"/>
        <w:rPr>
          <w:rFonts w:ascii="华文细黑" w:eastAsia="华文细黑" w:hAnsi="华文细黑"/>
          <w:sz w:val="24"/>
          <w:szCs w:val="24"/>
        </w:rPr>
      </w:pPr>
    </w:p>
    <w:p w:rsidR="001360F8" w:rsidRDefault="001360F8" w:rsidP="001360F8">
      <w:pPr>
        <w:pStyle w:val="2"/>
      </w:pPr>
      <w:bookmarkStart w:id="815" w:name="_Toc485218370"/>
      <w:r>
        <w:lastRenderedPageBreak/>
        <w:t>系统部署方案</w:t>
      </w:r>
      <w:bookmarkEnd w:id="815"/>
    </w:p>
    <w:p w:rsidR="001360F8" w:rsidRDefault="001360F8" w:rsidP="001360F8">
      <w:pPr>
        <w:pStyle w:val="3"/>
        <w:rPr>
          <w:b w:val="0"/>
          <w:bCs w:val="0"/>
        </w:rPr>
      </w:pPr>
      <w:bookmarkStart w:id="816" w:name="_Toc485218371"/>
      <w:r>
        <w:rPr>
          <w:rFonts w:hint="eastAsia"/>
        </w:rPr>
        <w:t>系统部署结构图</w:t>
      </w:r>
      <w:bookmarkEnd w:id="816"/>
    </w:p>
    <w:p w:rsidR="001950FC" w:rsidRDefault="001A64CF" w:rsidP="00C14D6E">
      <w:pPr>
        <w:keepNext/>
        <w:ind w:firstLine="420"/>
        <w:jc w:val="center"/>
      </w:pPr>
      <w:r>
        <w:object w:dxaOrig="15691" w:dyaOrig="11221">
          <v:shape id="_x0000_i1026" type="#_x0000_t75" style="width:414.75pt;height:297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Visio.Drawing.15" ShapeID="_x0000_i1026" DrawAspect="Content" ObjectID="_1559132425" r:id="rId11"/>
        </w:object>
      </w:r>
      <w:r>
        <w:t xml:space="preserve">Figure </w:t>
      </w:r>
      <w:fldSimple w:instr=" SEQ Figure \* ARABIC ">
        <w:r>
          <w:rPr>
            <w:noProof/>
          </w:rPr>
          <w:t>2</w:t>
        </w:r>
      </w:fldSimple>
    </w:p>
    <w:p w:rsidR="001360F8" w:rsidRDefault="001360F8" w:rsidP="001360F8">
      <w:pPr>
        <w:pStyle w:val="3"/>
        <w:rPr>
          <w:b w:val="0"/>
          <w:bCs w:val="0"/>
        </w:rPr>
      </w:pPr>
      <w:bookmarkStart w:id="817" w:name="_Toc485218372"/>
      <w:r>
        <w:rPr>
          <w:rFonts w:hint="eastAsia"/>
        </w:rPr>
        <w:t>系统部署说明</w:t>
      </w:r>
      <w:bookmarkEnd w:id="817"/>
    </w:p>
    <w:p w:rsidR="001360F8" w:rsidRDefault="001360F8" w:rsidP="001360F8">
      <w:pPr>
        <w:pStyle w:val="4"/>
        <w:rPr>
          <w:b w:val="0"/>
          <w:bCs w:val="0"/>
        </w:rPr>
      </w:pPr>
      <w:r>
        <w:rPr>
          <w:rFonts w:hint="eastAsia"/>
        </w:rPr>
        <w:t>数据采集和数据库服务器（</w:t>
      </w:r>
      <w:r w:rsidR="001950FC">
        <w:t>1</w:t>
      </w:r>
      <w:r>
        <w:rPr>
          <w:rFonts w:hint="eastAsia"/>
        </w:rPr>
        <w:t>台）</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数据采集服务器，部署</w:t>
      </w:r>
      <w:r>
        <w:rPr>
          <w:rFonts w:ascii="华文细黑" w:eastAsia="华文细黑" w:hAnsi="华文细黑"/>
          <w:sz w:val="24"/>
          <w:szCs w:val="24"/>
        </w:rPr>
        <w:t>ETL</w:t>
      </w:r>
      <w:r>
        <w:rPr>
          <w:rFonts w:ascii="华文细黑" w:eastAsia="华文细黑" w:hAnsi="华文细黑" w:hint="eastAsia"/>
          <w:sz w:val="24"/>
          <w:szCs w:val="24"/>
        </w:rPr>
        <w:t>数据采集软件，可以通过数据库对接、数据传递接口、文件多种方式实现数据的整合。</w:t>
      </w:r>
    </w:p>
    <w:p w:rsidR="001360F8" w:rsidRDefault="00C14D6E"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数据库服务器，包括用户数据采集配置的存储和</w:t>
      </w:r>
      <w:r w:rsidR="001360F8">
        <w:rPr>
          <w:rFonts w:ascii="华文细黑" w:eastAsia="华文细黑" w:hAnsi="华文细黑" w:hint="eastAsia"/>
          <w:sz w:val="24"/>
          <w:szCs w:val="24"/>
        </w:rPr>
        <w:t>人口精准管控系统数据的存储。</w:t>
      </w:r>
    </w:p>
    <w:p w:rsidR="001360F8" w:rsidRDefault="001360F8" w:rsidP="001360F8">
      <w:pPr>
        <w:pStyle w:val="4"/>
        <w:rPr>
          <w:b w:val="0"/>
          <w:bCs w:val="0"/>
        </w:rPr>
      </w:pPr>
      <w:r>
        <w:rPr>
          <w:rFonts w:hint="eastAsia"/>
        </w:rPr>
        <w:lastRenderedPageBreak/>
        <w:t>应用</w:t>
      </w:r>
      <w:r w:rsidR="001950FC">
        <w:rPr>
          <w:rFonts w:hint="eastAsia"/>
        </w:rPr>
        <w:t>系统、集群管理、消息队列</w:t>
      </w:r>
      <w:r>
        <w:rPr>
          <w:rFonts w:hint="eastAsia"/>
        </w:rPr>
        <w:t>、演算调度服务器（</w:t>
      </w:r>
      <w:r>
        <w:t>3</w:t>
      </w:r>
      <w:r>
        <w:rPr>
          <w:rFonts w:hint="eastAsia"/>
        </w:rPr>
        <w:t>台）</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应</w:t>
      </w:r>
      <w:r w:rsidR="001950FC">
        <w:rPr>
          <w:rFonts w:ascii="华文细黑" w:eastAsia="华文细黑" w:hAnsi="华文细黑" w:hint="eastAsia"/>
          <w:sz w:val="24"/>
          <w:szCs w:val="24"/>
        </w:rPr>
        <w:t>用系统</w:t>
      </w:r>
      <w:r>
        <w:rPr>
          <w:rFonts w:ascii="华文细黑" w:eastAsia="华文细黑" w:hAnsi="华文细黑" w:hint="eastAsia"/>
          <w:sz w:val="24"/>
          <w:szCs w:val="24"/>
        </w:rPr>
        <w:t>，</w:t>
      </w:r>
      <w:r w:rsidR="001950FC">
        <w:rPr>
          <w:rFonts w:ascii="华文细黑" w:eastAsia="华文细黑" w:hAnsi="华文细黑" w:hint="eastAsia"/>
          <w:sz w:val="24"/>
          <w:szCs w:val="24"/>
        </w:rPr>
        <w:t>集群管理、</w:t>
      </w:r>
      <w:r>
        <w:rPr>
          <w:rFonts w:ascii="华文细黑" w:eastAsia="华文细黑" w:hAnsi="华文细黑" w:hint="eastAsia"/>
          <w:sz w:val="24"/>
          <w:szCs w:val="24"/>
        </w:rPr>
        <w:t>消息队列</w:t>
      </w:r>
      <w:r w:rsidR="001950FC">
        <w:rPr>
          <w:rFonts w:ascii="华文细黑" w:eastAsia="华文细黑" w:hAnsi="华文细黑" w:hint="eastAsia"/>
          <w:sz w:val="24"/>
          <w:szCs w:val="24"/>
        </w:rPr>
        <w:t>、演算调度服务器共</w:t>
      </w:r>
      <w:r>
        <w:rPr>
          <w:rFonts w:ascii="华文细黑" w:eastAsia="华文细黑" w:hAnsi="华文细黑"/>
          <w:sz w:val="24"/>
          <w:szCs w:val="24"/>
        </w:rPr>
        <w:t>3</w:t>
      </w:r>
      <w:r w:rsidR="001950FC">
        <w:rPr>
          <w:rFonts w:ascii="华文细黑" w:eastAsia="华文细黑" w:hAnsi="华文细黑" w:hint="eastAsia"/>
          <w:sz w:val="24"/>
          <w:szCs w:val="24"/>
        </w:rPr>
        <w:t>台</w:t>
      </w:r>
      <w:r>
        <w:rPr>
          <w:rFonts w:ascii="华文细黑" w:eastAsia="华文细黑" w:hAnsi="华文细黑" w:hint="eastAsia"/>
          <w:sz w:val="24"/>
          <w:szCs w:val="24"/>
        </w:rPr>
        <w:t>，</w:t>
      </w:r>
      <w:r>
        <w:rPr>
          <w:rFonts w:ascii="华文细黑" w:eastAsia="华文细黑" w:hAnsi="华文细黑"/>
          <w:sz w:val="24"/>
          <w:szCs w:val="24"/>
        </w:rPr>
        <w:t>3</w:t>
      </w:r>
      <w:r>
        <w:rPr>
          <w:rFonts w:ascii="华文细黑" w:eastAsia="华文细黑" w:hAnsi="华文细黑" w:hint="eastAsia"/>
          <w:sz w:val="24"/>
          <w:szCs w:val="24"/>
        </w:rPr>
        <w:t>台服务器同时扮演</w:t>
      </w:r>
      <w:r w:rsidR="001950FC">
        <w:rPr>
          <w:rFonts w:ascii="华文细黑" w:eastAsia="华文细黑" w:hAnsi="华文细黑"/>
          <w:sz w:val="24"/>
          <w:szCs w:val="24"/>
        </w:rPr>
        <w:t>多</w:t>
      </w:r>
      <w:r>
        <w:rPr>
          <w:rFonts w:ascii="华文细黑" w:eastAsia="华文细黑" w:hAnsi="华文细黑" w:hint="eastAsia"/>
          <w:sz w:val="24"/>
          <w:szCs w:val="24"/>
        </w:rPr>
        <w:t>种角色，并同时对外提供服务。</w:t>
      </w:r>
    </w:p>
    <w:p w:rsidR="001360F8" w:rsidRDefault="001360F8" w:rsidP="001360F8">
      <w:pPr>
        <w:pStyle w:val="4"/>
        <w:rPr>
          <w:b w:val="0"/>
          <w:bCs w:val="0"/>
        </w:rPr>
      </w:pPr>
      <w:r>
        <w:rPr>
          <w:rFonts w:hint="eastAsia"/>
        </w:rPr>
        <w:t>集群节点服务器（</w:t>
      </w:r>
      <w:r w:rsidR="002A6D02">
        <w:t>6</w:t>
      </w:r>
      <w:r>
        <w:rPr>
          <w:rFonts w:hint="eastAsia"/>
        </w:rPr>
        <w:t>台）</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集群节点服务器，作为数据存储的节点和计算能力的提供者，按照</w:t>
      </w:r>
      <w:r>
        <w:rPr>
          <w:rFonts w:ascii="华文细黑" w:eastAsia="华文细黑" w:hAnsi="华文细黑"/>
          <w:sz w:val="24"/>
          <w:szCs w:val="24"/>
        </w:rPr>
        <w:t>3</w:t>
      </w:r>
      <w:r>
        <w:rPr>
          <w:rFonts w:ascii="华文细黑" w:eastAsia="华文细黑" w:hAnsi="华文细黑" w:hint="eastAsia"/>
          <w:sz w:val="24"/>
          <w:szCs w:val="24"/>
        </w:rPr>
        <w:t>的倍数进行部署，依照一般市、区公安部门数据的规模，建议部署</w:t>
      </w:r>
      <w:r w:rsidR="002A6D02">
        <w:rPr>
          <w:rFonts w:ascii="华文细黑" w:eastAsia="华文细黑" w:hAnsi="华文细黑"/>
          <w:sz w:val="24"/>
          <w:szCs w:val="24"/>
        </w:rPr>
        <w:t>6</w:t>
      </w:r>
      <w:r>
        <w:rPr>
          <w:rFonts w:ascii="华文细黑" w:eastAsia="华文细黑" w:hAnsi="华文细黑" w:hint="eastAsia"/>
          <w:sz w:val="24"/>
          <w:szCs w:val="24"/>
        </w:rPr>
        <w:t>台，后续可以按照实际业务量进行扩展。</w:t>
      </w:r>
    </w:p>
    <w:p w:rsidR="001360F8" w:rsidRDefault="001360F8" w:rsidP="001360F8">
      <w:pPr>
        <w:pStyle w:val="4"/>
        <w:rPr>
          <w:b w:val="0"/>
          <w:bCs w:val="0"/>
        </w:rPr>
      </w:pPr>
      <w:r>
        <w:rPr>
          <w:rFonts w:hint="eastAsia"/>
        </w:rPr>
        <w:t>网络交换机（</w:t>
      </w:r>
      <w:r>
        <w:t>4</w:t>
      </w:r>
      <w:r>
        <w:rPr>
          <w:rFonts w:hint="eastAsia"/>
        </w:rPr>
        <w:t>台）</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集群内部的数据通讯，通过</w:t>
      </w:r>
      <w:proofErr w:type="gramStart"/>
      <w:r>
        <w:rPr>
          <w:rFonts w:ascii="华文细黑" w:eastAsia="华文细黑" w:hAnsi="华文细黑" w:hint="eastAsia"/>
          <w:sz w:val="24"/>
          <w:szCs w:val="24"/>
        </w:rPr>
        <w:t>万兆网落互联</w:t>
      </w:r>
      <w:proofErr w:type="gramEnd"/>
      <w:r>
        <w:rPr>
          <w:rFonts w:ascii="华文细黑" w:eastAsia="华文细黑" w:hAnsi="华文细黑" w:hint="eastAsia"/>
          <w:sz w:val="24"/>
          <w:szCs w:val="24"/>
        </w:rPr>
        <w:t>，与公安网的连接，通过千兆网络连接，考虑到网络冗余性，需要配置</w:t>
      </w:r>
      <w:r w:rsidR="00550D93">
        <w:rPr>
          <w:rFonts w:ascii="华文细黑" w:eastAsia="华文细黑" w:hAnsi="华文细黑" w:hint="eastAsia"/>
          <w:sz w:val="24"/>
          <w:szCs w:val="24"/>
        </w:rPr>
        <w:t>或者</w:t>
      </w:r>
      <w:proofErr w:type="gramStart"/>
      <w:r w:rsidR="00550D93">
        <w:rPr>
          <w:rFonts w:ascii="华文细黑" w:eastAsia="华文细黑" w:hAnsi="华文细黑" w:hint="eastAsia"/>
          <w:sz w:val="24"/>
          <w:szCs w:val="24"/>
        </w:rPr>
        <w:t>利旧</w:t>
      </w:r>
      <w:r>
        <w:rPr>
          <w:rFonts w:ascii="华文细黑" w:eastAsia="华文细黑" w:hAnsi="华文细黑" w:hint="eastAsia"/>
          <w:sz w:val="24"/>
          <w:szCs w:val="24"/>
        </w:rPr>
        <w:t>2台</w:t>
      </w:r>
      <w:proofErr w:type="gramEnd"/>
      <w:r>
        <w:rPr>
          <w:rFonts w:ascii="华文细黑" w:eastAsia="华文细黑" w:hAnsi="华文细黑" w:hint="eastAsia"/>
          <w:sz w:val="24"/>
          <w:szCs w:val="24"/>
        </w:rPr>
        <w:t>万兆</w:t>
      </w:r>
      <w:proofErr w:type="gramStart"/>
      <w:r w:rsidR="00322152">
        <w:rPr>
          <w:rFonts w:ascii="华文细黑" w:eastAsia="华文细黑" w:hAnsi="华文细黑"/>
          <w:sz w:val="24"/>
          <w:szCs w:val="24"/>
        </w:rPr>
        <w:t>24</w:t>
      </w:r>
      <w:proofErr w:type="gramEnd"/>
      <w:r>
        <w:rPr>
          <w:rFonts w:ascii="华文细黑" w:eastAsia="华文细黑" w:hAnsi="华文细黑" w:hint="eastAsia"/>
          <w:sz w:val="24"/>
          <w:szCs w:val="24"/>
        </w:rPr>
        <w:t>口万兆交换机和</w:t>
      </w:r>
      <w:r>
        <w:rPr>
          <w:rFonts w:ascii="华文细黑" w:eastAsia="华文细黑" w:hAnsi="华文细黑"/>
          <w:sz w:val="24"/>
          <w:szCs w:val="24"/>
        </w:rPr>
        <w:t>2</w:t>
      </w:r>
      <w:r>
        <w:rPr>
          <w:rFonts w:ascii="华文细黑" w:eastAsia="华文细黑" w:hAnsi="华文细黑" w:hint="eastAsia"/>
          <w:sz w:val="24"/>
          <w:szCs w:val="24"/>
        </w:rPr>
        <w:t>台</w:t>
      </w:r>
      <w:r>
        <w:rPr>
          <w:rFonts w:ascii="华文细黑" w:eastAsia="华文细黑" w:hAnsi="华文细黑"/>
          <w:sz w:val="24"/>
          <w:szCs w:val="24"/>
        </w:rPr>
        <w:t>48</w:t>
      </w:r>
      <w:r>
        <w:rPr>
          <w:rFonts w:ascii="华文细黑" w:eastAsia="华文细黑" w:hAnsi="华文细黑" w:hint="eastAsia"/>
          <w:sz w:val="24"/>
          <w:szCs w:val="24"/>
        </w:rPr>
        <w:t>口千兆交换机</w:t>
      </w:r>
    </w:p>
    <w:p w:rsidR="001360F8" w:rsidRDefault="001360F8" w:rsidP="001360F8">
      <w:pPr>
        <w:pStyle w:val="4"/>
        <w:rPr>
          <w:b w:val="0"/>
          <w:bCs w:val="0"/>
        </w:rPr>
      </w:pPr>
      <w:r>
        <w:rPr>
          <w:rFonts w:hint="eastAsia"/>
        </w:rPr>
        <w:t>网络安全边界前置服务器（</w:t>
      </w:r>
      <w:r>
        <w:t>2</w:t>
      </w:r>
      <w:r>
        <w:rPr>
          <w:rFonts w:hint="eastAsia"/>
        </w:rPr>
        <w:t>台，按实际情况配置）</w:t>
      </w:r>
    </w:p>
    <w:p w:rsidR="001360F8" w:rsidRDefault="001360F8" w:rsidP="001360F8">
      <w:p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考虑到本项目中，需要通过网络安全边界汇总数据，需要在网络安全边界两侧各部署一台服务器。（如果已经有这个服务器，可以考虑</w:t>
      </w:r>
      <w:proofErr w:type="gramStart"/>
      <w:r>
        <w:rPr>
          <w:rFonts w:ascii="华文细黑" w:eastAsia="华文细黑" w:hAnsi="华文细黑" w:hint="eastAsia"/>
          <w:sz w:val="24"/>
          <w:szCs w:val="24"/>
        </w:rPr>
        <w:t>不</w:t>
      </w:r>
      <w:proofErr w:type="gramEnd"/>
      <w:r>
        <w:rPr>
          <w:rFonts w:ascii="华文细黑" w:eastAsia="华文细黑" w:hAnsi="华文细黑" w:hint="eastAsia"/>
          <w:sz w:val="24"/>
          <w:szCs w:val="24"/>
        </w:rPr>
        <w:t>配置）</w:t>
      </w:r>
    </w:p>
    <w:p w:rsidR="00B04AF1" w:rsidRDefault="00B04AF1" w:rsidP="00B04AF1">
      <w:pPr>
        <w:widowControl/>
        <w:jc w:val="left"/>
        <w:rPr>
          <w:rFonts w:ascii="华文细黑" w:eastAsia="华文细黑" w:hAnsi="华文细黑"/>
          <w:sz w:val="24"/>
          <w:szCs w:val="24"/>
        </w:rPr>
      </w:pPr>
      <w:r>
        <w:rPr>
          <w:rFonts w:ascii="华文细黑" w:eastAsia="华文细黑" w:hAnsi="华文细黑"/>
          <w:sz w:val="24"/>
          <w:szCs w:val="24"/>
        </w:rPr>
        <w:br w:type="page"/>
      </w:r>
    </w:p>
    <w:p w:rsidR="001360F8" w:rsidRDefault="00A81CB2" w:rsidP="001360F8">
      <w:pPr>
        <w:pStyle w:val="3"/>
      </w:pPr>
      <w:bookmarkStart w:id="818" w:name="_Toc485218373"/>
      <w:r>
        <w:rPr>
          <w:rFonts w:hint="eastAsia"/>
        </w:rPr>
        <w:lastRenderedPageBreak/>
        <w:t>硬件设备清单</w:t>
      </w:r>
      <w:bookmarkEnd w:id="818"/>
    </w:p>
    <w:tbl>
      <w:tblPr>
        <w:tblW w:w="9715" w:type="dxa"/>
        <w:jc w:val="center"/>
        <w:tblLook w:val="04A0" w:firstRow="1" w:lastRow="0" w:firstColumn="1" w:lastColumn="0" w:noHBand="0" w:noVBand="1"/>
      </w:tblPr>
      <w:tblGrid>
        <w:gridCol w:w="2202"/>
        <w:gridCol w:w="552"/>
        <w:gridCol w:w="4573"/>
        <w:gridCol w:w="2388"/>
      </w:tblGrid>
      <w:tr w:rsidR="00785CD1" w:rsidRPr="00785CD1" w:rsidTr="00785CD1">
        <w:trPr>
          <w:trHeight w:val="231"/>
          <w:jc w:val="center"/>
        </w:trPr>
        <w:tc>
          <w:tcPr>
            <w:tcW w:w="2202" w:type="dxa"/>
            <w:tcBorders>
              <w:top w:val="single" w:sz="8" w:space="0" w:color="auto"/>
              <w:left w:val="single" w:sz="8" w:space="0" w:color="auto"/>
              <w:bottom w:val="single" w:sz="4" w:space="0" w:color="auto"/>
              <w:right w:val="single" w:sz="4" w:space="0" w:color="auto"/>
            </w:tcBorders>
            <w:shd w:val="clear" w:color="000000" w:fill="FFFF00"/>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机器角色</w:t>
            </w:r>
          </w:p>
        </w:tc>
        <w:tc>
          <w:tcPr>
            <w:tcW w:w="552" w:type="dxa"/>
            <w:tcBorders>
              <w:top w:val="single" w:sz="8" w:space="0" w:color="auto"/>
              <w:left w:val="nil"/>
              <w:bottom w:val="single" w:sz="4" w:space="0" w:color="auto"/>
              <w:right w:val="single" w:sz="4" w:space="0" w:color="auto"/>
            </w:tcBorders>
            <w:shd w:val="clear" w:color="000000" w:fill="FFFF00"/>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数量</w:t>
            </w:r>
          </w:p>
        </w:tc>
        <w:tc>
          <w:tcPr>
            <w:tcW w:w="4573" w:type="dxa"/>
            <w:tcBorders>
              <w:top w:val="single" w:sz="8" w:space="0" w:color="auto"/>
              <w:left w:val="nil"/>
              <w:bottom w:val="single" w:sz="4" w:space="0" w:color="auto"/>
              <w:right w:val="single" w:sz="4" w:space="0" w:color="auto"/>
            </w:tcBorders>
            <w:shd w:val="clear" w:color="000000" w:fill="FFFF00"/>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参数</w:t>
            </w:r>
          </w:p>
        </w:tc>
        <w:tc>
          <w:tcPr>
            <w:tcW w:w="2388" w:type="dxa"/>
            <w:tcBorders>
              <w:top w:val="single" w:sz="8" w:space="0" w:color="auto"/>
              <w:left w:val="nil"/>
              <w:bottom w:val="single" w:sz="4" w:space="0" w:color="auto"/>
              <w:right w:val="single" w:sz="8" w:space="0" w:color="auto"/>
            </w:tcBorders>
            <w:shd w:val="clear" w:color="000000" w:fill="FFFF00"/>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备注</w:t>
            </w:r>
          </w:p>
        </w:tc>
      </w:tr>
      <w:tr w:rsidR="00785CD1" w:rsidRPr="00785CD1" w:rsidTr="00785CD1">
        <w:trPr>
          <w:trHeight w:val="697"/>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ETL和数据库服务器</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1</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2U机架服务器，配置2颗 Intel® Xeon® E5-2630 V3 CPU，128G内存，6块900GB SAS硬盘，1G以上缓存RAID卡，2个千兆网口，2个万兆网口</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必选</w:t>
            </w:r>
          </w:p>
        </w:tc>
      </w:tr>
      <w:tr w:rsidR="00785CD1" w:rsidRPr="00785CD1" w:rsidTr="00785CD1">
        <w:trPr>
          <w:trHeight w:val="697"/>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数据和计算节点服务器</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6</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2U机架服务器，配置2颗 Intel® Xeon® E5-2630 V3 CPU，256G内存，4块800G SSD硬盘，8块4TB SATA硬盘，1G以上缓存RAID卡，2个千兆网口，2个万兆网口</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必选</w:t>
            </w:r>
          </w:p>
        </w:tc>
      </w:tr>
      <w:tr w:rsidR="00785CD1" w:rsidRPr="00785CD1" w:rsidTr="00785CD1">
        <w:trPr>
          <w:trHeight w:val="697"/>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应用、消息队列、管理服务器</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3</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2U机架服务器，配置2颗 Intel® Xeon® E5-2630 V3 CPU，128G内存，6块600GB SAS硬盘，1G以上缓存RAID卡，2个千兆网口，2个万兆网口</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必选</w:t>
            </w:r>
          </w:p>
        </w:tc>
      </w:tr>
      <w:tr w:rsidR="00785CD1" w:rsidRPr="00785CD1" w:rsidTr="00785CD1">
        <w:trPr>
          <w:trHeight w:val="231"/>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万兆交换机</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24口万兆交换机</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如现有设备满足接口需求，</w:t>
            </w:r>
            <w:proofErr w:type="gramStart"/>
            <w:r w:rsidRPr="00785CD1">
              <w:rPr>
                <w:rFonts w:ascii="华文细黑" w:eastAsia="华文细黑" w:hAnsi="华文细黑" w:cs="Arial Unicode MS" w:hint="eastAsia"/>
                <w:color w:val="000000"/>
                <w:kern w:val="0"/>
                <w:sz w:val="18"/>
                <w:szCs w:val="18"/>
              </w:rPr>
              <w:t>可利旧</w:t>
            </w:r>
            <w:proofErr w:type="gramEnd"/>
          </w:p>
        </w:tc>
      </w:tr>
      <w:tr w:rsidR="00785CD1" w:rsidRPr="00785CD1" w:rsidTr="00785CD1">
        <w:trPr>
          <w:trHeight w:val="231"/>
          <w:jc w:val="center"/>
        </w:trPr>
        <w:tc>
          <w:tcPr>
            <w:tcW w:w="2202" w:type="dxa"/>
            <w:tcBorders>
              <w:top w:val="nil"/>
              <w:left w:val="single" w:sz="8" w:space="0" w:color="auto"/>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千兆交换机</w:t>
            </w:r>
          </w:p>
        </w:tc>
        <w:tc>
          <w:tcPr>
            <w:tcW w:w="552"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w:t>
            </w:r>
          </w:p>
        </w:tc>
        <w:tc>
          <w:tcPr>
            <w:tcW w:w="4573" w:type="dxa"/>
            <w:tcBorders>
              <w:top w:val="nil"/>
              <w:left w:val="nil"/>
              <w:bottom w:val="single" w:sz="4"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24口千兆交换机</w:t>
            </w:r>
          </w:p>
        </w:tc>
        <w:tc>
          <w:tcPr>
            <w:tcW w:w="2388" w:type="dxa"/>
            <w:tcBorders>
              <w:top w:val="nil"/>
              <w:left w:val="nil"/>
              <w:bottom w:val="single" w:sz="4"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如现有设备满足接口需求，</w:t>
            </w:r>
            <w:proofErr w:type="gramStart"/>
            <w:r w:rsidRPr="00785CD1">
              <w:rPr>
                <w:rFonts w:ascii="华文细黑" w:eastAsia="华文细黑" w:hAnsi="华文细黑" w:cs="Arial Unicode MS" w:hint="eastAsia"/>
                <w:color w:val="000000"/>
                <w:kern w:val="0"/>
                <w:sz w:val="18"/>
                <w:szCs w:val="18"/>
              </w:rPr>
              <w:t>可利旧</w:t>
            </w:r>
            <w:proofErr w:type="gramEnd"/>
          </w:p>
        </w:tc>
      </w:tr>
      <w:tr w:rsidR="00785CD1" w:rsidRPr="00785CD1" w:rsidTr="00785CD1">
        <w:trPr>
          <w:trHeight w:val="245"/>
          <w:jc w:val="center"/>
        </w:trPr>
        <w:tc>
          <w:tcPr>
            <w:tcW w:w="2202" w:type="dxa"/>
            <w:tcBorders>
              <w:top w:val="nil"/>
              <w:left w:val="single" w:sz="8" w:space="0" w:color="auto"/>
              <w:bottom w:val="single" w:sz="8"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安全边界服务器</w:t>
            </w:r>
          </w:p>
        </w:tc>
        <w:tc>
          <w:tcPr>
            <w:tcW w:w="552" w:type="dxa"/>
            <w:tcBorders>
              <w:top w:val="nil"/>
              <w:left w:val="nil"/>
              <w:bottom w:val="single" w:sz="8"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2</w:t>
            </w:r>
          </w:p>
        </w:tc>
        <w:tc>
          <w:tcPr>
            <w:tcW w:w="4573" w:type="dxa"/>
            <w:tcBorders>
              <w:top w:val="nil"/>
              <w:left w:val="nil"/>
              <w:bottom w:val="single" w:sz="8" w:space="0" w:color="auto"/>
              <w:right w:val="single" w:sz="4"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64G内存，4TB可用空间，2个千兆网口</w:t>
            </w:r>
          </w:p>
        </w:tc>
        <w:tc>
          <w:tcPr>
            <w:tcW w:w="2388" w:type="dxa"/>
            <w:tcBorders>
              <w:top w:val="nil"/>
              <w:left w:val="nil"/>
              <w:bottom w:val="single" w:sz="8" w:space="0" w:color="auto"/>
              <w:right w:val="single" w:sz="8" w:space="0" w:color="auto"/>
            </w:tcBorders>
            <w:shd w:val="clear" w:color="auto" w:fill="auto"/>
            <w:vAlign w:val="center"/>
            <w:hideMark/>
          </w:tcPr>
          <w:p w:rsidR="00785CD1" w:rsidRPr="00785CD1" w:rsidRDefault="00785CD1" w:rsidP="00785CD1">
            <w:pPr>
              <w:widowControl/>
              <w:jc w:val="center"/>
              <w:rPr>
                <w:rFonts w:ascii="华文细黑" w:eastAsia="华文细黑" w:hAnsi="华文细黑" w:cs="Arial Unicode MS"/>
                <w:color w:val="000000"/>
                <w:kern w:val="0"/>
                <w:sz w:val="18"/>
                <w:szCs w:val="18"/>
              </w:rPr>
            </w:pPr>
            <w:r w:rsidRPr="00785CD1">
              <w:rPr>
                <w:rFonts w:ascii="华文细黑" w:eastAsia="华文细黑" w:hAnsi="华文细黑" w:cs="Arial Unicode MS" w:hint="eastAsia"/>
                <w:color w:val="000000"/>
                <w:kern w:val="0"/>
                <w:sz w:val="18"/>
                <w:szCs w:val="18"/>
              </w:rPr>
              <w:t>可以虚拟机或者老</w:t>
            </w:r>
            <w:proofErr w:type="gramStart"/>
            <w:r w:rsidRPr="00785CD1">
              <w:rPr>
                <w:rFonts w:ascii="华文细黑" w:eastAsia="华文细黑" w:hAnsi="华文细黑" w:cs="Arial Unicode MS" w:hint="eastAsia"/>
                <w:color w:val="000000"/>
                <w:kern w:val="0"/>
                <w:sz w:val="18"/>
                <w:szCs w:val="18"/>
              </w:rPr>
              <w:t>机器利旧</w:t>
            </w:r>
            <w:proofErr w:type="gramEnd"/>
          </w:p>
        </w:tc>
      </w:tr>
    </w:tbl>
    <w:p w:rsidR="001360F8" w:rsidRDefault="001360F8" w:rsidP="001360F8"/>
    <w:p w:rsidR="00882A98" w:rsidRDefault="00882A98" w:rsidP="001360F8">
      <w:pPr>
        <w:pStyle w:val="2"/>
      </w:pPr>
      <w:bookmarkStart w:id="819" w:name="_Toc485218374"/>
      <w:r>
        <w:rPr>
          <w:rFonts w:hint="eastAsia"/>
        </w:rPr>
        <w:t>数据采集方案</w:t>
      </w:r>
      <w:bookmarkEnd w:id="819"/>
    </w:p>
    <w:p w:rsidR="00882A98" w:rsidRPr="001B311E" w:rsidRDefault="00882A98" w:rsidP="001B311E">
      <w:pPr>
        <w:pStyle w:val="3"/>
      </w:pPr>
      <w:bookmarkStart w:id="820" w:name="_Toc485218375"/>
      <w:r w:rsidRPr="001B311E">
        <w:rPr>
          <w:rFonts w:hint="eastAsia"/>
        </w:rPr>
        <w:t>数据采集背景</w:t>
      </w:r>
      <w:bookmarkEnd w:id="820"/>
    </w:p>
    <w:p w:rsidR="00C14D6E" w:rsidRPr="003F4027" w:rsidRDefault="00882A98" w:rsidP="00C14D6E">
      <w:pPr>
        <w:ind w:firstLineChars="200" w:firstLine="480"/>
        <w:rPr>
          <w:rFonts w:ascii="华文细黑" w:eastAsia="华文细黑" w:hAnsi="华文细黑"/>
          <w:sz w:val="24"/>
          <w:szCs w:val="24"/>
        </w:rPr>
      </w:pPr>
      <w:r w:rsidRPr="003F4027">
        <w:rPr>
          <w:rFonts w:ascii="华文细黑" w:eastAsia="华文细黑" w:hAnsi="华文细黑" w:hint="eastAsia"/>
          <w:sz w:val="24"/>
          <w:szCs w:val="24"/>
        </w:rPr>
        <w:t>2016年末，</w:t>
      </w:r>
      <w:proofErr w:type="gramStart"/>
      <w:r w:rsidRPr="003F4027">
        <w:rPr>
          <w:rFonts w:ascii="华文细黑" w:eastAsia="华文细黑" w:hAnsi="华文细黑" w:hint="eastAsia"/>
          <w:sz w:val="24"/>
          <w:szCs w:val="24"/>
        </w:rPr>
        <w:t>萧山区</w:t>
      </w:r>
      <w:proofErr w:type="gramEnd"/>
      <w:r w:rsidRPr="003F4027">
        <w:rPr>
          <w:rFonts w:ascii="华文细黑" w:eastAsia="华文细黑" w:hAnsi="华文细黑" w:hint="eastAsia"/>
          <w:sz w:val="24"/>
          <w:szCs w:val="24"/>
        </w:rPr>
        <w:t>公安部门户籍登记总人口（含大江东）127.59万人，登记在册的流动人口138.81万人。庞大的流动人口基数成为落实数据精准采集的第一道障碍。流动人口流动性强、数据庞大等原因导致数据采集工作十分艰难，采集得到的数据信息，在各部门之间数据因为各种客观因素不能共享，导致各部门之间数据隔离，且信息采集工作不够完善、全面。此外流动人口主动登记意识不强，也导致各种基本信息缺失，数据真实性也有待考证。</w:t>
      </w:r>
    </w:p>
    <w:p w:rsidR="00882A98" w:rsidRPr="00F20029" w:rsidRDefault="00882A98" w:rsidP="00882A98"/>
    <w:p w:rsidR="00882A98" w:rsidRPr="001B311E" w:rsidRDefault="00882A98" w:rsidP="001B311E">
      <w:pPr>
        <w:pStyle w:val="3"/>
      </w:pPr>
      <w:bookmarkStart w:id="821" w:name="_Toc485218376"/>
      <w:r w:rsidRPr="001B311E">
        <w:rPr>
          <w:rFonts w:hint="eastAsia"/>
        </w:rPr>
        <w:lastRenderedPageBreak/>
        <w:t>数据精准采集的必要性</w:t>
      </w:r>
      <w:bookmarkEnd w:id="821"/>
    </w:p>
    <w:p w:rsidR="00882A98" w:rsidRPr="003F4027" w:rsidRDefault="00C14D6E" w:rsidP="00882A98">
      <w:pPr>
        <w:ind w:firstLineChars="200" w:firstLine="480"/>
        <w:rPr>
          <w:rFonts w:ascii="华文细黑" w:eastAsia="华文细黑" w:hAnsi="华文细黑"/>
          <w:sz w:val="24"/>
          <w:szCs w:val="24"/>
        </w:rPr>
      </w:pPr>
      <w:r>
        <w:rPr>
          <w:rFonts w:ascii="华文细黑" w:eastAsia="华文细黑" w:hAnsi="华文细黑" w:hint="eastAsia"/>
          <w:sz w:val="24"/>
          <w:szCs w:val="24"/>
        </w:rPr>
        <w:t>数据精准采集是</w:t>
      </w:r>
      <w:r w:rsidR="00882A98" w:rsidRPr="003F4027">
        <w:rPr>
          <w:rFonts w:ascii="华文细黑" w:eastAsia="华文细黑" w:hAnsi="华文细黑" w:hint="eastAsia"/>
          <w:sz w:val="24"/>
          <w:szCs w:val="24"/>
        </w:rPr>
        <w:t>人口管控平台建设的基础，在管控平台建设过程中，将人口各个信息系统的数据，进行采集、抽取、转换、加载，集中分类归集，形成统一、完整的数据库结构。为确保积分模型的精准性，必须从数据采集开始，保证数据源的真实性和完整性。</w:t>
      </w:r>
    </w:p>
    <w:p w:rsidR="00882A98" w:rsidRPr="003F4027" w:rsidRDefault="00882A98" w:rsidP="00882A98">
      <w:pPr>
        <w:ind w:firstLineChars="200" w:firstLine="480"/>
        <w:rPr>
          <w:rFonts w:ascii="华文细黑" w:eastAsia="华文细黑" w:hAnsi="华文细黑"/>
          <w:sz w:val="24"/>
          <w:szCs w:val="24"/>
        </w:rPr>
      </w:pPr>
      <w:r w:rsidRPr="003F4027">
        <w:rPr>
          <w:rFonts w:ascii="华文细黑" w:eastAsia="华文细黑" w:hAnsi="华文细黑" w:hint="eastAsia"/>
          <w:sz w:val="24"/>
          <w:szCs w:val="24"/>
        </w:rPr>
        <w:t>因此建立规范社会治安管理类信息采集标准，回访核实机制，制作采集表格，更新数据必须采集项，组织业务指导培训，审核、录入实有人口，实有房屋信息登记、出租房备案登记等一系列措施，都可以提高强对流动人口服务管理工作。</w:t>
      </w:r>
    </w:p>
    <w:p w:rsidR="00882A98" w:rsidRPr="003F4027" w:rsidRDefault="00882A98" w:rsidP="00882A98">
      <w:pPr>
        <w:rPr>
          <w:rFonts w:ascii="华文细黑" w:eastAsia="华文细黑" w:hAnsi="华文细黑"/>
          <w:sz w:val="24"/>
          <w:szCs w:val="24"/>
        </w:rPr>
      </w:pPr>
      <w:r w:rsidRPr="003F4027">
        <w:rPr>
          <w:rFonts w:ascii="华文细黑" w:eastAsia="华文细黑" w:hAnsi="华文细黑" w:hint="eastAsia"/>
          <w:sz w:val="24"/>
          <w:szCs w:val="24"/>
        </w:rPr>
        <w:t>完善的数据采集机制不仅提高政府部门工作效率，避免多头采集，重复劳动，确保流动人口信息的完整、准确、鲜活，建立动态更新、数据共享、综合服务的工作机制，实现新时期全方位社会管理、人性化社会服务，构建新型社会管理服务体系。</w:t>
      </w:r>
    </w:p>
    <w:p w:rsidR="00882A98" w:rsidRPr="001B311E" w:rsidRDefault="001B311E" w:rsidP="001B311E">
      <w:pPr>
        <w:pStyle w:val="3"/>
      </w:pPr>
      <w:bookmarkStart w:id="822" w:name="_Toc485218377"/>
      <w:r>
        <w:t>数据</w:t>
      </w:r>
      <w:r>
        <w:rPr>
          <w:rFonts w:hint="eastAsia"/>
        </w:rPr>
        <w:t>采集</w:t>
      </w:r>
      <w:r w:rsidR="00882A98" w:rsidRPr="001B311E">
        <w:rPr>
          <w:rFonts w:hint="eastAsia"/>
        </w:rPr>
        <w:t>维度</w:t>
      </w:r>
      <w:bookmarkEnd w:id="822"/>
    </w:p>
    <w:p w:rsidR="00882A98" w:rsidRPr="003F4027" w:rsidRDefault="00882A98" w:rsidP="00882A98">
      <w:pPr>
        <w:ind w:firstLineChars="200" w:firstLine="480"/>
        <w:rPr>
          <w:rFonts w:ascii="华文细黑" w:eastAsia="华文细黑" w:hAnsi="华文细黑"/>
          <w:sz w:val="24"/>
          <w:szCs w:val="24"/>
        </w:rPr>
      </w:pPr>
      <w:r>
        <w:rPr>
          <w:rFonts w:ascii="华文细黑" w:eastAsia="华文细黑" w:hAnsi="华文细黑" w:hint="eastAsia"/>
          <w:sz w:val="24"/>
          <w:szCs w:val="24"/>
        </w:rPr>
        <w:t>本系统需要整合的</w:t>
      </w:r>
      <w:r w:rsidRPr="00F20029">
        <w:rPr>
          <w:rFonts w:ascii="华文细黑" w:eastAsia="华文细黑" w:hAnsi="华文细黑" w:hint="eastAsia"/>
          <w:sz w:val="24"/>
          <w:szCs w:val="24"/>
        </w:rPr>
        <w:t>数据主要从居住、职业、出行记录、消费记录、活动轨迹、社交圈六个维度进行采集</w:t>
      </w:r>
      <w:r>
        <w:rPr>
          <w:rFonts w:ascii="华文细黑" w:eastAsia="华文细黑" w:hAnsi="华文细黑" w:hint="eastAsia"/>
          <w:sz w:val="24"/>
          <w:szCs w:val="24"/>
        </w:rPr>
        <w:t>和汇聚，积极协调各一线部门获取公安</w:t>
      </w:r>
      <w:r w:rsidRPr="003F4027">
        <w:rPr>
          <w:rFonts w:ascii="华文细黑" w:eastAsia="华文细黑" w:hAnsi="华文细黑" w:hint="eastAsia"/>
          <w:sz w:val="24"/>
          <w:szCs w:val="24"/>
        </w:rPr>
        <w:t>网</w:t>
      </w:r>
      <w:r>
        <w:rPr>
          <w:rFonts w:ascii="华文细黑" w:eastAsia="华文细黑" w:hAnsi="华文细黑" w:hint="eastAsia"/>
          <w:sz w:val="24"/>
          <w:szCs w:val="24"/>
        </w:rPr>
        <w:t>、政务网、社会及互联网中</w:t>
      </w:r>
      <w:r w:rsidRPr="003F4027">
        <w:rPr>
          <w:rFonts w:ascii="华文细黑" w:eastAsia="华文细黑" w:hAnsi="华文细黑" w:hint="eastAsia"/>
          <w:sz w:val="24"/>
          <w:szCs w:val="24"/>
        </w:rPr>
        <w:t>涉及人口管理的</w:t>
      </w:r>
      <w:r>
        <w:rPr>
          <w:rFonts w:ascii="华文细黑" w:eastAsia="华文细黑" w:hAnsi="华文细黑" w:hint="eastAsia"/>
          <w:sz w:val="24"/>
          <w:szCs w:val="24"/>
        </w:rPr>
        <w:t>系统资源，通过归集各系统涉及人员公共安全相关数据，数据导入系统后，将采集导入的数据按数据目录进行归集整合，进而通过分布式特征标签计算技术，将人员社会</w:t>
      </w:r>
      <w:r w:rsidRPr="003F4027">
        <w:rPr>
          <w:rFonts w:ascii="华文细黑" w:eastAsia="华文细黑" w:hAnsi="华文细黑" w:hint="eastAsia"/>
          <w:sz w:val="24"/>
          <w:szCs w:val="24"/>
        </w:rPr>
        <w:t>安全特性标签化。</w:t>
      </w:r>
    </w:p>
    <w:p w:rsidR="00882A98" w:rsidRPr="00841671" w:rsidRDefault="00882A98" w:rsidP="00882A98">
      <w:pPr>
        <w:rPr>
          <w:rFonts w:ascii="华文细黑" w:eastAsia="华文细黑" w:hAnsi="华文细黑"/>
          <w:sz w:val="24"/>
          <w:szCs w:val="24"/>
        </w:rPr>
      </w:pPr>
    </w:p>
    <w:p w:rsidR="00882A98" w:rsidRDefault="00882A98" w:rsidP="00882A98">
      <w:pPr>
        <w:rPr>
          <w:rFonts w:ascii="华文细黑" w:eastAsia="华文细黑" w:hAnsi="华文细黑"/>
          <w:sz w:val="24"/>
          <w:szCs w:val="24"/>
        </w:rPr>
      </w:pPr>
      <w:r>
        <w:rPr>
          <w:rFonts w:ascii="华文细黑" w:eastAsia="华文细黑" w:hAnsi="华文细黑"/>
          <w:noProof/>
          <w:sz w:val="24"/>
          <w:szCs w:val="24"/>
        </w:rPr>
        <w:lastRenderedPageBreak/>
        <w:drawing>
          <wp:inline distT="0" distB="0" distL="0" distR="0" wp14:anchorId="2E38D5CC" wp14:editId="556EC096">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分析维度.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82A98" w:rsidRPr="00474FDB" w:rsidRDefault="00882A98" w:rsidP="001B311E">
      <w:pPr>
        <w:pStyle w:val="3"/>
      </w:pPr>
      <w:bookmarkStart w:id="823" w:name="_Toc485218378"/>
      <w:r w:rsidRPr="00474FDB">
        <w:t>数据采集大纲</w:t>
      </w:r>
      <w:bookmarkEnd w:id="823"/>
    </w:p>
    <w:p w:rsidR="00882A98" w:rsidRDefault="00882A98" w:rsidP="00882A98">
      <w:pPr>
        <w:ind w:firstLineChars="200" w:firstLine="480"/>
        <w:rPr>
          <w:rFonts w:ascii="华文细黑" w:eastAsia="华文细黑" w:hAnsi="华文细黑"/>
          <w:sz w:val="24"/>
          <w:szCs w:val="24"/>
        </w:rPr>
      </w:pPr>
      <w:r w:rsidRPr="00841671">
        <w:rPr>
          <w:rFonts w:ascii="华文细黑" w:eastAsia="华文细黑" w:hAnsi="华文细黑" w:hint="eastAsia"/>
          <w:sz w:val="24"/>
          <w:szCs w:val="24"/>
        </w:rPr>
        <w:t>依据社会人正常生活的经济需求和吃住行乐的生存需求，以及经济来源的正当性和吃住行乐的合理性的一般准则，基于人口基本信息以及劳动就业、教育、收入、社保、房产、信用、卫生计生、税务、婚姻、民族等信息，利用大数据技术等技术，通过分析其家庭状况、谋生能力及前科劣迹等基本状况，结合其居住、工作稳定性以及工作正当性和潜在危害性分析，对</w:t>
      </w:r>
      <w:r>
        <w:rPr>
          <w:rFonts w:ascii="华文细黑" w:eastAsia="华文细黑" w:hAnsi="华文细黑" w:hint="eastAsia"/>
          <w:sz w:val="24"/>
          <w:szCs w:val="24"/>
        </w:rPr>
        <w:t>人口</w:t>
      </w:r>
      <w:r w:rsidRPr="00841671">
        <w:rPr>
          <w:rFonts w:ascii="华文细黑" w:eastAsia="华文细黑" w:hAnsi="华文细黑" w:hint="eastAsia"/>
          <w:sz w:val="24"/>
          <w:szCs w:val="24"/>
        </w:rPr>
        <w:t>的“健康指数”的进行“诊断”</w:t>
      </w:r>
      <w:r>
        <w:rPr>
          <w:rFonts w:ascii="华文细黑" w:eastAsia="华文细黑" w:hAnsi="华文细黑" w:hint="eastAsia"/>
          <w:sz w:val="24"/>
          <w:szCs w:val="24"/>
        </w:rPr>
        <w:t>。另</w:t>
      </w:r>
      <w:r w:rsidRPr="003F4027">
        <w:rPr>
          <w:rFonts w:ascii="华文细黑" w:eastAsia="华文细黑" w:hAnsi="华文细黑" w:hint="eastAsia"/>
          <w:sz w:val="24"/>
          <w:szCs w:val="24"/>
        </w:rPr>
        <w:t>对各</w:t>
      </w:r>
      <w:proofErr w:type="gramStart"/>
      <w:r w:rsidRPr="003F4027">
        <w:rPr>
          <w:rFonts w:ascii="华文细黑" w:eastAsia="华文细黑" w:hAnsi="华文细黑" w:hint="eastAsia"/>
          <w:sz w:val="24"/>
          <w:szCs w:val="24"/>
        </w:rPr>
        <w:t>类涉稳</w:t>
      </w:r>
      <w:proofErr w:type="gramEnd"/>
      <w:r w:rsidRPr="003F4027">
        <w:rPr>
          <w:rFonts w:ascii="华文细黑" w:eastAsia="华文细黑" w:hAnsi="华文细黑" w:hint="eastAsia"/>
          <w:sz w:val="24"/>
          <w:szCs w:val="24"/>
        </w:rPr>
        <w:t>、涉恐、涉毒、在逃、重大犯罪前科、精神病人、重点上访等7</w:t>
      </w:r>
      <w:r>
        <w:rPr>
          <w:rFonts w:ascii="华文细黑" w:eastAsia="华文细黑" w:hAnsi="华文细黑" w:hint="eastAsia"/>
          <w:sz w:val="24"/>
          <w:szCs w:val="24"/>
        </w:rPr>
        <w:t>类重点人员进行梳理、汇总，摸清底数，采集信息，</w:t>
      </w:r>
      <w:r w:rsidRPr="003F4027">
        <w:rPr>
          <w:rFonts w:ascii="华文细黑" w:eastAsia="华文细黑" w:hAnsi="华文细黑" w:hint="eastAsia"/>
          <w:sz w:val="24"/>
          <w:szCs w:val="24"/>
        </w:rPr>
        <w:t>对可能危害社会治安的重点人员落实</w:t>
      </w:r>
      <w:r>
        <w:rPr>
          <w:rFonts w:ascii="华文细黑" w:eastAsia="华文细黑" w:hAnsi="华文细黑" w:hint="eastAsia"/>
          <w:sz w:val="24"/>
          <w:szCs w:val="24"/>
        </w:rPr>
        <w:t>管控措施，掌握其现实表现、行动轨迹等情况。</w:t>
      </w:r>
    </w:p>
    <w:p w:rsidR="00882A98" w:rsidRPr="00F03864" w:rsidRDefault="00882A98" w:rsidP="00882A98">
      <w:pPr>
        <w:ind w:firstLineChars="200" w:firstLine="480"/>
        <w:rPr>
          <w:rFonts w:ascii="华文细黑" w:eastAsia="华文细黑" w:hAnsi="华文细黑"/>
          <w:sz w:val="24"/>
          <w:szCs w:val="24"/>
        </w:rPr>
      </w:pPr>
    </w:p>
    <w:p w:rsidR="00882A98" w:rsidRDefault="00882A98" w:rsidP="00882A98">
      <w:pPr>
        <w:rPr>
          <w:rFonts w:ascii="华文细黑" w:eastAsia="华文细黑" w:hAnsi="华文细黑"/>
          <w:sz w:val="24"/>
          <w:szCs w:val="24"/>
        </w:rPr>
      </w:pPr>
      <w:r>
        <w:rPr>
          <w:rFonts w:ascii="华文细黑" w:eastAsia="华文细黑" w:hAnsi="华文细黑" w:hint="eastAsia"/>
          <w:noProof/>
          <w:sz w:val="24"/>
          <w:szCs w:val="24"/>
        </w:rPr>
        <w:lastRenderedPageBreak/>
        <w:drawing>
          <wp:inline distT="0" distB="0" distL="0" distR="0" wp14:anchorId="14DF244B" wp14:editId="4F801701">
            <wp:extent cx="5274310" cy="44240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社数据源.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882F22" w:rsidRDefault="00882F22" w:rsidP="00882F22">
      <w:pPr>
        <w:pStyle w:val="3"/>
      </w:pPr>
      <w:bookmarkStart w:id="824" w:name="_Toc485218379"/>
      <w:r>
        <w:t>数据清单目录</w:t>
      </w:r>
      <w:bookmarkEnd w:id="824"/>
    </w:p>
    <w:p w:rsidR="00882F22" w:rsidRPr="00882F22" w:rsidRDefault="00882F22" w:rsidP="00882F22">
      <w:pPr>
        <w:widowControl/>
        <w:jc w:val="left"/>
      </w:pPr>
      <w:r>
        <w:br w:type="page"/>
      </w:r>
    </w:p>
    <w:tbl>
      <w:tblPr>
        <w:tblpPr w:leftFromText="180" w:rightFromText="180" w:vertAnchor="text" w:horzAnchor="margin" w:tblpXSpec="center" w:tblpY="-1093"/>
        <w:tblW w:w="10602" w:type="dxa"/>
        <w:tblLook w:val="04A0" w:firstRow="1" w:lastRow="0" w:firstColumn="1" w:lastColumn="0" w:noHBand="0" w:noVBand="1"/>
      </w:tblPr>
      <w:tblGrid>
        <w:gridCol w:w="732"/>
        <w:gridCol w:w="1119"/>
        <w:gridCol w:w="1412"/>
        <w:gridCol w:w="1982"/>
        <w:gridCol w:w="1134"/>
        <w:gridCol w:w="1202"/>
        <w:gridCol w:w="3021"/>
      </w:tblGrid>
      <w:tr w:rsidR="00882F22" w:rsidRPr="00FD5F6B" w:rsidTr="0058009E">
        <w:trPr>
          <w:trHeight w:val="666"/>
        </w:trPr>
        <w:tc>
          <w:tcPr>
            <w:tcW w:w="10602" w:type="dxa"/>
            <w:gridSpan w:val="7"/>
            <w:tcBorders>
              <w:top w:val="nil"/>
              <w:left w:val="nil"/>
              <w:bottom w:val="single" w:sz="4" w:space="0" w:color="auto"/>
              <w:right w:val="nil"/>
            </w:tcBorders>
            <w:shd w:val="clear" w:color="auto" w:fill="auto"/>
            <w:noWrap/>
            <w:vAlign w:val="center"/>
            <w:hideMark/>
          </w:tcPr>
          <w:p w:rsidR="00882F22" w:rsidRDefault="00882F22" w:rsidP="0058009E">
            <w:pPr>
              <w:widowControl/>
              <w:jc w:val="left"/>
              <w:rPr>
                <w:rFonts w:ascii="华文细黑" w:eastAsia="华文细黑" w:hAnsi="华文细黑" w:cs="宋体"/>
                <w:b/>
                <w:color w:val="000000" w:themeColor="text1"/>
                <w:kern w:val="0"/>
                <w:sz w:val="28"/>
                <w:szCs w:val="28"/>
              </w:rPr>
            </w:pPr>
          </w:p>
          <w:p w:rsidR="00947754" w:rsidRPr="00FD5F6B" w:rsidRDefault="00947754" w:rsidP="0058009E">
            <w:pPr>
              <w:widowControl/>
              <w:jc w:val="left"/>
              <w:rPr>
                <w:rFonts w:ascii="华文细黑" w:eastAsia="华文细黑" w:hAnsi="华文细黑" w:cs="宋体"/>
                <w:b/>
                <w:color w:val="000000" w:themeColor="text1"/>
                <w:kern w:val="0"/>
                <w:sz w:val="28"/>
                <w:szCs w:val="28"/>
              </w:rPr>
            </w:pPr>
          </w:p>
        </w:tc>
      </w:tr>
      <w:tr w:rsidR="00882F22" w:rsidRPr="00FD5F6B" w:rsidTr="00825572">
        <w:trPr>
          <w:trHeight w:val="666"/>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序号</w:t>
            </w:r>
          </w:p>
        </w:tc>
        <w:tc>
          <w:tcPr>
            <w:tcW w:w="1119"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数据分类</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数据项</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数据结构</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来源</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数据共享方式（在线/离线）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补充采集</w:t>
            </w: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1</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基本信息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常住人口</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姓名</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性别</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籍贯</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年龄</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婚姻状况</w:t>
            </w:r>
            <w:r w:rsidRPr="00FD5F6B">
              <w:rPr>
                <w:rFonts w:ascii="华文细黑" w:eastAsia="华文细黑" w:hAnsi="华文细黑" w:cs="宋体" w:hint="eastAsia"/>
                <w:color w:val="000000"/>
                <w:kern w:val="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职业类别、学历、技能、婚姻等</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居住人口</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职业类别、学历、技能、婚姻等</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三</w:t>
            </w:r>
            <w:proofErr w:type="gramStart"/>
            <w:r w:rsidRPr="00FD5F6B">
              <w:rPr>
                <w:rFonts w:ascii="华文细黑" w:eastAsia="华文细黑" w:hAnsi="华文细黑" w:cs="宋体" w:hint="eastAsia"/>
                <w:color w:val="000000"/>
                <w:kern w:val="0"/>
                <w:sz w:val="18"/>
                <w:szCs w:val="18"/>
              </w:rPr>
              <w:t>实人口</w:t>
            </w:r>
            <w:proofErr w:type="gramEnd"/>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职业类别、学历、技能、婚姻等</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公积金信息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单位名称</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缴存状态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最近缴存日期</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社保局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民政婚姻信息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市民卡信息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市民卡卡号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卡状态</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市民中心</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消费流水、就医购药记录</w:t>
            </w:r>
          </w:p>
        </w:tc>
      </w:tr>
      <w:tr w:rsidR="00882F22" w:rsidRPr="00FD5F6B" w:rsidTr="00825572">
        <w:trPr>
          <w:trHeight w:val="666"/>
        </w:trPr>
        <w:tc>
          <w:tcPr>
            <w:tcW w:w="732" w:type="dxa"/>
            <w:tcBorders>
              <w:left w:val="single" w:sz="4" w:space="0" w:color="auto"/>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tcBorders>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社保信息</w:t>
            </w:r>
          </w:p>
        </w:tc>
        <w:tc>
          <w:tcPr>
            <w:tcW w:w="1982" w:type="dxa"/>
            <w:tcBorders>
              <w:top w:val="nil"/>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工作单位名称</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参保日期</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参保状态</w:t>
            </w:r>
          </w:p>
        </w:tc>
        <w:tc>
          <w:tcPr>
            <w:tcW w:w="1134" w:type="dxa"/>
            <w:tcBorders>
              <w:top w:val="nil"/>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社保局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2</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居住信息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常住人口</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出租房出租人和承租人采集登记</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居住人口</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出租房出租人和承租人采集登记</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出租房东登记</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分局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出租房备案信息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房屋产权</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房屋地址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是否有房</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分局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highlight w:val="yellow"/>
              </w:rPr>
              <w:t>待采集</w:t>
            </w: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3</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出行信息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铁路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民航</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客运</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客运数据萧山客运中心</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机动车</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民族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有效标志</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户籍地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分局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4</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购物平台信息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支付方式、</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支付账户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购物平台</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购物平台</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银行卡消费</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银行卡号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消费门店地址、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各大银行</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消费金额、消费内容、消费门店地址、消费时间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市民卡消费</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市民卡号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25572"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消费门店地址、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市民中心</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消费金额、消费内容、消费门店地址、消费时间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信用卡消费</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信用卡号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消费门店地址、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信用卡中心</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消费金额、消费内容、消费门店地址、消费时间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支付</w:t>
            </w:r>
            <w:proofErr w:type="gramStart"/>
            <w:r w:rsidRPr="00FD5F6B">
              <w:rPr>
                <w:rFonts w:ascii="华文细黑" w:eastAsia="华文细黑" w:hAnsi="华文细黑" w:cs="宋体" w:hint="eastAsia"/>
                <w:color w:val="000000"/>
                <w:kern w:val="0"/>
                <w:sz w:val="18"/>
                <w:szCs w:val="18"/>
              </w:rPr>
              <w:t>宝消费</w:t>
            </w:r>
            <w:proofErr w:type="gramEnd"/>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支付宝账号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消费内容、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消费门店地址、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支付宝</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消费金额、消费内容、消费门店地址、消费时间</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物流信息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物品名称、</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物流单号、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寄件人身份证号、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寄件人联系电话</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收件人联系电话</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寄件人地址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收件人地址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各大物流公司</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物品类型、物流路径，买卖双方详细信息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快递信息</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寄件人身份证号、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寄件人联系电话</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收件人联系电话</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快递单号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寄件人地址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收件人地址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物品名称</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寄件时间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收件时间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购物平台及快递公司</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寄、</w:t>
            </w:r>
            <w:proofErr w:type="gramStart"/>
            <w:r w:rsidRPr="00FD5F6B">
              <w:rPr>
                <w:rFonts w:ascii="华文细黑" w:eastAsia="华文细黑" w:hAnsi="华文细黑" w:cs="宋体" w:hint="eastAsia"/>
                <w:color w:val="000000"/>
                <w:kern w:val="0"/>
                <w:sz w:val="18"/>
                <w:szCs w:val="18"/>
              </w:rPr>
              <w:t>收人员</w:t>
            </w:r>
            <w:proofErr w:type="gramEnd"/>
            <w:r w:rsidRPr="00FD5F6B">
              <w:rPr>
                <w:rFonts w:ascii="华文细黑" w:eastAsia="华文细黑" w:hAnsi="华文细黑" w:cs="宋体" w:hint="eastAsia"/>
                <w:color w:val="000000"/>
                <w:kern w:val="0"/>
                <w:sz w:val="18"/>
                <w:szCs w:val="18"/>
              </w:rPr>
              <w:t>详细基本信息，货源地和收货地址、物品类型</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5</w:t>
            </w: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活动信息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p w:rsidR="00882F22" w:rsidRPr="00FD5F6B" w:rsidRDefault="00882F22" w:rsidP="0058009E">
            <w:pPr>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 xml:space="preserve">　</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公交</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公交卡号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刷卡时间</w:t>
            </w:r>
            <w:r w:rsidRPr="00FD5F6B">
              <w:rPr>
                <w:rFonts w:ascii="华文细黑" w:eastAsia="华文细黑" w:hAnsi="华文细黑" w:cs="宋体" w:hint="eastAsia"/>
                <w:color w:val="000000"/>
                <w:kern w:val="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地铁</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进站时间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出站时间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出发站名、</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出站站名</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进站、出站站口信息（大量单程散客数据采集归集）</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共享单车</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使用人身份证号、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使用人手机号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使用人银行卡号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使用人支付宝账</w:t>
            </w:r>
            <w:r w:rsidRPr="00FD5F6B">
              <w:rPr>
                <w:rFonts w:ascii="华文细黑" w:eastAsia="华文细黑" w:hAnsi="华文细黑" w:cs="宋体" w:hint="eastAsia"/>
                <w:color w:val="000000"/>
                <w:kern w:val="0"/>
                <w:sz w:val="18"/>
                <w:szCs w:val="18"/>
              </w:rPr>
              <w:t>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开始时间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开始地点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结束时间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租赁结束地点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消费金额</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共享单车平台</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GPS定位信息，使用人信息，使用人使用期间轨迹</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公共自行车</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使用人身份证号、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租车时间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lastRenderedPageBreak/>
              <w:t>租车服务点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还车时间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还车服务点</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lastRenderedPageBreak/>
              <w:t>公交集团</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使用人信息，起始结束服务店信息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rPr>
              <w:t>网约车</w:t>
            </w:r>
            <w:proofErr w:type="gramEnd"/>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车辆车牌号、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网约人身份证、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网约人电话号码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司机身份证号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司机电话号码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网约人上车时间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网约人上车地点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网约人下车时间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网约人下车地点</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网约人消费金额</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网约平台</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rPr>
              <w:t>网约车归属</w:t>
            </w:r>
            <w:proofErr w:type="gramEnd"/>
            <w:r w:rsidRPr="00FD5F6B">
              <w:rPr>
                <w:rFonts w:ascii="华文细黑" w:eastAsia="华文细黑" w:hAnsi="华文细黑" w:cs="宋体" w:hint="eastAsia"/>
                <w:color w:val="000000"/>
                <w:kern w:val="0"/>
                <w:sz w:val="18"/>
                <w:szCs w:val="18"/>
              </w:rPr>
              <w:t>、车辆信息、网约人信息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家用小轿车</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车辆归属人身份证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驾驶人身份证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驾驶人驾驶证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车辆行驶证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车牌号码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车牌品牌、</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车辆型号</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分局卡口</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WIFI轨迹等</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基站信息、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经纬度、</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上网记录、</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终端</w:t>
            </w:r>
            <w:r w:rsidRPr="00FD5F6B">
              <w:rPr>
                <w:rFonts w:ascii="华文细黑" w:eastAsia="华文细黑" w:hAnsi="华文细黑" w:cs="宋体" w:hint="eastAsia"/>
                <w:color w:val="000000"/>
                <w:kern w:val="0"/>
                <w:sz w:val="18"/>
                <w:szCs w:val="18"/>
              </w:rPr>
              <w:t>IP、</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终端mac地址</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rPr>
              <w:t>网警</w:t>
            </w:r>
            <w:proofErr w:type="gramEnd"/>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在线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基站信息、经纬度、上网记录</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网吧记录</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IP地址，</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网吧名称</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网吧地址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上网人身份证号码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上线时间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下线时间</w:t>
            </w:r>
          </w:p>
          <w:p w:rsidR="00882F22" w:rsidRPr="00FD5F6B" w:rsidRDefault="00882F22" w:rsidP="0058009E">
            <w:pPr>
              <w:widowControl/>
              <w:jc w:val="left"/>
              <w:rPr>
                <w:rFonts w:ascii="华文细黑" w:eastAsia="华文细黑" w:hAnsi="华文细黑" w:cs="宋体"/>
                <w:color w:val="000000"/>
                <w:kern w:val="0"/>
                <w:sz w:val="18"/>
                <w:szCs w:val="18"/>
              </w:rPr>
            </w:pP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IP地址</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住宿记录</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旅馆名称</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旅馆地址</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入住时间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离店时间</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入住房号</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市云</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同住人员信息</w:t>
            </w:r>
          </w:p>
        </w:tc>
      </w:tr>
      <w:tr w:rsidR="00882F22" w:rsidRPr="00FD5F6B" w:rsidTr="00825572">
        <w:trPr>
          <w:trHeight w:val="666"/>
        </w:trPr>
        <w:tc>
          <w:tcPr>
            <w:tcW w:w="732" w:type="dxa"/>
            <w:vMerge w:val="restart"/>
            <w:tcBorders>
              <w:top w:val="nil"/>
              <w:left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p w:rsidR="00882F22" w:rsidRPr="00FD5F6B" w:rsidRDefault="00882F22" w:rsidP="00825572">
            <w:pPr>
              <w:widowControl/>
              <w:ind w:firstLineChars="100" w:firstLine="180"/>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6</w:t>
            </w:r>
          </w:p>
          <w:p w:rsidR="00882F22" w:rsidRPr="00FD5F6B" w:rsidRDefault="00882F22" w:rsidP="00825572">
            <w:pPr>
              <w:widowControl/>
              <w:jc w:val="left"/>
              <w:rPr>
                <w:rFonts w:ascii="华文细黑" w:eastAsia="华文细黑" w:hAnsi="华文细黑" w:cs="宋体"/>
                <w:color w:val="000000"/>
                <w:kern w:val="0"/>
                <w:sz w:val="18"/>
                <w:szCs w:val="18"/>
              </w:rPr>
            </w:pPr>
          </w:p>
        </w:tc>
        <w:tc>
          <w:tcPr>
            <w:tcW w:w="1119" w:type="dxa"/>
            <w:vMerge w:val="restart"/>
            <w:tcBorders>
              <w:top w:val="nil"/>
              <w:left w:val="nil"/>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社交信息</w:t>
            </w:r>
          </w:p>
          <w:p w:rsidR="00882F22" w:rsidRPr="00FD5F6B" w:rsidRDefault="00882F22" w:rsidP="00825572">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重点人员通讯录</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机主手机号码</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机主身份证号、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机主通讯录信息</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机主通信话单</w:t>
            </w:r>
            <w:r w:rsidRPr="00FD5F6B">
              <w:rPr>
                <w:rFonts w:ascii="华文细黑" w:eastAsia="华文细黑" w:hAnsi="华文细黑" w:cs="宋体" w:hint="eastAsia"/>
                <w:color w:val="000000"/>
                <w:kern w:val="0"/>
                <w:sz w:val="18"/>
                <w:szCs w:val="18"/>
              </w:rPr>
              <w:t>记录、</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机主短信收发记录</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运营公司</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前科人员</w:t>
            </w:r>
            <w:r w:rsidRPr="00FD5F6B">
              <w:rPr>
                <w:rFonts w:ascii="华文细黑" w:eastAsia="华文细黑" w:hAnsi="华文细黑" w:cs="宋体" w:hint="eastAsia"/>
                <w:color w:val="000000"/>
                <w:kern w:val="0"/>
                <w:sz w:val="18"/>
                <w:szCs w:val="18"/>
              </w:rPr>
              <w:t>、</w:t>
            </w:r>
            <w:r w:rsidRPr="00FD5F6B">
              <w:rPr>
                <w:rFonts w:ascii="华文细黑" w:eastAsia="华文细黑" w:hAnsi="华文细黑" w:cs="宋体"/>
                <w:color w:val="000000"/>
                <w:kern w:val="0"/>
                <w:sz w:val="18"/>
                <w:szCs w:val="18"/>
              </w:rPr>
              <w:t>敏感词汇</w:t>
            </w:r>
            <w:r w:rsidRPr="00FD5F6B">
              <w:rPr>
                <w:rFonts w:ascii="华文细黑" w:eastAsia="华文细黑" w:hAnsi="华文细黑" w:cs="宋体" w:hint="eastAsia"/>
                <w:color w:val="000000"/>
                <w:kern w:val="0"/>
                <w:sz w:val="18"/>
                <w:szCs w:val="18"/>
              </w:rPr>
              <w:t>、</w:t>
            </w:r>
            <w:r w:rsidRPr="00FD5F6B">
              <w:rPr>
                <w:rFonts w:ascii="华文细黑" w:eastAsia="华文细黑" w:hAnsi="华文细黑" w:cs="宋体"/>
                <w:color w:val="000000"/>
                <w:kern w:val="0"/>
                <w:sz w:val="18"/>
                <w:szCs w:val="18"/>
              </w:rPr>
              <w:t>短信</w:t>
            </w:r>
            <w:r w:rsidRPr="00FD5F6B">
              <w:rPr>
                <w:rFonts w:ascii="华文细黑" w:eastAsia="华文细黑" w:hAnsi="华文细黑" w:cs="宋体" w:hint="eastAsia"/>
                <w:color w:val="000000"/>
                <w:kern w:val="0"/>
                <w:sz w:val="18"/>
                <w:szCs w:val="18"/>
              </w:rPr>
              <w:t>、</w:t>
            </w:r>
            <w:r w:rsidRPr="00FD5F6B">
              <w:rPr>
                <w:rFonts w:ascii="华文细黑" w:eastAsia="华文细黑" w:hAnsi="华文细黑" w:cs="宋体"/>
                <w:color w:val="000000"/>
                <w:kern w:val="0"/>
                <w:sz w:val="18"/>
                <w:szCs w:val="18"/>
              </w:rPr>
              <w:t>电话记录</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QQ朋友圈</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QQ账号</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QQ好友信息、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QQ群</w:t>
            </w:r>
            <w:r w:rsidRPr="00FD5F6B">
              <w:rPr>
                <w:rFonts w:ascii="华文细黑" w:eastAsia="华文细黑" w:hAnsi="华文细黑" w:cs="宋体" w:hint="eastAsia"/>
                <w:color w:val="000000"/>
                <w:kern w:val="0"/>
                <w:sz w:val="18"/>
                <w:szCs w:val="18"/>
              </w:rPr>
              <w:t>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QQ聊天记录</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QQ转账记录</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rPr>
              <w:t>腾讯</w:t>
            </w:r>
            <w:proofErr w:type="gramEnd"/>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转账记录、聊天记录、敏感词汇</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119" w:type="dxa"/>
            <w:vMerge/>
            <w:tcBorders>
              <w:left w:val="nil"/>
              <w:right w:val="single" w:sz="4" w:space="0" w:color="auto"/>
            </w:tcBorders>
            <w:shd w:val="clear" w:color="auto" w:fill="auto"/>
            <w:noWrap/>
            <w:vAlign w:val="center"/>
            <w:hideMark/>
          </w:tcPr>
          <w:p w:rsidR="00882F22" w:rsidRPr="00FD5F6B" w:rsidRDefault="00882F22" w:rsidP="0058009E">
            <w:pPr>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rPr>
              <w:t>微信朋友</w:t>
            </w:r>
            <w:proofErr w:type="gramEnd"/>
            <w:r w:rsidRPr="00FD5F6B">
              <w:rPr>
                <w:rFonts w:ascii="华文细黑" w:eastAsia="华文细黑" w:hAnsi="华文细黑" w:cs="宋体" w:hint="eastAsia"/>
                <w:color w:val="000000"/>
                <w:kern w:val="0"/>
                <w:sz w:val="18"/>
                <w:szCs w:val="18"/>
              </w:rPr>
              <w:t>圈</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color w:val="000000"/>
                <w:kern w:val="0"/>
                <w:sz w:val="18"/>
                <w:szCs w:val="18"/>
              </w:rPr>
              <w:t>微信账号</w:t>
            </w:r>
            <w:proofErr w:type="gramEnd"/>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rPr>
              <w:t>微信好友</w:t>
            </w:r>
            <w:proofErr w:type="gramEnd"/>
            <w:r w:rsidRPr="00FD5F6B">
              <w:rPr>
                <w:rFonts w:ascii="华文细黑" w:eastAsia="华文细黑" w:hAnsi="华文细黑" w:cs="宋体" w:hint="eastAsia"/>
                <w:color w:val="000000"/>
                <w:kern w:val="0"/>
                <w:sz w:val="18"/>
                <w:szCs w:val="18"/>
              </w:rPr>
              <w:t>信息、</w:t>
            </w:r>
          </w:p>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color w:val="000000"/>
                <w:kern w:val="0"/>
                <w:sz w:val="18"/>
                <w:szCs w:val="18"/>
              </w:rPr>
              <w:t>微信群</w:t>
            </w:r>
            <w:proofErr w:type="gramEnd"/>
            <w:r w:rsidRPr="00FD5F6B">
              <w:rPr>
                <w:rFonts w:ascii="华文细黑" w:eastAsia="华文细黑" w:hAnsi="华文细黑" w:cs="宋体" w:hint="eastAsia"/>
                <w:color w:val="000000"/>
                <w:kern w:val="0"/>
                <w:sz w:val="18"/>
                <w:szCs w:val="18"/>
              </w:rPr>
              <w:t>信息、</w:t>
            </w:r>
          </w:p>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color w:val="000000"/>
                <w:kern w:val="0"/>
                <w:sz w:val="18"/>
                <w:szCs w:val="18"/>
              </w:rPr>
              <w:t>微信聊天</w:t>
            </w:r>
            <w:proofErr w:type="gramEnd"/>
            <w:r w:rsidRPr="00FD5F6B">
              <w:rPr>
                <w:rFonts w:ascii="华文细黑" w:eastAsia="华文细黑" w:hAnsi="华文细黑" w:cs="宋体"/>
                <w:color w:val="000000"/>
                <w:kern w:val="0"/>
                <w:sz w:val="18"/>
                <w:szCs w:val="18"/>
              </w:rPr>
              <w:t>记录</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rPr>
              <w:t>微信转账</w:t>
            </w:r>
            <w:proofErr w:type="gramEnd"/>
            <w:r w:rsidRPr="00FD5F6B">
              <w:rPr>
                <w:rFonts w:ascii="华文细黑" w:eastAsia="华文细黑" w:hAnsi="华文细黑" w:cs="宋体" w:hint="eastAsia"/>
                <w:color w:val="000000"/>
                <w:kern w:val="0"/>
                <w:sz w:val="18"/>
                <w:szCs w:val="18"/>
              </w:rPr>
              <w:t>记录</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rPr>
              <w:t>腾讯</w:t>
            </w:r>
            <w:proofErr w:type="gramEnd"/>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转账记录、聊天记录、敏感词汇</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vMerge/>
            <w:tcBorders>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119" w:type="dxa"/>
            <w:vMerge/>
            <w:tcBorders>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rPr>
              <w:t>陌陌</w:t>
            </w:r>
            <w:proofErr w:type="gramEnd"/>
            <w:r w:rsidRPr="00FD5F6B">
              <w:rPr>
                <w:rFonts w:ascii="华文细黑" w:eastAsia="华文细黑" w:hAnsi="华文细黑" w:cs="宋体" w:hint="eastAsia"/>
                <w:color w:val="000000"/>
                <w:kern w:val="0"/>
                <w:sz w:val="18"/>
                <w:szCs w:val="18"/>
              </w:rPr>
              <w:t>、钉钉朋友圈</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账号信息</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好友信息、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群</w:t>
            </w:r>
            <w:r w:rsidRPr="00FD5F6B">
              <w:rPr>
                <w:rFonts w:ascii="华文细黑" w:eastAsia="华文细黑" w:hAnsi="华文细黑" w:cs="宋体" w:hint="eastAsia"/>
                <w:color w:val="000000"/>
                <w:kern w:val="0"/>
                <w:sz w:val="18"/>
                <w:szCs w:val="18"/>
              </w:rPr>
              <w:t>信息、</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聊天记录</w:t>
            </w:r>
            <w:r w:rsidRPr="00FD5F6B">
              <w:rPr>
                <w:rFonts w:ascii="华文细黑" w:eastAsia="华文细黑" w:hAnsi="华文细黑" w:cs="宋体" w:hint="eastAsia"/>
                <w:color w:val="000000"/>
                <w:kern w:val="0"/>
                <w:sz w:val="18"/>
                <w:szCs w:val="18"/>
              </w:rPr>
              <w:t>、</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转账记录</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社交软件平台</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转账记录、聊天记录、敏感词汇</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（待采集）</w:t>
            </w:r>
          </w:p>
        </w:tc>
      </w:tr>
      <w:tr w:rsidR="00882F22" w:rsidRPr="00FD5F6B" w:rsidTr="00825572">
        <w:trPr>
          <w:trHeight w:val="666"/>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882F22" w:rsidRPr="00FD5F6B" w:rsidRDefault="00882F22" w:rsidP="00825572">
            <w:pPr>
              <w:widowControl/>
              <w:ind w:firstLineChars="100" w:firstLine="180"/>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7</w:t>
            </w:r>
          </w:p>
        </w:tc>
        <w:tc>
          <w:tcPr>
            <w:tcW w:w="1119"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就医信息</w:t>
            </w:r>
          </w:p>
        </w:tc>
        <w:tc>
          <w:tcPr>
            <w:tcW w:w="141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center"/>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门诊记录</w:t>
            </w:r>
          </w:p>
        </w:tc>
        <w:tc>
          <w:tcPr>
            <w:tcW w:w="1982"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rPr>
              <w:t>身份证号码、</w:t>
            </w:r>
          </w:p>
          <w:p w:rsidR="00882F22" w:rsidRPr="00FD5F6B" w:rsidRDefault="00882F22" w:rsidP="0058009E">
            <w:pPr>
              <w:widowControl/>
              <w:jc w:val="left"/>
              <w:rPr>
                <w:rFonts w:ascii="华文细黑" w:eastAsia="华文细黑" w:hAnsi="华文细黑" w:cs="宋体"/>
                <w:color w:val="000000"/>
                <w:kern w:val="0"/>
                <w:sz w:val="18"/>
                <w:szCs w:val="18"/>
                <w:highlight w:val="yellow"/>
              </w:rPr>
            </w:pPr>
            <w:r w:rsidRPr="00FD5F6B">
              <w:rPr>
                <w:rFonts w:ascii="华文细黑" w:eastAsia="华文细黑" w:hAnsi="华文细黑" w:cs="宋体" w:hint="eastAsia"/>
                <w:color w:val="000000"/>
                <w:kern w:val="0"/>
                <w:sz w:val="18"/>
                <w:szCs w:val="18"/>
                <w:highlight w:val="yellow"/>
              </w:rPr>
              <w:t>外科门诊记录、</w:t>
            </w:r>
          </w:p>
          <w:p w:rsidR="00882F22" w:rsidRPr="00FD5F6B" w:rsidRDefault="00882F22" w:rsidP="0058009E">
            <w:pPr>
              <w:widowControl/>
              <w:jc w:val="left"/>
              <w:rPr>
                <w:rFonts w:ascii="华文细黑" w:eastAsia="华文细黑" w:hAnsi="华文细黑" w:cs="宋体"/>
                <w:color w:val="000000"/>
                <w:kern w:val="0"/>
                <w:sz w:val="18"/>
                <w:szCs w:val="18"/>
              </w:rPr>
            </w:pPr>
            <w:proofErr w:type="gramStart"/>
            <w:r w:rsidRPr="00FD5F6B">
              <w:rPr>
                <w:rFonts w:ascii="华文细黑" w:eastAsia="华文细黑" w:hAnsi="华文细黑" w:cs="宋体" w:hint="eastAsia"/>
                <w:color w:val="000000"/>
                <w:kern w:val="0"/>
                <w:sz w:val="18"/>
                <w:szCs w:val="18"/>
                <w:highlight w:val="yellow"/>
              </w:rPr>
              <w:t>医</w:t>
            </w:r>
            <w:proofErr w:type="gramEnd"/>
            <w:r w:rsidRPr="00FD5F6B">
              <w:rPr>
                <w:rFonts w:ascii="华文细黑" w:eastAsia="华文细黑" w:hAnsi="华文细黑" w:cs="宋体" w:hint="eastAsia"/>
                <w:color w:val="000000"/>
                <w:kern w:val="0"/>
                <w:sz w:val="18"/>
                <w:szCs w:val="18"/>
                <w:highlight w:val="yellow"/>
              </w:rPr>
              <w:t>保卡号、</w:t>
            </w:r>
          </w:p>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highlight w:val="yellow"/>
              </w:rPr>
              <w:t>就诊时间</w:t>
            </w:r>
          </w:p>
        </w:tc>
        <w:tc>
          <w:tcPr>
            <w:tcW w:w="1134"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医院管理系统</w:t>
            </w:r>
            <w:r w:rsidRPr="00FD5F6B">
              <w:rPr>
                <w:rFonts w:ascii="华文细黑" w:eastAsia="华文细黑" w:hAnsi="华文细黑" w:cs="宋体" w:hint="eastAsia"/>
                <w:color w:val="000000"/>
                <w:kern w:val="0"/>
                <w:sz w:val="18"/>
                <w:szCs w:val="18"/>
              </w:rPr>
              <w:t>、</w:t>
            </w:r>
            <w:r w:rsidRPr="00FD5F6B">
              <w:rPr>
                <w:rFonts w:ascii="华文细黑" w:eastAsia="华文细黑" w:hAnsi="华文细黑" w:cs="宋体"/>
                <w:color w:val="000000"/>
                <w:kern w:val="0"/>
                <w:sz w:val="18"/>
                <w:szCs w:val="18"/>
              </w:rPr>
              <w:t>社保局</w:t>
            </w:r>
          </w:p>
        </w:tc>
        <w:tc>
          <w:tcPr>
            <w:tcW w:w="1202" w:type="dxa"/>
            <w:tcBorders>
              <w:top w:val="nil"/>
              <w:left w:val="nil"/>
              <w:bottom w:val="single" w:sz="4" w:space="0" w:color="auto"/>
              <w:right w:val="single" w:sz="4" w:space="0" w:color="auto"/>
            </w:tcBorders>
            <w:shd w:val="clear" w:color="auto" w:fill="auto"/>
            <w:vAlign w:val="center"/>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color w:val="000000"/>
                <w:kern w:val="0"/>
                <w:sz w:val="18"/>
                <w:szCs w:val="18"/>
              </w:rPr>
              <w:t>定期离线</w:t>
            </w:r>
          </w:p>
        </w:tc>
        <w:tc>
          <w:tcPr>
            <w:tcW w:w="3021" w:type="dxa"/>
            <w:tcBorders>
              <w:top w:val="nil"/>
              <w:left w:val="nil"/>
              <w:bottom w:val="single" w:sz="4" w:space="0" w:color="auto"/>
              <w:right w:val="single" w:sz="4" w:space="0" w:color="auto"/>
            </w:tcBorders>
            <w:shd w:val="clear" w:color="auto" w:fill="auto"/>
            <w:noWrap/>
            <w:vAlign w:val="center"/>
            <w:hideMark/>
          </w:tcPr>
          <w:p w:rsidR="00882F22" w:rsidRPr="00FD5F6B" w:rsidRDefault="00882F22" w:rsidP="0058009E">
            <w:pPr>
              <w:widowControl/>
              <w:jc w:val="left"/>
              <w:rPr>
                <w:rFonts w:ascii="华文细黑" w:eastAsia="华文细黑" w:hAnsi="华文细黑" w:cs="宋体"/>
                <w:color w:val="000000"/>
                <w:kern w:val="0"/>
                <w:sz w:val="18"/>
                <w:szCs w:val="18"/>
              </w:rPr>
            </w:pPr>
            <w:r w:rsidRPr="00FD5F6B">
              <w:rPr>
                <w:rFonts w:ascii="华文细黑" w:eastAsia="华文细黑" w:hAnsi="华文细黑" w:cs="宋体" w:hint="eastAsia"/>
                <w:color w:val="000000"/>
                <w:kern w:val="0"/>
                <w:sz w:val="18"/>
                <w:szCs w:val="18"/>
                <w:highlight w:val="yellow"/>
              </w:rPr>
              <w:t>外科门诊记录、</w:t>
            </w:r>
            <w:proofErr w:type="gramStart"/>
            <w:r w:rsidRPr="00FD5F6B">
              <w:rPr>
                <w:rFonts w:ascii="华文细黑" w:eastAsia="华文细黑" w:hAnsi="华文细黑" w:cs="宋体" w:hint="eastAsia"/>
                <w:color w:val="000000"/>
                <w:kern w:val="0"/>
                <w:sz w:val="18"/>
                <w:szCs w:val="18"/>
                <w:highlight w:val="yellow"/>
              </w:rPr>
              <w:t>医</w:t>
            </w:r>
            <w:proofErr w:type="gramEnd"/>
            <w:r w:rsidRPr="00FD5F6B">
              <w:rPr>
                <w:rFonts w:ascii="华文细黑" w:eastAsia="华文细黑" w:hAnsi="华文细黑" w:cs="宋体" w:hint="eastAsia"/>
                <w:color w:val="000000"/>
                <w:kern w:val="0"/>
                <w:sz w:val="18"/>
                <w:szCs w:val="18"/>
                <w:highlight w:val="yellow"/>
              </w:rPr>
              <w:t>保就医明细</w:t>
            </w:r>
          </w:p>
        </w:tc>
      </w:tr>
    </w:tbl>
    <w:p w:rsidR="00882F22" w:rsidRPr="00882F22" w:rsidRDefault="00882F22" w:rsidP="00882F22"/>
    <w:p w:rsidR="00882A98" w:rsidRDefault="00882A98" w:rsidP="001B311E">
      <w:pPr>
        <w:pStyle w:val="3"/>
      </w:pPr>
      <w:bookmarkStart w:id="825" w:name="_Toc485218380"/>
      <w:r>
        <w:t>数据</w:t>
      </w:r>
      <w:r w:rsidR="001B311E">
        <w:rPr>
          <w:rFonts w:hint="eastAsia"/>
        </w:rPr>
        <w:t>采集方案详情</w:t>
      </w:r>
      <w:bookmarkEnd w:id="825"/>
    </w:p>
    <w:p w:rsidR="00882A98" w:rsidRPr="00C85263" w:rsidRDefault="00882A98" w:rsidP="001B311E">
      <w:pPr>
        <w:pStyle w:val="4"/>
      </w:pPr>
      <w:r>
        <w:t>基本信息</w:t>
      </w:r>
    </w:p>
    <w:p w:rsidR="00882A98" w:rsidRDefault="00882A98" w:rsidP="00882A98">
      <w:pPr>
        <w:rPr>
          <w:rFonts w:ascii="华文细黑" w:eastAsia="华文细黑" w:hAnsi="华文细黑"/>
          <w:sz w:val="24"/>
          <w:szCs w:val="24"/>
        </w:rPr>
      </w:pPr>
      <w:r w:rsidRPr="007B0498">
        <w:rPr>
          <w:rFonts w:ascii="华文细黑" w:eastAsia="华文细黑" w:hAnsi="华文细黑"/>
          <w:b/>
          <w:sz w:val="24"/>
          <w:szCs w:val="24"/>
        </w:rPr>
        <w:t>数据定义</w:t>
      </w:r>
      <w:r w:rsidRPr="00944190">
        <w:rPr>
          <w:rFonts w:ascii="华文细黑" w:eastAsia="华文细黑" w:hAnsi="华文细黑" w:hint="eastAsia"/>
          <w:sz w:val="24"/>
          <w:szCs w:val="24"/>
        </w:rPr>
        <w:t>：基本信息包括人员自身基本属性</w:t>
      </w:r>
      <w:r>
        <w:rPr>
          <w:rFonts w:ascii="华文细黑" w:eastAsia="华文细黑" w:hAnsi="华文细黑" w:hint="eastAsia"/>
          <w:sz w:val="24"/>
          <w:szCs w:val="24"/>
        </w:rPr>
        <w:t>，及其他社会活动</w:t>
      </w:r>
      <w:r w:rsidRPr="00944190">
        <w:rPr>
          <w:rFonts w:ascii="华文细黑" w:eastAsia="华文细黑" w:hAnsi="华文细黑" w:hint="eastAsia"/>
          <w:sz w:val="24"/>
          <w:szCs w:val="24"/>
        </w:rPr>
        <w:t>添加属性。</w:t>
      </w:r>
    </w:p>
    <w:p w:rsidR="00882A98" w:rsidRPr="00944190" w:rsidRDefault="00882A98" w:rsidP="00882A98">
      <w:pPr>
        <w:rPr>
          <w:rFonts w:ascii="华文细黑" w:eastAsia="华文细黑" w:hAnsi="华文细黑"/>
          <w:sz w:val="24"/>
          <w:szCs w:val="24"/>
        </w:rPr>
      </w:pPr>
      <w:r>
        <w:rPr>
          <w:rFonts w:ascii="华文细黑" w:eastAsia="华文细黑" w:hAnsi="华文细黑"/>
          <w:sz w:val="24"/>
          <w:szCs w:val="24"/>
        </w:rPr>
        <w:t>基本信息主要包括姓名</w:t>
      </w:r>
      <w:r>
        <w:rPr>
          <w:rFonts w:ascii="华文细黑" w:eastAsia="华文细黑" w:hAnsi="华文细黑" w:hint="eastAsia"/>
          <w:sz w:val="24"/>
          <w:szCs w:val="24"/>
        </w:rPr>
        <w:t>、</w:t>
      </w:r>
      <w:r>
        <w:rPr>
          <w:rFonts w:ascii="华文细黑" w:eastAsia="华文细黑" w:hAnsi="华文细黑"/>
          <w:sz w:val="24"/>
          <w:szCs w:val="24"/>
        </w:rPr>
        <w:t>年龄</w:t>
      </w:r>
      <w:r>
        <w:rPr>
          <w:rFonts w:ascii="华文细黑" w:eastAsia="华文细黑" w:hAnsi="华文细黑" w:hint="eastAsia"/>
          <w:sz w:val="24"/>
          <w:szCs w:val="24"/>
        </w:rPr>
        <w:t>、</w:t>
      </w:r>
      <w:r>
        <w:rPr>
          <w:rFonts w:ascii="华文细黑" w:eastAsia="华文细黑" w:hAnsi="华文细黑"/>
          <w:sz w:val="24"/>
          <w:szCs w:val="24"/>
        </w:rPr>
        <w:t>民族</w:t>
      </w:r>
      <w:r>
        <w:rPr>
          <w:rFonts w:ascii="华文细黑" w:eastAsia="华文细黑" w:hAnsi="华文细黑" w:hint="eastAsia"/>
          <w:sz w:val="24"/>
          <w:szCs w:val="24"/>
        </w:rPr>
        <w:t>、户籍地、</w:t>
      </w:r>
      <w:r>
        <w:rPr>
          <w:rFonts w:ascii="华文细黑" w:eastAsia="华文细黑" w:hAnsi="华文细黑"/>
          <w:sz w:val="24"/>
          <w:szCs w:val="24"/>
        </w:rPr>
        <w:t>性别</w:t>
      </w:r>
      <w:r>
        <w:rPr>
          <w:rFonts w:ascii="华文细黑" w:eastAsia="华文细黑" w:hAnsi="华文细黑" w:hint="eastAsia"/>
          <w:sz w:val="24"/>
          <w:szCs w:val="24"/>
        </w:rPr>
        <w:t>、</w:t>
      </w:r>
      <w:r>
        <w:rPr>
          <w:rFonts w:ascii="华文细黑" w:eastAsia="华文细黑" w:hAnsi="华文细黑"/>
          <w:sz w:val="24"/>
          <w:szCs w:val="24"/>
        </w:rPr>
        <w:t>婚姻状况</w:t>
      </w:r>
      <w:r>
        <w:rPr>
          <w:rFonts w:ascii="华文细黑" w:eastAsia="华文细黑" w:hAnsi="华文细黑" w:hint="eastAsia"/>
          <w:sz w:val="24"/>
          <w:szCs w:val="24"/>
        </w:rPr>
        <w:t>、</w:t>
      </w:r>
      <w:r>
        <w:rPr>
          <w:rFonts w:ascii="华文细黑" w:eastAsia="华文细黑" w:hAnsi="华文细黑"/>
          <w:sz w:val="24"/>
          <w:szCs w:val="24"/>
        </w:rPr>
        <w:t>学历</w:t>
      </w:r>
      <w:r>
        <w:rPr>
          <w:rFonts w:ascii="华文细黑" w:eastAsia="华文细黑" w:hAnsi="华文细黑" w:hint="eastAsia"/>
          <w:sz w:val="24"/>
          <w:szCs w:val="24"/>
        </w:rPr>
        <w:t>、</w:t>
      </w:r>
      <w:r>
        <w:rPr>
          <w:rFonts w:ascii="华文细黑" w:eastAsia="华文细黑" w:hAnsi="华文细黑"/>
          <w:sz w:val="24"/>
          <w:szCs w:val="24"/>
        </w:rPr>
        <w:t>工作</w:t>
      </w:r>
      <w:r>
        <w:rPr>
          <w:rFonts w:ascii="华文细黑" w:eastAsia="华文细黑" w:hAnsi="华文细黑" w:hint="eastAsia"/>
          <w:sz w:val="24"/>
          <w:szCs w:val="24"/>
        </w:rPr>
        <w:t>、</w:t>
      </w:r>
      <w:r>
        <w:rPr>
          <w:rFonts w:ascii="华文细黑" w:eastAsia="华文细黑" w:hAnsi="华文细黑"/>
          <w:sz w:val="24"/>
          <w:szCs w:val="24"/>
        </w:rPr>
        <w:t>现居地址</w:t>
      </w:r>
      <w:r>
        <w:rPr>
          <w:rFonts w:ascii="华文细黑" w:eastAsia="华文细黑" w:hAnsi="华文细黑" w:hint="eastAsia"/>
          <w:sz w:val="24"/>
          <w:szCs w:val="24"/>
        </w:rPr>
        <w:t>、单位地址、</w:t>
      </w:r>
      <w:r>
        <w:rPr>
          <w:rFonts w:ascii="华文细黑" w:eastAsia="华文细黑" w:hAnsi="华文细黑"/>
          <w:sz w:val="24"/>
          <w:szCs w:val="24"/>
        </w:rPr>
        <w:t>社保公积金缴纳信息</w:t>
      </w:r>
      <w:r>
        <w:rPr>
          <w:rFonts w:ascii="华文细黑" w:eastAsia="华文细黑" w:hAnsi="华文细黑" w:hint="eastAsia"/>
          <w:sz w:val="24"/>
          <w:szCs w:val="24"/>
        </w:rPr>
        <w:t>、</w:t>
      </w:r>
      <w:r>
        <w:rPr>
          <w:rFonts w:ascii="华文细黑" w:eastAsia="华文细黑" w:hAnsi="华文细黑"/>
          <w:sz w:val="24"/>
          <w:szCs w:val="24"/>
        </w:rPr>
        <w:t>市民卡办理情况</w:t>
      </w:r>
      <w:r>
        <w:rPr>
          <w:rFonts w:ascii="华文细黑" w:eastAsia="华文细黑" w:hAnsi="华文细黑" w:hint="eastAsia"/>
          <w:sz w:val="24"/>
          <w:szCs w:val="24"/>
        </w:rPr>
        <w:t>。</w:t>
      </w:r>
    </w:p>
    <w:p w:rsidR="00882A98" w:rsidRDefault="00882A98" w:rsidP="00882A98">
      <w:pPr>
        <w:rPr>
          <w:rFonts w:ascii="华文细黑" w:eastAsia="华文细黑" w:hAnsi="华文细黑"/>
          <w:sz w:val="24"/>
          <w:szCs w:val="24"/>
        </w:rPr>
      </w:pPr>
      <w:r w:rsidRPr="007B0498">
        <w:rPr>
          <w:rFonts w:ascii="华文细黑" w:eastAsia="华文细黑" w:hAnsi="华文细黑"/>
          <w:b/>
          <w:sz w:val="24"/>
          <w:szCs w:val="24"/>
        </w:rPr>
        <w:t>数据来源</w:t>
      </w:r>
      <w:r w:rsidRPr="007B0498">
        <w:rPr>
          <w:rFonts w:ascii="华文细黑" w:eastAsia="华文细黑" w:hAnsi="华文细黑" w:hint="eastAsia"/>
          <w:b/>
          <w:sz w:val="24"/>
          <w:szCs w:val="24"/>
        </w:rPr>
        <w:t>：</w:t>
      </w:r>
      <w:r>
        <w:rPr>
          <w:rFonts w:ascii="华文细黑" w:eastAsia="华文细黑" w:hAnsi="华文细黑" w:hint="eastAsia"/>
          <w:sz w:val="24"/>
          <w:szCs w:val="24"/>
        </w:rPr>
        <w:t>常住人口、流动人口信息登记表、社保/公积金缴纳信息、民政婚姻登记，市民卡等信息。</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Default="00882A98" w:rsidP="009C6169">
      <w:pPr>
        <w:pStyle w:val="af3"/>
        <w:numPr>
          <w:ilvl w:val="0"/>
          <w:numId w:val="28"/>
        </w:numPr>
        <w:ind w:firstLineChars="0"/>
        <w:rPr>
          <w:rFonts w:ascii="华文细黑" w:eastAsia="华文细黑" w:hAnsi="华文细黑"/>
          <w:color w:val="000000" w:themeColor="text1"/>
          <w:sz w:val="24"/>
          <w:szCs w:val="24"/>
        </w:rPr>
      </w:pPr>
      <w:r w:rsidRPr="00CA10F6">
        <w:rPr>
          <w:rFonts w:ascii="华文细黑" w:eastAsia="华文细黑" w:hAnsi="华文细黑" w:hint="eastAsia"/>
          <w:color w:val="000000" w:themeColor="text1"/>
          <w:sz w:val="24"/>
          <w:szCs w:val="24"/>
        </w:rPr>
        <w:t>直接利用市局信息资源服务平台中的常住</w:t>
      </w:r>
      <w:r>
        <w:rPr>
          <w:rFonts w:ascii="华文细黑" w:eastAsia="华文细黑" w:hAnsi="华文细黑" w:hint="eastAsia"/>
          <w:color w:val="000000" w:themeColor="text1"/>
          <w:sz w:val="24"/>
          <w:szCs w:val="24"/>
        </w:rPr>
        <w:t>人口、</w:t>
      </w:r>
      <w:r w:rsidRPr="00CA10F6">
        <w:rPr>
          <w:rFonts w:ascii="华文细黑" w:eastAsia="华文细黑" w:hAnsi="华文细黑" w:hint="eastAsia"/>
          <w:color w:val="000000" w:themeColor="text1"/>
          <w:sz w:val="24"/>
          <w:szCs w:val="24"/>
        </w:rPr>
        <w:t>居住</w:t>
      </w:r>
      <w:r>
        <w:rPr>
          <w:rFonts w:ascii="华文细黑" w:eastAsia="华文细黑" w:hAnsi="华文细黑" w:hint="eastAsia"/>
          <w:color w:val="000000" w:themeColor="text1"/>
          <w:sz w:val="24"/>
          <w:szCs w:val="24"/>
        </w:rPr>
        <w:t>人口、</w:t>
      </w:r>
      <w:r w:rsidRPr="00CA10F6">
        <w:rPr>
          <w:rFonts w:ascii="华文细黑" w:eastAsia="华文细黑" w:hAnsi="华文细黑" w:hint="eastAsia"/>
          <w:color w:val="000000" w:themeColor="text1"/>
          <w:sz w:val="24"/>
          <w:szCs w:val="24"/>
        </w:rPr>
        <w:t>三实人口、</w:t>
      </w:r>
      <w:r>
        <w:rPr>
          <w:rFonts w:ascii="华文细黑" w:eastAsia="华文细黑" w:hAnsi="华文细黑" w:hint="eastAsia"/>
          <w:color w:val="000000" w:themeColor="text1"/>
          <w:sz w:val="24"/>
          <w:szCs w:val="24"/>
        </w:rPr>
        <w:lastRenderedPageBreak/>
        <w:t>民政</w:t>
      </w:r>
      <w:r w:rsidRPr="00CA10F6">
        <w:rPr>
          <w:rFonts w:ascii="华文细黑" w:eastAsia="华文细黑" w:hAnsi="华文细黑" w:hint="eastAsia"/>
          <w:color w:val="000000" w:themeColor="text1"/>
          <w:sz w:val="24"/>
          <w:szCs w:val="24"/>
        </w:rPr>
        <w:t>婚姻登记、社保缴纳</w:t>
      </w:r>
      <w:r>
        <w:rPr>
          <w:rFonts w:ascii="华文细黑" w:eastAsia="华文细黑" w:hAnsi="华文细黑" w:hint="eastAsia"/>
          <w:color w:val="000000" w:themeColor="text1"/>
          <w:sz w:val="24"/>
          <w:szCs w:val="24"/>
        </w:rPr>
        <w:t>、公积金缴纳、市民卡登记</w:t>
      </w:r>
      <w:r w:rsidRPr="00CA10F6">
        <w:rPr>
          <w:rFonts w:ascii="华文细黑" w:eastAsia="华文细黑" w:hAnsi="华文细黑" w:hint="eastAsia"/>
          <w:color w:val="000000" w:themeColor="text1"/>
          <w:sz w:val="24"/>
          <w:szCs w:val="24"/>
        </w:rPr>
        <w:t>等数据</w:t>
      </w:r>
    </w:p>
    <w:p w:rsidR="00882A98" w:rsidRPr="00CA10F6" w:rsidRDefault="00882A98" w:rsidP="009C6169">
      <w:pPr>
        <w:pStyle w:val="af3"/>
        <w:numPr>
          <w:ilvl w:val="0"/>
          <w:numId w:val="28"/>
        </w:numPr>
        <w:ind w:firstLineChars="0"/>
        <w:rPr>
          <w:rFonts w:ascii="华文细黑" w:eastAsia="华文细黑" w:hAnsi="华文细黑"/>
          <w:color w:val="000000" w:themeColor="text1"/>
          <w:sz w:val="24"/>
          <w:szCs w:val="24"/>
        </w:rPr>
      </w:pPr>
      <w:r>
        <w:rPr>
          <w:rFonts w:ascii="华文细黑" w:eastAsia="华文细黑" w:hAnsi="华文细黑" w:hint="eastAsia"/>
          <w:color w:val="000000" w:themeColor="text1"/>
          <w:sz w:val="24"/>
          <w:szCs w:val="24"/>
        </w:rPr>
        <w:t>居住人口和实有人口信息中的部分关键信息需要通过完善采集方式进行数据标准化，如</w:t>
      </w:r>
      <w:r>
        <w:rPr>
          <w:rFonts w:ascii="华文细黑" w:eastAsia="华文细黑" w:hAnsi="华文细黑" w:hint="eastAsia"/>
          <w:sz w:val="24"/>
          <w:szCs w:val="24"/>
        </w:rPr>
        <w:t>职业类别，从业单位</w:t>
      </w:r>
      <w:r w:rsidRPr="00944190">
        <w:rPr>
          <w:rFonts w:ascii="华文细黑" w:eastAsia="华文细黑" w:hAnsi="华文细黑" w:hint="eastAsia"/>
          <w:sz w:val="24"/>
          <w:szCs w:val="24"/>
        </w:rPr>
        <w:t>、学历</w:t>
      </w:r>
      <w:r>
        <w:rPr>
          <w:rFonts w:ascii="华文细黑" w:eastAsia="华文细黑" w:hAnsi="华文细黑" w:hint="eastAsia"/>
          <w:sz w:val="24"/>
          <w:szCs w:val="24"/>
        </w:rPr>
        <w:t>、技能、婚姻状况等模糊性信息。</w:t>
      </w:r>
    </w:p>
    <w:p w:rsidR="00882A98" w:rsidRDefault="00882A98" w:rsidP="00882A98">
      <w:pPr>
        <w:rPr>
          <w:rFonts w:ascii="华文细黑" w:eastAsia="华文细黑" w:hAnsi="华文细黑"/>
          <w:sz w:val="24"/>
          <w:szCs w:val="24"/>
        </w:rPr>
      </w:pPr>
      <w:r w:rsidRPr="007B0498">
        <w:rPr>
          <w:rFonts w:ascii="华文细黑" w:eastAsia="华文细黑" w:hAnsi="华文细黑"/>
          <w:b/>
          <w:sz w:val="24"/>
          <w:szCs w:val="24"/>
        </w:rPr>
        <w:t>数据采集建议</w:t>
      </w:r>
      <w:r w:rsidRPr="007B0498">
        <w:rPr>
          <w:rFonts w:ascii="华文细黑" w:eastAsia="华文细黑" w:hAnsi="华文细黑" w:hint="eastAsia"/>
          <w:b/>
          <w:sz w:val="24"/>
          <w:szCs w:val="24"/>
        </w:rPr>
        <w:t>：</w:t>
      </w:r>
      <w:r>
        <w:rPr>
          <w:rFonts w:ascii="华文细黑" w:eastAsia="华文细黑" w:hAnsi="华文细黑" w:hint="eastAsia"/>
          <w:sz w:val="24"/>
          <w:szCs w:val="24"/>
        </w:rPr>
        <w:t>采集</w:t>
      </w:r>
      <w:r w:rsidRPr="00944190">
        <w:rPr>
          <w:rFonts w:ascii="华文细黑" w:eastAsia="华文细黑" w:hAnsi="华文细黑" w:hint="eastAsia"/>
          <w:sz w:val="24"/>
          <w:szCs w:val="24"/>
        </w:rPr>
        <w:t>部门应做好辅助填写工作，确保填写的信息准确真实，</w:t>
      </w:r>
      <w:r>
        <w:rPr>
          <w:rFonts w:ascii="华文细黑" w:eastAsia="华文细黑" w:hAnsi="华文细黑" w:hint="eastAsia"/>
          <w:sz w:val="24"/>
          <w:szCs w:val="24"/>
        </w:rPr>
        <w:t>建议通过升级采集端软件，</w:t>
      </w:r>
      <w:r w:rsidRPr="00944190">
        <w:rPr>
          <w:rFonts w:ascii="华文细黑" w:eastAsia="华文细黑" w:hAnsi="华文细黑" w:hint="eastAsia"/>
          <w:sz w:val="24"/>
          <w:szCs w:val="24"/>
        </w:rPr>
        <w:t>特别关注</w:t>
      </w:r>
      <w:r w:rsidR="00C14D6E">
        <w:rPr>
          <w:rFonts w:ascii="华文细黑" w:eastAsia="华文细黑" w:hAnsi="华文细黑" w:hint="eastAsia"/>
          <w:sz w:val="24"/>
          <w:szCs w:val="24"/>
        </w:rPr>
        <w:t>职业类别、</w:t>
      </w:r>
      <w:r>
        <w:rPr>
          <w:rFonts w:ascii="华文细黑" w:eastAsia="华文细黑" w:hAnsi="华文细黑" w:hint="eastAsia"/>
          <w:sz w:val="24"/>
          <w:szCs w:val="24"/>
        </w:rPr>
        <w:t>从业单位</w:t>
      </w:r>
      <w:r w:rsidRPr="00944190">
        <w:rPr>
          <w:rFonts w:ascii="华文细黑" w:eastAsia="华文细黑" w:hAnsi="华文细黑" w:hint="eastAsia"/>
          <w:sz w:val="24"/>
          <w:szCs w:val="24"/>
        </w:rPr>
        <w:t>、学历</w:t>
      </w:r>
      <w:r>
        <w:rPr>
          <w:rFonts w:ascii="华文细黑" w:eastAsia="华文细黑" w:hAnsi="华文细黑" w:hint="eastAsia"/>
          <w:sz w:val="24"/>
          <w:szCs w:val="24"/>
        </w:rPr>
        <w:t>、技能、婚姻状况等模糊信息，采用标准预定义选项方式采集，而不是采用自定义录入方式。</w:t>
      </w:r>
    </w:p>
    <w:p w:rsidR="00882A98" w:rsidRPr="00C85263" w:rsidRDefault="00882A98" w:rsidP="001B311E">
      <w:pPr>
        <w:pStyle w:val="4"/>
      </w:pPr>
      <w:r w:rsidRPr="007B0498">
        <w:t>居住</w:t>
      </w:r>
    </w:p>
    <w:p w:rsidR="00882A98" w:rsidRDefault="00882A98" w:rsidP="00882A98">
      <w:pPr>
        <w:rPr>
          <w:rFonts w:ascii="华文细黑" w:eastAsia="华文细黑" w:hAnsi="华文细黑"/>
          <w:sz w:val="24"/>
          <w:szCs w:val="24"/>
        </w:rPr>
      </w:pPr>
      <w:r w:rsidRPr="00110774">
        <w:rPr>
          <w:rFonts w:ascii="华文细黑" w:eastAsia="华文细黑" w:hAnsi="华文细黑" w:hint="eastAsia"/>
          <w:b/>
          <w:sz w:val="24"/>
          <w:szCs w:val="24"/>
        </w:rPr>
        <w:t>数据定义：</w:t>
      </w:r>
      <w:r>
        <w:rPr>
          <w:rFonts w:ascii="华文细黑" w:eastAsia="华文细黑" w:hAnsi="华文细黑" w:hint="eastAsia"/>
          <w:sz w:val="24"/>
          <w:szCs w:val="24"/>
        </w:rPr>
        <w:t>主要针对流动人员及常住人口的居住情况，主要分为自购房屋和出租房屋给他人居住或租入房屋居住。</w:t>
      </w:r>
    </w:p>
    <w:p w:rsidR="00882A98" w:rsidRDefault="00882A98" w:rsidP="00882A98">
      <w:pPr>
        <w:rPr>
          <w:rFonts w:ascii="华文细黑" w:eastAsia="华文细黑" w:hAnsi="华文细黑"/>
          <w:sz w:val="24"/>
          <w:szCs w:val="24"/>
        </w:rPr>
      </w:pPr>
      <w:r w:rsidRPr="00110774">
        <w:rPr>
          <w:rFonts w:ascii="华文细黑" w:eastAsia="华文细黑" w:hAnsi="华文细黑"/>
          <w:b/>
          <w:sz w:val="24"/>
          <w:szCs w:val="24"/>
        </w:rPr>
        <w:t>数据来源</w:t>
      </w:r>
      <w:r w:rsidRPr="00110774">
        <w:rPr>
          <w:rFonts w:ascii="华文细黑" w:eastAsia="华文细黑" w:hAnsi="华文细黑" w:hint="eastAsia"/>
          <w:b/>
          <w:sz w:val="24"/>
          <w:szCs w:val="24"/>
        </w:rPr>
        <w:t>：</w:t>
      </w:r>
      <w:r>
        <w:rPr>
          <w:rFonts w:ascii="华文细黑" w:eastAsia="华文细黑" w:hAnsi="华文细黑" w:hint="eastAsia"/>
          <w:sz w:val="24"/>
          <w:szCs w:val="24"/>
        </w:rPr>
        <w:t>市局信息资源服务平台中的居住人口，出租房东登记表；房产局的房屋产权登记表</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Pr="00C27434" w:rsidRDefault="00882A98" w:rsidP="009C6169">
      <w:pPr>
        <w:pStyle w:val="af3"/>
        <w:numPr>
          <w:ilvl w:val="0"/>
          <w:numId w:val="27"/>
        </w:numPr>
        <w:ind w:firstLineChars="0"/>
        <w:rPr>
          <w:rFonts w:ascii="华文细黑" w:eastAsia="华文细黑" w:hAnsi="华文细黑"/>
          <w:color w:val="000000" w:themeColor="text1"/>
          <w:sz w:val="24"/>
          <w:szCs w:val="24"/>
        </w:rPr>
      </w:pPr>
      <w:r w:rsidRPr="00C27434">
        <w:rPr>
          <w:rFonts w:ascii="华文细黑" w:eastAsia="华文细黑" w:hAnsi="华文细黑" w:hint="eastAsia"/>
          <w:color w:val="000000" w:themeColor="text1"/>
          <w:sz w:val="24"/>
          <w:szCs w:val="24"/>
        </w:rPr>
        <w:t>直接利用市局信息资源服务平台中的常住人口，居住人口，出租房东登记表数据。</w:t>
      </w:r>
    </w:p>
    <w:p w:rsidR="00882A98" w:rsidRPr="00C27434" w:rsidRDefault="00882A98" w:rsidP="009C6169">
      <w:pPr>
        <w:pStyle w:val="af3"/>
        <w:numPr>
          <w:ilvl w:val="0"/>
          <w:numId w:val="27"/>
        </w:numPr>
        <w:ind w:firstLineChars="0"/>
        <w:rPr>
          <w:rFonts w:ascii="华文细黑" w:eastAsia="华文细黑" w:hAnsi="华文细黑"/>
          <w:color w:val="000000" w:themeColor="text1"/>
          <w:sz w:val="24"/>
          <w:szCs w:val="24"/>
        </w:rPr>
      </w:pPr>
      <w:r w:rsidRPr="00C27434">
        <w:rPr>
          <w:rFonts w:ascii="华文细黑" w:eastAsia="华文细黑" w:hAnsi="华文细黑" w:hint="eastAsia"/>
          <w:color w:val="000000" w:themeColor="text1"/>
          <w:sz w:val="24"/>
          <w:szCs w:val="24"/>
        </w:rPr>
        <w:t>通过分局管辖区域内的房产局/城建局等政府部门获取</w:t>
      </w:r>
      <w:r>
        <w:rPr>
          <w:rFonts w:ascii="华文细黑" w:eastAsia="华文细黑" w:hAnsi="华文细黑" w:hint="eastAsia"/>
          <w:color w:val="000000" w:themeColor="text1"/>
          <w:sz w:val="24"/>
          <w:szCs w:val="24"/>
        </w:rPr>
        <w:t>管辖区域内的</w:t>
      </w:r>
      <w:r w:rsidRPr="00C27434">
        <w:rPr>
          <w:rFonts w:ascii="华文细黑" w:eastAsia="华文细黑" w:hAnsi="华文细黑" w:hint="eastAsia"/>
          <w:color w:val="000000" w:themeColor="text1"/>
          <w:sz w:val="24"/>
          <w:szCs w:val="24"/>
        </w:rPr>
        <w:t>房屋产权登记数据，通过</w:t>
      </w:r>
      <w:r>
        <w:rPr>
          <w:rFonts w:ascii="华文细黑" w:eastAsia="华文细黑" w:hAnsi="华文细黑" w:hint="eastAsia"/>
          <w:color w:val="000000" w:themeColor="text1"/>
          <w:sz w:val="24"/>
          <w:szCs w:val="24"/>
        </w:rPr>
        <w:t>定期</w:t>
      </w:r>
      <w:r w:rsidRPr="00C27434">
        <w:rPr>
          <w:rFonts w:ascii="华文细黑" w:eastAsia="华文细黑" w:hAnsi="华文细黑" w:hint="eastAsia"/>
          <w:color w:val="000000" w:themeColor="text1"/>
          <w:sz w:val="24"/>
          <w:szCs w:val="24"/>
        </w:rPr>
        <w:t>数据交换方式进入公安网，通过匡信ETL软件更新到本地计算集群。</w:t>
      </w:r>
    </w:p>
    <w:p w:rsidR="00882A98" w:rsidRDefault="00882A98" w:rsidP="00882A98">
      <w:pPr>
        <w:rPr>
          <w:rFonts w:ascii="华文细黑" w:eastAsia="华文细黑" w:hAnsi="华文细黑"/>
          <w:sz w:val="24"/>
          <w:szCs w:val="24"/>
        </w:rPr>
      </w:pPr>
      <w:r w:rsidRPr="00110774">
        <w:rPr>
          <w:rFonts w:ascii="华文细黑" w:eastAsia="华文细黑" w:hAnsi="华文细黑"/>
          <w:b/>
          <w:sz w:val="24"/>
          <w:szCs w:val="24"/>
        </w:rPr>
        <w:t>数据采集建议</w:t>
      </w:r>
      <w:r w:rsidRPr="00110774">
        <w:rPr>
          <w:rFonts w:ascii="华文细黑" w:eastAsia="华文细黑" w:hAnsi="华文细黑" w:hint="eastAsia"/>
          <w:b/>
          <w:sz w:val="24"/>
          <w:szCs w:val="24"/>
        </w:rPr>
        <w:t>：</w:t>
      </w:r>
      <w:r>
        <w:rPr>
          <w:rFonts w:ascii="华文细黑" w:eastAsia="华文细黑" w:hAnsi="华文细黑" w:hint="eastAsia"/>
          <w:sz w:val="24"/>
          <w:szCs w:val="24"/>
        </w:rPr>
        <w:t>重点关注出租房登记信息，出租人和承租人的身份证明/档案编号/暂住详址等应详细登记。</w:t>
      </w:r>
    </w:p>
    <w:p w:rsidR="00882A98" w:rsidRDefault="00882A98" w:rsidP="001B311E">
      <w:pPr>
        <w:pStyle w:val="4"/>
      </w:pPr>
      <w:r w:rsidRPr="00110774">
        <w:lastRenderedPageBreak/>
        <w:t>出行</w:t>
      </w:r>
    </w:p>
    <w:p w:rsidR="00882A98" w:rsidRDefault="00882A98" w:rsidP="00882A98">
      <w:pPr>
        <w:rPr>
          <w:rFonts w:ascii="华文细黑" w:eastAsia="华文细黑" w:hAnsi="华文细黑"/>
          <w:sz w:val="24"/>
          <w:szCs w:val="24"/>
        </w:rPr>
      </w:pPr>
      <w:r w:rsidRPr="00CE4FF1">
        <w:rPr>
          <w:rFonts w:ascii="华文细黑" w:eastAsia="华文细黑" w:hAnsi="华文细黑"/>
          <w:b/>
          <w:sz w:val="24"/>
          <w:szCs w:val="24"/>
        </w:rPr>
        <w:t>数据定义</w:t>
      </w:r>
      <w:r w:rsidRPr="00CE4FF1">
        <w:rPr>
          <w:rFonts w:ascii="华文细黑" w:eastAsia="华文细黑" w:hAnsi="华文细黑" w:hint="eastAsia"/>
          <w:b/>
          <w:sz w:val="24"/>
          <w:szCs w:val="24"/>
        </w:rPr>
        <w:t>：</w:t>
      </w:r>
      <w:r w:rsidRPr="00110774">
        <w:rPr>
          <w:rFonts w:ascii="华文细黑" w:eastAsia="华文细黑" w:hAnsi="华文细黑" w:hint="eastAsia"/>
          <w:sz w:val="24"/>
          <w:szCs w:val="24"/>
        </w:rPr>
        <w:t>出行主要针对超出管辖区范围之外的出行记录，</w:t>
      </w:r>
      <w:r>
        <w:rPr>
          <w:rFonts w:ascii="华文细黑" w:eastAsia="华文细黑" w:hAnsi="华文细黑" w:hint="eastAsia"/>
          <w:sz w:val="24"/>
          <w:szCs w:val="24"/>
        </w:rPr>
        <w:t>或其他跨省跨国出行。</w:t>
      </w:r>
    </w:p>
    <w:p w:rsidR="00882A98" w:rsidRPr="00110774" w:rsidRDefault="00882A98" w:rsidP="00882A98">
      <w:r>
        <w:rPr>
          <w:rFonts w:ascii="华文细黑" w:eastAsia="华文细黑" w:hAnsi="华文细黑"/>
          <w:sz w:val="24"/>
          <w:szCs w:val="24"/>
        </w:rPr>
        <w:t>针对出行方式可从铁路</w:t>
      </w:r>
      <w:r>
        <w:rPr>
          <w:rFonts w:ascii="华文细黑" w:eastAsia="华文细黑" w:hAnsi="华文细黑" w:hint="eastAsia"/>
          <w:sz w:val="24"/>
          <w:szCs w:val="24"/>
        </w:rPr>
        <w:t>、</w:t>
      </w:r>
      <w:r>
        <w:rPr>
          <w:rFonts w:ascii="华文细黑" w:eastAsia="华文细黑" w:hAnsi="华文细黑"/>
          <w:sz w:val="24"/>
          <w:szCs w:val="24"/>
        </w:rPr>
        <w:t>航空</w:t>
      </w:r>
      <w:r>
        <w:rPr>
          <w:rFonts w:ascii="华文细黑" w:eastAsia="华文细黑" w:hAnsi="华文细黑" w:hint="eastAsia"/>
          <w:sz w:val="24"/>
          <w:szCs w:val="24"/>
        </w:rPr>
        <w:t>、</w:t>
      </w:r>
      <w:r>
        <w:rPr>
          <w:rFonts w:ascii="华文细黑" w:eastAsia="华文细黑" w:hAnsi="华文细黑"/>
          <w:sz w:val="24"/>
          <w:szCs w:val="24"/>
        </w:rPr>
        <w:t>自驾</w:t>
      </w:r>
      <w:r>
        <w:rPr>
          <w:rFonts w:ascii="华文细黑" w:eastAsia="华文细黑" w:hAnsi="华文细黑" w:hint="eastAsia"/>
          <w:sz w:val="24"/>
          <w:szCs w:val="24"/>
        </w:rPr>
        <w:t>、客运</w:t>
      </w:r>
      <w:r>
        <w:rPr>
          <w:rFonts w:ascii="华文细黑" w:eastAsia="华文细黑" w:hAnsi="华文细黑"/>
          <w:sz w:val="24"/>
          <w:szCs w:val="24"/>
        </w:rPr>
        <w:t>汽车四个方面采集出行数据</w:t>
      </w:r>
      <w:r>
        <w:rPr>
          <w:rFonts w:ascii="华文细黑" w:eastAsia="华文细黑" w:hAnsi="华文细黑" w:hint="eastAsia"/>
          <w:sz w:val="24"/>
          <w:szCs w:val="24"/>
        </w:rPr>
        <w:t>。</w:t>
      </w:r>
    </w:p>
    <w:p w:rsidR="00882A98" w:rsidRPr="00110774" w:rsidRDefault="00882A98" w:rsidP="00882A98">
      <w:pPr>
        <w:rPr>
          <w:rFonts w:ascii="华文细黑" w:eastAsia="华文细黑" w:hAnsi="华文细黑"/>
          <w:sz w:val="24"/>
          <w:szCs w:val="24"/>
        </w:rPr>
      </w:pPr>
      <w:r w:rsidRPr="00CE4FF1">
        <w:rPr>
          <w:rFonts w:ascii="华文细黑" w:eastAsia="华文细黑" w:hAnsi="华文细黑"/>
          <w:b/>
          <w:sz w:val="24"/>
          <w:szCs w:val="24"/>
        </w:rPr>
        <w:t>数据来源</w:t>
      </w:r>
      <w:r w:rsidRPr="00CE4FF1">
        <w:rPr>
          <w:rFonts w:ascii="华文细黑" w:eastAsia="华文细黑" w:hAnsi="华文细黑" w:hint="eastAsia"/>
          <w:b/>
          <w:sz w:val="24"/>
          <w:szCs w:val="24"/>
        </w:rPr>
        <w:t>：</w:t>
      </w:r>
      <w:r w:rsidRPr="0016440D">
        <w:rPr>
          <w:rFonts w:ascii="华文细黑" w:eastAsia="华文细黑" w:hAnsi="华文细黑" w:hint="eastAsia"/>
          <w:color w:val="000000" w:themeColor="text1"/>
          <w:sz w:val="24"/>
          <w:szCs w:val="24"/>
        </w:rPr>
        <w:t>铁路部门、萧山机场、客运中心实名制订票、机动车卡口数据</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Pr="00D003EF" w:rsidRDefault="00882A98" w:rsidP="009C6169">
      <w:pPr>
        <w:pStyle w:val="af3"/>
        <w:numPr>
          <w:ilvl w:val="0"/>
          <w:numId w:val="26"/>
        </w:numPr>
        <w:ind w:firstLineChars="0"/>
        <w:rPr>
          <w:rFonts w:ascii="华文细黑" w:eastAsia="华文细黑" w:hAnsi="华文细黑"/>
          <w:color w:val="000000" w:themeColor="text1"/>
          <w:sz w:val="24"/>
          <w:szCs w:val="24"/>
        </w:rPr>
      </w:pPr>
      <w:r w:rsidRPr="00D003EF">
        <w:rPr>
          <w:rFonts w:ascii="华文细黑" w:eastAsia="华文细黑" w:hAnsi="华文细黑" w:hint="eastAsia"/>
          <w:color w:val="000000" w:themeColor="text1"/>
          <w:sz w:val="24"/>
          <w:szCs w:val="24"/>
        </w:rPr>
        <w:t>直接利用市局信息资源服务平台中的客运中心实名制订票数据。</w:t>
      </w:r>
    </w:p>
    <w:p w:rsidR="00882A98" w:rsidRPr="00D003EF" w:rsidRDefault="00882A98" w:rsidP="009C6169">
      <w:pPr>
        <w:pStyle w:val="af3"/>
        <w:numPr>
          <w:ilvl w:val="0"/>
          <w:numId w:val="26"/>
        </w:numPr>
        <w:ind w:firstLineChars="0"/>
        <w:rPr>
          <w:rFonts w:ascii="华文细黑" w:eastAsia="华文细黑" w:hAnsi="华文细黑"/>
          <w:color w:val="000000" w:themeColor="text1"/>
          <w:sz w:val="24"/>
          <w:szCs w:val="24"/>
        </w:rPr>
      </w:pPr>
      <w:r w:rsidRPr="00D003EF">
        <w:rPr>
          <w:rFonts w:ascii="华文细黑" w:eastAsia="华文细黑" w:hAnsi="华文细黑" w:hint="eastAsia"/>
          <w:color w:val="000000" w:themeColor="text1"/>
          <w:sz w:val="24"/>
          <w:szCs w:val="24"/>
        </w:rPr>
        <w:t>直接利用市局信息资源服务平台中的铁路订票、民航出行等数据（更新不够及时，如果能独立渠道获取则更好）</w:t>
      </w:r>
      <w:r>
        <w:rPr>
          <w:rFonts w:ascii="华文细黑" w:eastAsia="华文细黑" w:hAnsi="华文细黑" w:hint="eastAsia"/>
          <w:color w:val="000000" w:themeColor="text1"/>
          <w:sz w:val="24"/>
          <w:szCs w:val="24"/>
        </w:rPr>
        <w:t>。</w:t>
      </w:r>
    </w:p>
    <w:p w:rsidR="00882A98" w:rsidRPr="00D003EF" w:rsidRDefault="00882A98" w:rsidP="009C6169">
      <w:pPr>
        <w:pStyle w:val="af3"/>
        <w:numPr>
          <w:ilvl w:val="0"/>
          <w:numId w:val="26"/>
        </w:numPr>
        <w:ind w:firstLineChars="0"/>
        <w:rPr>
          <w:rFonts w:ascii="华文细黑" w:eastAsia="华文细黑" w:hAnsi="华文细黑"/>
          <w:color w:val="000000" w:themeColor="text1"/>
          <w:sz w:val="24"/>
          <w:szCs w:val="24"/>
        </w:rPr>
      </w:pPr>
      <w:r w:rsidRPr="00D003EF">
        <w:rPr>
          <w:rFonts w:ascii="华文细黑" w:eastAsia="华文细黑" w:hAnsi="华文细黑" w:hint="eastAsia"/>
          <w:color w:val="000000" w:themeColor="text1"/>
          <w:sz w:val="24"/>
          <w:szCs w:val="24"/>
        </w:rPr>
        <w:t>直接利用市局信息资源服务平台中的机动车全市卡口数据</w:t>
      </w:r>
      <w:r>
        <w:rPr>
          <w:rFonts w:ascii="华文细黑" w:eastAsia="华文细黑" w:hAnsi="华文细黑" w:hint="eastAsia"/>
          <w:color w:val="000000" w:themeColor="text1"/>
          <w:sz w:val="24"/>
          <w:szCs w:val="24"/>
        </w:rPr>
        <w:t>。</w:t>
      </w:r>
    </w:p>
    <w:p w:rsidR="00882A98" w:rsidRPr="00110774" w:rsidRDefault="00882A98" w:rsidP="00882A98">
      <w:pPr>
        <w:rPr>
          <w:rFonts w:ascii="华文细黑" w:eastAsia="华文细黑" w:hAnsi="华文细黑"/>
          <w:sz w:val="24"/>
          <w:szCs w:val="24"/>
        </w:rPr>
      </w:pPr>
      <w:r w:rsidRPr="00CE4FF1">
        <w:rPr>
          <w:rFonts w:ascii="华文细黑" w:eastAsia="华文细黑" w:hAnsi="华文细黑"/>
          <w:b/>
          <w:sz w:val="24"/>
          <w:szCs w:val="24"/>
        </w:rPr>
        <w:t>数</w:t>
      </w:r>
      <w:r>
        <w:rPr>
          <w:rFonts w:ascii="华文细黑" w:eastAsia="华文细黑" w:hAnsi="华文细黑"/>
          <w:b/>
          <w:sz w:val="24"/>
          <w:szCs w:val="24"/>
        </w:rPr>
        <w:t>据采集</w:t>
      </w:r>
      <w:r>
        <w:rPr>
          <w:rFonts w:ascii="华文细黑" w:eastAsia="华文细黑" w:hAnsi="华文细黑" w:hint="eastAsia"/>
          <w:b/>
          <w:sz w:val="24"/>
          <w:szCs w:val="24"/>
        </w:rPr>
        <w:t>关注</w:t>
      </w:r>
      <w:r w:rsidRPr="00CE4FF1">
        <w:rPr>
          <w:rFonts w:ascii="华文细黑" w:eastAsia="华文细黑" w:hAnsi="华文细黑" w:hint="eastAsia"/>
          <w:b/>
          <w:sz w:val="24"/>
          <w:szCs w:val="24"/>
        </w:rPr>
        <w:t>：</w:t>
      </w:r>
      <w:r w:rsidRPr="00D56B2F">
        <w:rPr>
          <w:rFonts w:ascii="华文细黑" w:eastAsia="华文细黑" w:hAnsi="华文细黑" w:hint="eastAsia"/>
          <w:sz w:val="24"/>
          <w:szCs w:val="24"/>
        </w:rPr>
        <w:t>2016年7月1日起，在杭州客运中心站、火</w:t>
      </w:r>
      <w:r>
        <w:rPr>
          <w:rFonts w:ascii="华文细黑" w:eastAsia="华文细黑" w:hAnsi="华文细黑" w:hint="eastAsia"/>
          <w:sz w:val="24"/>
          <w:szCs w:val="24"/>
        </w:rPr>
        <w:t>车东站公路汽车站、汽车西站、汽车南站、汽车北站五大客运站，</w:t>
      </w:r>
      <w:r w:rsidRPr="00D56B2F">
        <w:rPr>
          <w:rFonts w:ascii="华文细黑" w:eastAsia="华文细黑" w:hAnsi="华文细黑" w:hint="eastAsia"/>
          <w:sz w:val="24"/>
          <w:szCs w:val="24"/>
        </w:rPr>
        <w:t>实行实名制购票和实名制乘车</w:t>
      </w:r>
      <w:r>
        <w:rPr>
          <w:rFonts w:ascii="华文细黑" w:eastAsia="华文细黑" w:hAnsi="华文细黑" w:hint="eastAsia"/>
          <w:sz w:val="24"/>
          <w:szCs w:val="24"/>
        </w:rPr>
        <w:t>，其他汽车站乘坐汽车大巴出行未全部实现实名制购买，数据不够完整，应完全落地实施汽车实名制购票。自驾机动车数据因活动性较大更新采集不及时，卡口信息应及时更新到系统。</w:t>
      </w:r>
    </w:p>
    <w:p w:rsidR="00882A98" w:rsidRDefault="00882A98" w:rsidP="001B311E">
      <w:pPr>
        <w:pStyle w:val="4"/>
      </w:pPr>
      <w:r>
        <w:t>消费</w:t>
      </w:r>
    </w:p>
    <w:p w:rsidR="00882A98" w:rsidRPr="00CE4FF1" w:rsidRDefault="00882A98" w:rsidP="00882A98">
      <w:pPr>
        <w:rPr>
          <w:rFonts w:ascii="华文细黑" w:eastAsia="华文细黑" w:hAnsi="华文细黑"/>
          <w:sz w:val="24"/>
          <w:szCs w:val="24"/>
        </w:rPr>
      </w:pPr>
      <w:r w:rsidRPr="008169EB">
        <w:rPr>
          <w:rFonts w:ascii="华文细黑" w:eastAsia="华文细黑" w:hAnsi="华文细黑"/>
          <w:b/>
          <w:sz w:val="24"/>
          <w:szCs w:val="24"/>
        </w:rPr>
        <w:t>数据定义</w:t>
      </w:r>
      <w:r w:rsidRPr="008169EB">
        <w:rPr>
          <w:rFonts w:ascii="华文细黑" w:eastAsia="华文细黑" w:hAnsi="华文细黑" w:hint="eastAsia"/>
          <w:b/>
          <w:sz w:val="24"/>
          <w:szCs w:val="24"/>
        </w:rPr>
        <w:t>：</w:t>
      </w:r>
      <w:r w:rsidRPr="00CE4FF1">
        <w:rPr>
          <w:rFonts w:ascii="华文细黑" w:eastAsia="华文细黑" w:hAnsi="华文细黑" w:hint="eastAsia"/>
          <w:sz w:val="24"/>
          <w:szCs w:val="24"/>
        </w:rPr>
        <w:t>最基本的衣食住行都需要经过消费来反映，数据时代的消费方式主要通过线上购物、线下门店消费，根据支付方式不同，</w:t>
      </w:r>
      <w:proofErr w:type="gramStart"/>
      <w:r w:rsidRPr="00CE4FF1">
        <w:rPr>
          <w:rFonts w:ascii="华文细黑" w:eastAsia="华文细黑" w:hAnsi="华文细黑" w:hint="eastAsia"/>
          <w:sz w:val="24"/>
          <w:szCs w:val="24"/>
        </w:rPr>
        <w:t>包括网银</w:t>
      </w:r>
      <w:proofErr w:type="gramEnd"/>
      <w:r w:rsidRPr="00CE4FF1">
        <w:rPr>
          <w:rFonts w:ascii="华文细黑" w:eastAsia="华文细黑" w:hAnsi="华文细黑" w:hint="eastAsia"/>
          <w:sz w:val="24"/>
          <w:szCs w:val="24"/>
        </w:rPr>
        <w:t>、支付宝、信用卡等电子支付，主要针对以上几种方式记录消费信息。</w:t>
      </w:r>
      <w:r>
        <w:rPr>
          <w:rFonts w:ascii="华文细黑" w:eastAsia="华文细黑" w:hAnsi="华文细黑" w:hint="eastAsia"/>
          <w:sz w:val="24"/>
          <w:szCs w:val="24"/>
        </w:rPr>
        <w:t>便利</w:t>
      </w:r>
      <w:proofErr w:type="gramStart"/>
      <w:r>
        <w:rPr>
          <w:rFonts w:ascii="华文细黑" w:eastAsia="华文细黑" w:hAnsi="华文细黑" w:hint="eastAsia"/>
          <w:sz w:val="24"/>
          <w:szCs w:val="24"/>
        </w:rPr>
        <w:t>的网购衍生</w:t>
      </w:r>
      <w:proofErr w:type="gramEnd"/>
      <w:r>
        <w:rPr>
          <w:rFonts w:ascii="华文细黑" w:eastAsia="华文细黑" w:hAnsi="华文细黑" w:hint="eastAsia"/>
          <w:sz w:val="24"/>
          <w:szCs w:val="24"/>
        </w:rPr>
        <w:t>快递物流信息</w:t>
      </w:r>
      <w:r w:rsidRPr="00B8158D">
        <w:rPr>
          <w:rFonts w:ascii="华文细黑" w:eastAsia="华文细黑" w:hAnsi="华文细黑" w:hint="eastAsia"/>
          <w:sz w:val="24"/>
          <w:szCs w:val="24"/>
        </w:rPr>
        <w:t>。</w:t>
      </w:r>
    </w:p>
    <w:p w:rsidR="00882A98" w:rsidRPr="00CE4FF1" w:rsidRDefault="00882A98" w:rsidP="00882A98">
      <w:pPr>
        <w:rPr>
          <w:rFonts w:ascii="华文细黑" w:eastAsia="华文细黑" w:hAnsi="华文细黑"/>
          <w:sz w:val="24"/>
          <w:szCs w:val="24"/>
        </w:rPr>
      </w:pPr>
      <w:r w:rsidRPr="008169EB">
        <w:rPr>
          <w:rFonts w:ascii="华文细黑" w:eastAsia="华文细黑" w:hAnsi="华文细黑"/>
          <w:b/>
          <w:sz w:val="24"/>
          <w:szCs w:val="24"/>
        </w:rPr>
        <w:t>数据来源</w:t>
      </w:r>
      <w:r w:rsidRPr="008169EB">
        <w:rPr>
          <w:rFonts w:ascii="华文细黑" w:eastAsia="华文细黑" w:hAnsi="华文细黑" w:hint="eastAsia"/>
          <w:b/>
          <w:sz w:val="24"/>
          <w:szCs w:val="24"/>
        </w:rPr>
        <w:t>：</w:t>
      </w:r>
      <w:r>
        <w:rPr>
          <w:rFonts w:ascii="华文细黑" w:eastAsia="华文细黑" w:hAnsi="华文细黑" w:hint="eastAsia"/>
          <w:sz w:val="24"/>
          <w:szCs w:val="24"/>
        </w:rPr>
        <w:t>各类购物平台网购记录、银行卡消费记录、市名卡消费记录、信用卡消费记录、支付</w:t>
      </w:r>
      <w:proofErr w:type="gramStart"/>
      <w:r>
        <w:rPr>
          <w:rFonts w:ascii="华文细黑" w:eastAsia="华文细黑" w:hAnsi="华文细黑" w:hint="eastAsia"/>
          <w:sz w:val="24"/>
          <w:szCs w:val="24"/>
        </w:rPr>
        <w:t>宝消费</w:t>
      </w:r>
      <w:proofErr w:type="gramEnd"/>
      <w:r>
        <w:rPr>
          <w:rFonts w:ascii="华文细黑" w:eastAsia="华文细黑" w:hAnsi="华文细黑" w:hint="eastAsia"/>
          <w:sz w:val="24"/>
          <w:szCs w:val="24"/>
        </w:rPr>
        <w:t>记录、物流公司、快递公司</w:t>
      </w:r>
    </w:p>
    <w:p w:rsidR="00882A98" w:rsidRPr="00CE4FF1" w:rsidRDefault="00882A98" w:rsidP="00882A98">
      <w:pPr>
        <w:rPr>
          <w:rFonts w:ascii="华文细黑" w:eastAsia="华文细黑" w:hAnsi="华文细黑"/>
          <w:sz w:val="24"/>
          <w:szCs w:val="24"/>
        </w:rPr>
      </w:pPr>
      <w:r w:rsidRPr="008169EB">
        <w:rPr>
          <w:rFonts w:ascii="华文细黑" w:eastAsia="华文细黑" w:hAnsi="华文细黑"/>
          <w:b/>
          <w:sz w:val="24"/>
          <w:szCs w:val="24"/>
        </w:rPr>
        <w:lastRenderedPageBreak/>
        <w:t>数据相关部门</w:t>
      </w:r>
      <w:r w:rsidRPr="008169EB">
        <w:rPr>
          <w:rFonts w:ascii="华文细黑" w:eastAsia="华文细黑" w:hAnsi="华文细黑" w:hint="eastAsia"/>
          <w:b/>
          <w:sz w:val="24"/>
          <w:szCs w:val="24"/>
        </w:rPr>
        <w:t>：</w:t>
      </w:r>
      <w:r>
        <w:rPr>
          <w:rFonts w:ascii="华文细黑" w:eastAsia="华文细黑" w:hAnsi="华文细黑" w:hint="eastAsia"/>
          <w:sz w:val="24"/>
          <w:szCs w:val="24"/>
        </w:rPr>
        <w:t>各类购物平台（京东、</w:t>
      </w:r>
      <w:proofErr w:type="gramStart"/>
      <w:r>
        <w:rPr>
          <w:rFonts w:ascii="华文细黑" w:eastAsia="华文细黑" w:hAnsi="华文细黑" w:hint="eastAsia"/>
          <w:sz w:val="24"/>
          <w:szCs w:val="24"/>
        </w:rPr>
        <w:t>淘宝及</w:t>
      </w:r>
      <w:proofErr w:type="gramEnd"/>
      <w:r>
        <w:rPr>
          <w:rFonts w:ascii="华文细黑" w:eastAsia="华文细黑" w:hAnsi="华文细黑" w:hint="eastAsia"/>
          <w:sz w:val="24"/>
          <w:szCs w:val="24"/>
        </w:rPr>
        <w:t>阿里巴巴旗下APP）、支付宝、各大银行</w:t>
      </w:r>
    </w:p>
    <w:p w:rsidR="00882A98" w:rsidRDefault="00882A98" w:rsidP="00882A98">
      <w:pPr>
        <w:rPr>
          <w:rFonts w:ascii="华文细黑" w:eastAsia="华文细黑" w:hAnsi="华文细黑"/>
          <w:color w:val="FF0000"/>
          <w:sz w:val="24"/>
          <w:szCs w:val="24"/>
        </w:rPr>
      </w:pPr>
      <w:r w:rsidRPr="008169EB">
        <w:rPr>
          <w:rFonts w:ascii="华文细黑" w:eastAsia="华文细黑" w:hAnsi="华文细黑"/>
          <w:b/>
          <w:sz w:val="24"/>
          <w:szCs w:val="24"/>
        </w:rPr>
        <w:t>数据采集建议</w:t>
      </w:r>
      <w:r w:rsidRPr="008169EB">
        <w:rPr>
          <w:rFonts w:ascii="华文细黑" w:eastAsia="华文细黑" w:hAnsi="华文细黑" w:hint="eastAsia"/>
          <w:b/>
          <w:sz w:val="24"/>
          <w:szCs w:val="24"/>
        </w:rPr>
        <w:t>：</w:t>
      </w:r>
      <w:r>
        <w:rPr>
          <w:rFonts w:ascii="华文细黑" w:eastAsia="华文细黑" w:hAnsi="华文细黑" w:hint="eastAsia"/>
          <w:sz w:val="24"/>
          <w:szCs w:val="24"/>
        </w:rPr>
        <w:t>分局通过可行的渠道获取社会消费类数据，采用离线文件方式提供，通过</w:t>
      </w:r>
      <w:r w:rsidRPr="00CE3732">
        <w:rPr>
          <w:rFonts w:ascii="华文细黑" w:eastAsia="华文细黑" w:hAnsi="华文细黑" w:hint="eastAsia"/>
          <w:sz w:val="24"/>
          <w:szCs w:val="24"/>
        </w:rPr>
        <w:t>匡信ETL软件更新到本地计算集群。</w:t>
      </w:r>
    </w:p>
    <w:p w:rsidR="00882A98" w:rsidRDefault="00882A98" w:rsidP="001B311E">
      <w:pPr>
        <w:pStyle w:val="4"/>
      </w:pPr>
      <w:r w:rsidRPr="008169EB">
        <w:t>活动轨迹</w:t>
      </w:r>
    </w:p>
    <w:p w:rsidR="00882A98" w:rsidRDefault="00882A98" w:rsidP="00882A98">
      <w:pPr>
        <w:rPr>
          <w:rFonts w:ascii="华文细黑" w:eastAsia="华文细黑" w:hAnsi="华文细黑"/>
          <w:sz w:val="24"/>
          <w:szCs w:val="24"/>
        </w:rPr>
      </w:pPr>
      <w:r w:rsidRPr="00F5480F">
        <w:rPr>
          <w:rFonts w:ascii="华文细黑" w:eastAsia="华文细黑" w:hAnsi="华文细黑"/>
          <w:b/>
          <w:sz w:val="24"/>
          <w:szCs w:val="24"/>
        </w:rPr>
        <w:t>数据定义</w:t>
      </w:r>
      <w:r w:rsidRPr="00F5480F">
        <w:rPr>
          <w:rFonts w:ascii="华文细黑" w:eastAsia="华文细黑" w:hAnsi="华文细黑" w:hint="eastAsia"/>
          <w:b/>
          <w:sz w:val="24"/>
          <w:szCs w:val="24"/>
        </w:rPr>
        <w:t>：</w:t>
      </w:r>
      <w:r>
        <w:rPr>
          <w:rFonts w:ascii="华文细黑" w:eastAsia="华文细黑" w:hAnsi="华文细黑" w:hint="eastAsia"/>
          <w:sz w:val="24"/>
          <w:szCs w:val="24"/>
        </w:rPr>
        <w:t>活动轨迹主要针对在管辖区范围内的行为活动记录，主要从出行方式、</w:t>
      </w:r>
      <w:proofErr w:type="spellStart"/>
      <w:r>
        <w:rPr>
          <w:rFonts w:ascii="华文细黑" w:eastAsia="华文细黑" w:hAnsi="华文细黑" w:hint="eastAsia"/>
          <w:sz w:val="24"/>
          <w:szCs w:val="24"/>
        </w:rPr>
        <w:t>WiFi</w:t>
      </w:r>
      <w:proofErr w:type="spellEnd"/>
      <w:r>
        <w:rPr>
          <w:rFonts w:ascii="华文细黑" w:eastAsia="华文细黑" w:hAnsi="华文细黑" w:hint="eastAsia"/>
          <w:sz w:val="24"/>
          <w:szCs w:val="24"/>
        </w:rPr>
        <w:t>移动轨迹、3G/4G基站信息、网吧上网记录、旅馆住宿方面进行数据收集记录。</w:t>
      </w:r>
    </w:p>
    <w:p w:rsidR="00882A98" w:rsidRPr="00F03864" w:rsidRDefault="00882A98" w:rsidP="00882A98">
      <w:pPr>
        <w:rPr>
          <w:rFonts w:ascii="华文细黑" w:eastAsia="华文细黑" w:hAnsi="华文细黑"/>
          <w:b/>
          <w:sz w:val="24"/>
          <w:szCs w:val="24"/>
        </w:rPr>
      </w:pPr>
      <w:r w:rsidRPr="00F03864">
        <w:rPr>
          <w:rFonts w:ascii="华文细黑" w:eastAsia="华文细黑" w:hAnsi="华文细黑" w:hint="eastAsia"/>
          <w:b/>
          <w:sz w:val="24"/>
          <w:szCs w:val="24"/>
        </w:rPr>
        <w:t>1、</w:t>
      </w:r>
      <w:r w:rsidRPr="00F03864">
        <w:rPr>
          <w:rFonts w:ascii="华文细黑" w:eastAsia="华文细黑" w:hAnsi="华文细黑"/>
          <w:b/>
          <w:sz w:val="24"/>
          <w:szCs w:val="24"/>
        </w:rPr>
        <w:t>出行方式</w:t>
      </w:r>
    </w:p>
    <w:p w:rsidR="00882A98" w:rsidRPr="00F5480F" w:rsidRDefault="00882A98" w:rsidP="00882A98">
      <w:pPr>
        <w:rPr>
          <w:rFonts w:ascii="华文细黑" w:eastAsia="华文细黑" w:hAnsi="华文细黑"/>
          <w:b/>
          <w:sz w:val="24"/>
          <w:szCs w:val="24"/>
        </w:rPr>
      </w:pPr>
      <w:r w:rsidRPr="00F5480F">
        <w:rPr>
          <w:rFonts w:ascii="华文细黑" w:eastAsia="华文细黑" w:hAnsi="华文细黑"/>
          <w:b/>
          <w:sz w:val="24"/>
          <w:szCs w:val="24"/>
        </w:rPr>
        <w:t>数据来源及建议</w:t>
      </w:r>
      <w:r w:rsidRPr="00F5480F">
        <w:rPr>
          <w:rFonts w:ascii="华文细黑" w:eastAsia="华文细黑" w:hAnsi="华文细黑" w:hint="eastAsia"/>
          <w:b/>
          <w:sz w:val="24"/>
          <w:szCs w:val="24"/>
        </w:rPr>
        <w:t>：</w:t>
      </w:r>
    </w:p>
    <w:tbl>
      <w:tblPr>
        <w:tblpPr w:leftFromText="180" w:rightFromText="180" w:vertAnchor="text" w:horzAnchor="margin" w:tblpY="7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3402"/>
        <w:gridCol w:w="3140"/>
      </w:tblGrid>
      <w:tr w:rsidR="00882A98" w:rsidRPr="00C85263" w:rsidTr="00B04AF1">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出行方式</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szCs w:val="21"/>
              </w:rPr>
              <w:t>数据来源</w:t>
            </w:r>
          </w:p>
        </w:tc>
        <w:tc>
          <w:tcPr>
            <w:tcW w:w="3140" w:type="dxa"/>
            <w:shd w:val="clear" w:color="auto" w:fill="auto"/>
          </w:tcPr>
          <w:p w:rsidR="00882A98" w:rsidRPr="00C85263" w:rsidRDefault="00882A98" w:rsidP="00B04AF1">
            <w:pPr>
              <w:spacing w:line="360" w:lineRule="auto"/>
              <w:jc w:val="center"/>
              <w:rPr>
                <w:rFonts w:ascii="华文细黑" w:eastAsia="华文细黑" w:hAnsi="华文细黑"/>
                <w:szCs w:val="21"/>
              </w:rPr>
            </w:pPr>
            <w:r>
              <w:rPr>
                <w:rFonts w:ascii="华文细黑" w:eastAsia="华文细黑" w:hAnsi="华文细黑" w:hint="eastAsia"/>
                <w:szCs w:val="21"/>
              </w:rPr>
              <w:t>数据</w:t>
            </w:r>
            <w:r w:rsidRPr="00F03864">
              <w:rPr>
                <w:rFonts w:ascii="华文细黑" w:eastAsia="华文细黑" w:hAnsi="华文细黑" w:hint="eastAsia"/>
                <w:szCs w:val="21"/>
              </w:rPr>
              <w:t>采集建议</w:t>
            </w:r>
          </w:p>
        </w:tc>
      </w:tr>
      <w:tr w:rsidR="00882A98" w:rsidRPr="00C85263" w:rsidTr="00B04AF1">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公交</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p>
          <w:p w:rsidR="00882A98" w:rsidRPr="00F03864" w:rsidRDefault="00882A98" w:rsidP="00B04AF1">
            <w:pPr>
              <w:spacing w:line="360" w:lineRule="auto"/>
              <w:jc w:val="center"/>
              <w:rPr>
                <w:rFonts w:ascii="华文细黑" w:eastAsia="华文细黑" w:hAnsi="华文细黑"/>
                <w:szCs w:val="21"/>
              </w:rPr>
            </w:pPr>
          </w:p>
          <w:p w:rsidR="00882A98"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szCs w:val="21"/>
              </w:rPr>
              <w:t>杭州公交集团</w:t>
            </w:r>
            <w:r>
              <w:rPr>
                <w:rFonts w:ascii="华文细黑" w:eastAsia="华文细黑" w:hAnsi="华文细黑" w:hint="eastAsia"/>
                <w:szCs w:val="21"/>
              </w:rPr>
              <w:t>、</w:t>
            </w:r>
          </w:p>
          <w:p w:rsidR="00882A98" w:rsidRPr="00F03864" w:rsidRDefault="00882A98" w:rsidP="00B04AF1">
            <w:pPr>
              <w:spacing w:line="360" w:lineRule="auto"/>
              <w:jc w:val="center"/>
              <w:rPr>
                <w:rFonts w:ascii="华文细黑" w:eastAsia="华文细黑" w:hAnsi="华文细黑"/>
                <w:szCs w:val="21"/>
              </w:rPr>
            </w:pPr>
            <w:r>
              <w:rPr>
                <w:rFonts w:ascii="华文细黑" w:eastAsia="华文细黑" w:hAnsi="华文细黑" w:hint="eastAsia"/>
                <w:szCs w:val="21"/>
              </w:rPr>
              <w:t>市局信息资源服务平台</w:t>
            </w:r>
          </w:p>
        </w:tc>
        <w:tc>
          <w:tcPr>
            <w:tcW w:w="3140" w:type="dxa"/>
            <w:shd w:val="clear" w:color="auto" w:fill="auto"/>
          </w:tcPr>
          <w:p w:rsidR="00882A98"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采用定期离线文件提供数据，建议采集以下数据：</w:t>
            </w:r>
          </w:p>
          <w:p w:rsidR="00882A98" w:rsidRDefault="00882A98" w:rsidP="009C6169">
            <w:pPr>
              <w:pStyle w:val="af3"/>
              <w:numPr>
                <w:ilvl w:val="0"/>
                <w:numId w:val="23"/>
              </w:numPr>
              <w:spacing w:line="360" w:lineRule="auto"/>
              <w:ind w:firstLineChars="0"/>
              <w:jc w:val="left"/>
              <w:rPr>
                <w:rFonts w:ascii="华文细黑" w:eastAsia="华文细黑" w:hAnsi="华文细黑"/>
                <w:szCs w:val="21"/>
              </w:rPr>
            </w:pPr>
            <w:r>
              <w:rPr>
                <w:rFonts w:ascii="华文细黑" w:eastAsia="华文细黑" w:hAnsi="华文细黑" w:hint="eastAsia"/>
                <w:szCs w:val="21"/>
              </w:rPr>
              <w:t>公交卡用户信息</w:t>
            </w:r>
          </w:p>
          <w:p w:rsidR="00882A98" w:rsidRPr="00AF6B0F" w:rsidRDefault="00882A98" w:rsidP="009C6169">
            <w:pPr>
              <w:pStyle w:val="af3"/>
              <w:numPr>
                <w:ilvl w:val="0"/>
                <w:numId w:val="23"/>
              </w:numPr>
              <w:spacing w:line="360" w:lineRule="auto"/>
              <w:ind w:firstLineChars="0"/>
              <w:jc w:val="left"/>
              <w:rPr>
                <w:rFonts w:ascii="华文细黑" w:eastAsia="华文细黑" w:hAnsi="华文细黑"/>
                <w:szCs w:val="21"/>
              </w:rPr>
            </w:pPr>
            <w:r>
              <w:rPr>
                <w:rFonts w:ascii="华文细黑" w:eastAsia="华文细黑" w:hAnsi="华文细黑" w:hint="eastAsia"/>
                <w:szCs w:val="21"/>
              </w:rPr>
              <w:t>市民卡信息</w:t>
            </w:r>
          </w:p>
          <w:p w:rsidR="00882A98" w:rsidRDefault="00882A98" w:rsidP="009C6169">
            <w:pPr>
              <w:pStyle w:val="af3"/>
              <w:numPr>
                <w:ilvl w:val="0"/>
                <w:numId w:val="23"/>
              </w:numPr>
              <w:spacing w:line="360" w:lineRule="auto"/>
              <w:ind w:firstLineChars="0"/>
              <w:jc w:val="left"/>
              <w:rPr>
                <w:rFonts w:ascii="华文细黑" w:eastAsia="华文细黑" w:hAnsi="华文细黑"/>
                <w:szCs w:val="21"/>
              </w:rPr>
            </w:pPr>
            <w:r>
              <w:rPr>
                <w:rFonts w:ascii="华文细黑" w:eastAsia="华文细黑" w:hAnsi="华文细黑" w:hint="eastAsia"/>
                <w:szCs w:val="21"/>
              </w:rPr>
              <w:t>公交</w:t>
            </w:r>
            <w:r w:rsidRPr="00AF6B0F">
              <w:rPr>
                <w:rFonts w:ascii="华文细黑" w:eastAsia="华文细黑" w:hAnsi="华文细黑" w:hint="eastAsia"/>
                <w:szCs w:val="21"/>
              </w:rPr>
              <w:t>刷卡记录</w:t>
            </w:r>
          </w:p>
          <w:p w:rsidR="00882A98" w:rsidRPr="00AF6B0F" w:rsidRDefault="00882A98" w:rsidP="009C6169">
            <w:pPr>
              <w:pStyle w:val="af3"/>
              <w:numPr>
                <w:ilvl w:val="0"/>
                <w:numId w:val="23"/>
              </w:numPr>
              <w:spacing w:line="360" w:lineRule="auto"/>
              <w:ind w:firstLineChars="0"/>
              <w:jc w:val="left"/>
              <w:rPr>
                <w:rFonts w:ascii="华文细黑" w:eastAsia="华文细黑" w:hAnsi="华文细黑"/>
                <w:szCs w:val="21"/>
              </w:rPr>
            </w:pPr>
            <w:r w:rsidRPr="00AF6B0F">
              <w:rPr>
                <w:rFonts w:ascii="华文细黑" w:eastAsia="华文细黑" w:hAnsi="华文细黑" w:hint="eastAsia"/>
                <w:szCs w:val="21"/>
              </w:rPr>
              <w:t>公交定位数据</w:t>
            </w:r>
          </w:p>
        </w:tc>
      </w:tr>
      <w:tr w:rsidR="00882A98" w:rsidRPr="00C85263" w:rsidTr="00B04AF1">
        <w:trPr>
          <w:trHeight w:val="470"/>
        </w:trPr>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地铁</w:t>
            </w:r>
          </w:p>
        </w:tc>
        <w:tc>
          <w:tcPr>
            <w:tcW w:w="3402" w:type="dxa"/>
            <w:shd w:val="clear" w:color="auto" w:fill="auto"/>
          </w:tcPr>
          <w:p w:rsidR="00882A98" w:rsidRDefault="00882A98" w:rsidP="00EA722A">
            <w:pPr>
              <w:spacing w:line="360" w:lineRule="auto"/>
              <w:jc w:val="center"/>
              <w:rPr>
                <w:rFonts w:ascii="华文细黑" w:eastAsia="华文细黑" w:hAnsi="华文细黑"/>
                <w:szCs w:val="21"/>
              </w:rPr>
            </w:pPr>
            <w:r w:rsidRPr="00F03864">
              <w:rPr>
                <w:rFonts w:ascii="华文细黑" w:eastAsia="华文细黑" w:hAnsi="华文细黑"/>
                <w:szCs w:val="21"/>
              </w:rPr>
              <w:t>杭州地铁集团</w:t>
            </w:r>
          </w:p>
          <w:p w:rsidR="00882A98" w:rsidRPr="00F03864" w:rsidRDefault="00882A98" w:rsidP="00B04AF1">
            <w:pPr>
              <w:spacing w:line="360" w:lineRule="auto"/>
              <w:jc w:val="center"/>
              <w:rPr>
                <w:rFonts w:ascii="华文细黑" w:eastAsia="华文细黑" w:hAnsi="华文细黑"/>
                <w:szCs w:val="21"/>
              </w:rPr>
            </w:pPr>
            <w:r>
              <w:rPr>
                <w:rFonts w:ascii="华文细黑" w:eastAsia="华文细黑" w:hAnsi="华文细黑" w:hint="eastAsia"/>
                <w:szCs w:val="21"/>
              </w:rPr>
              <w:t>市局信息资源服务平台</w:t>
            </w:r>
          </w:p>
        </w:tc>
        <w:tc>
          <w:tcPr>
            <w:tcW w:w="3140" w:type="dxa"/>
            <w:shd w:val="clear" w:color="auto" w:fill="auto"/>
          </w:tcPr>
          <w:p w:rsidR="00882A98" w:rsidRPr="00C85263" w:rsidRDefault="00882A98" w:rsidP="00B04AF1">
            <w:pPr>
              <w:spacing w:line="360" w:lineRule="auto"/>
              <w:jc w:val="left"/>
              <w:rPr>
                <w:rFonts w:ascii="华文细黑" w:eastAsia="华文细黑" w:hAnsi="华文细黑"/>
                <w:szCs w:val="21"/>
              </w:rPr>
            </w:pPr>
            <w:r w:rsidRPr="00F03864">
              <w:rPr>
                <w:rFonts w:ascii="华文细黑" w:eastAsia="华文细黑" w:hAnsi="华文细黑" w:hint="eastAsia"/>
                <w:szCs w:val="21"/>
              </w:rPr>
              <w:t>需对数据进行抽取清洗规整</w:t>
            </w:r>
            <w:r>
              <w:rPr>
                <w:rFonts w:ascii="华文细黑" w:eastAsia="华文细黑" w:hAnsi="华文细黑" w:hint="eastAsia"/>
                <w:szCs w:val="21"/>
              </w:rPr>
              <w:t>，整合成实名制信息</w:t>
            </w:r>
            <w:r w:rsidRPr="00F03864">
              <w:rPr>
                <w:rFonts w:ascii="华文细黑" w:eastAsia="华文细黑" w:hAnsi="华文细黑" w:hint="eastAsia"/>
                <w:szCs w:val="21"/>
              </w:rPr>
              <w:t>。</w:t>
            </w:r>
          </w:p>
        </w:tc>
      </w:tr>
      <w:tr w:rsidR="00882A98" w:rsidRPr="00C85263" w:rsidTr="00B04AF1">
        <w:trPr>
          <w:trHeight w:val="470"/>
        </w:trPr>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共享单车</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hint="eastAsia"/>
                <w:szCs w:val="21"/>
              </w:rPr>
              <w:t>各大共享单车公司（小鸣单车、</w:t>
            </w:r>
            <w:proofErr w:type="spellStart"/>
            <w:r w:rsidRPr="00F03864">
              <w:rPr>
                <w:rFonts w:ascii="华文细黑" w:eastAsia="华文细黑" w:hAnsi="华文细黑" w:hint="eastAsia"/>
                <w:szCs w:val="21"/>
              </w:rPr>
              <w:t>hellobike</w:t>
            </w:r>
            <w:proofErr w:type="spellEnd"/>
            <w:r w:rsidRPr="00F03864">
              <w:rPr>
                <w:rFonts w:ascii="华文细黑" w:eastAsia="华文细黑" w:hAnsi="华文细黑" w:hint="eastAsia"/>
                <w:szCs w:val="21"/>
              </w:rPr>
              <w:t>、</w:t>
            </w:r>
            <w:proofErr w:type="spellStart"/>
            <w:r w:rsidRPr="00F03864">
              <w:rPr>
                <w:rFonts w:ascii="华文细黑" w:eastAsia="华文细黑" w:hAnsi="华文细黑"/>
                <w:szCs w:val="21"/>
              </w:rPr>
              <w:t>mobikie</w:t>
            </w:r>
            <w:proofErr w:type="spellEnd"/>
            <w:r w:rsidRPr="00F03864">
              <w:rPr>
                <w:rFonts w:ascii="华文细黑" w:eastAsia="华文细黑" w:hAnsi="华文细黑" w:hint="eastAsia"/>
                <w:szCs w:val="21"/>
              </w:rPr>
              <w:t>、</w:t>
            </w:r>
            <w:proofErr w:type="spellStart"/>
            <w:r w:rsidRPr="00F03864">
              <w:rPr>
                <w:rFonts w:ascii="华文细黑" w:eastAsia="华文细黑" w:hAnsi="华文细黑"/>
                <w:szCs w:val="21"/>
              </w:rPr>
              <w:t>ofo</w:t>
            </w:r>
            <w:proofErr w:type="spellEnd"/>
            <w:r w:rsidRPr="00F03864">
              <w:rPr>
                <w:rFonts w:ascii="华文细黑" w:eastAsia="华文细黑" w:hAnsi="华文细黑"/>
                <w:szCs w:val="21"/>
              </w:rPr>
              <w:t>等</w:t>
            </w:r>
            <w:r w:rsidRPr="00F03864">
              <w:rPr>
                <w:rFonts w:ascii="华文细黑" w:eastAsia="华文细黑" w:hAnsi="华文细黑" w:hint="eastAsia"/>
                <w:szCs w:val="21"/>
              </w:rPr>
              <w:t>）</w:t>
            </w:r>
          </w:p>
        </w:tc>
        <w:tc>
          <w:tcPr>
            <w:tcW w:w="3140" w:type="dxa"/>
            <w:shd w:val="clear" w:color="auto" w:fill="auto"/>
          </w:tcPr>
          <w:p w:rsidR="00882A98" w:rsidRDefault="00882A98" w:rsidP="00B04AF1">
            <w:pPr>
              <w:spacing w:line="360" w:lineRule="auto"/>
              <w:jc w:val="left"/>
              <w:rPr>
                <w:rFonts w:ascii="华文细黑" w:eastAsia="华文细黑" w:hAnsi="华文细黑"/>
                <w:szCs w:val="21"/>
              </w:rPr>
            </w:pPr>
            <w:r w:rsidRPr="00F03864">
              <w:rPr>
                <w:rFonts w:ascii="华文细黑" w:eastAsia="华文细黑" w:hAnsi="华文细黑"/>
                <w:szCs w:val="21"/>
              </w:rPr>
              <w:t>实名制使用单车</w:t>
            </w:r>
            <w:r w:rsidRPr="00F03864">
              <w:rPr>
                <w:rFonts w:ascii="华文细黑" w:eastAsia="华文细黑" w:hAnsi="华文细黑" w:hint="eastAsia"/>
                <w:szCs w:val="21"/>
              </w:rPr>
              <w:t>，</w:t>
            </w:r>
            <w:r w:rsidRPr="00F03864">
              <w:rPr>
                <w:rFonts w:ascii="华文细黑" w:eastAsia="华文细黑" w:hAnsi="华文细黑"/>
                <w:szCs w:val="21"/>
              </w:rPr>
              <w:t>但是各大共享单车之间数据</w:t>
            </w:r>
            <w:proofErr w:type="gramStart"/>
            <w:r w:rsidRPr="00F03864">
              <w:rPr>
                <w:rFonts w:ascii="华文细黑" w:eastAsia="华文细黑" w:hAnsi="华文细黑"/>
                <w:szCs w:val="21"/>
              </w:rPr>
              <w:t>不</w:t>
            </w:r>
            <w:proofErr w:type="gramEnd"/>
            <w:r w:rsidRPr="00F03864">
              <w:rPr>
                <w:rFonts w:ascii="华文细黑" w:eastAsia="华文细黑" w:hAnsi="华文细黑"/>
                <w:szCs w:val="21"/>
              </w:rPr>
              <w:t>共享</w:t>
            </w:r>
            <w:r w:rsidRPr="00F03864">
              <w:rPr>
                <w:rFonts w:ascii="华文细黑" w:eastAsia="华文细黑" w:hAnsi="华文细黑" w:hint="eastAsia"/>
                <w:szCs w:val="21"/>
              </w:rPr>
              <w:t>，</w:t>
            </w:r>
            <w:r w:rsidR="00B12A78">
              <w:rPr>
                <w:rFonts w:ascii="华文细黑" w:eastAsia="华文细黑" w:hAnsi="华文细黑"/>
                <w:szCs w:val="21"/>
              </w:rPr>
              <w:t>运营</w:t>
            </w:r>
            <w:r w:rsidRPr="00F03864">
              <w:rPr>
                <w:rFonts w:ascii="华文细黑" w:eastAsia="华文细黑" w:hAnsi="华文细黑"/>
                <w:szCs w:val="21"/>
              </w:rPr>
              <w:t>模式不同</w:t>
            </w:r>
            <w:r>
              <w:rPr>
                <w:rFonts w:ascii="华文细黑" w:eastAsia="华文细黑" w:hAnsi="华文细黑" w:hint="eastAsia"/>
                <w:szCs w:val="21"/>
              </w:rPr>
              <w:t>。</w:t>
            </w:r>
          </w:p>
          <w:p w:rsidR="00882A98"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采用定期离线文件提供数据，建议采</w:t>
            </w:r>
            <w:r w:rsidRPr="00F03864">
              <w:rPr>
                <w:rFonts w:ascii="华文细黑" w:eastAsia="华文细黑" w:hAnsi="华文细黑" w:hint="eastAsia"/>
                <w:szCs w:val="21"/>
              </w:rPr>
              <w:t>集</w:t>
            </w:r>
            <w:r>
              <w:rPr>
                <w:rFonts w:ascii="华文细黑" w:eastAsia="华文细黑" w:hAnsi="华文细黑" w:hint="eastAsia"/>
                <w:szCs w:val="21"/>
              </w:rPr>
              <w:t>以下数据：</w:t>
            </w:r>
          </w:p>
          <w:p w:rsidR="00882A98" w:rsidRPr="002F09D3" w:rsidRDefault="00882A98" w:rsidP="009C6169">
            <w:pPr>
              <w:pStyle w:val="af3"/>
              <w:numPr>
                <w:ilvl w:val="0"/>
                <w:numId w:val="25"/>
              </w:numPr>
              <w:spacing w:line="360" w:lineRule="auto"/>
              <w:ind w:firstLineChars="0"/>
              <w:jc w:val="left"/>
              <w:rPr>
                <w:rFonts w:ascii="华文细黑" w:eastAsia="华文细黑" w:hAnsi="华文细黑"/>
                <w:szCs w:val="21"/>
              </w:rPr>
            </w:pPr>
            <w:r w:rsidRPr="002F09D3">
              <w:rPr>
                <w:rFonts w:ascii="华文细黑" w:eastAsia="华文细黑" w:hAnsi="华文细黑" w:hint="eastAsia"/>
                <w:szCs w:val="21"/>
              </w:rPr>
              <w:t>实名制注册信息</w:t>
            </w:r>
          </w:p>
          <w:p w:rsidR="00882A98" w:rsidRPr="002F09D3" w:rsidRDefault="00882A98" w:rsidP="009C6169">
            <w:pPr>
              <w:pStyle w:val="af3"/>
              <w:numPr>
                <w:ilvl w:val="0"/>
                <w:numId w:val="25"/>
              </w:numPr>
              <w:spacing w:line="360" w:lineRule="auto"/>
              <w:ind w:firstLineChars="0"/>
              <w:jc w:val="left"/>
              <w:rPr>
                <w:rFonts w:ascii="华文细黑" w:eastAsia="华文细黑" w:hAnsi="华文细黑"/>
                <w:szCs w:val="21"/>
              </w:rPr>
            </w:pPr>
            <w:r w:rsidRPr="002F09D3">
              <w:rPr>
                <w:rFonts w:ascii="华文细黑" w:eastAsia="华文细黑" w:hAnsi="华文细黑" w:hint="eastAsia"/>
                <w:szCs w:val="21"/>
              </w:rPr>
              <w:lastRenderedPageBreak/>
              <w:t>借还车</w:t>
            </w:r>
            <w:r>
              <w:rPr>
                <w:rFonts w:ascii="华文细黑" w:eastAsia="华文细黑" w:hAnsi="华文细黑" w:hint="eastAsia"/>
                <w:szCs w:val="21"/>
              </w:rPr>
              <w:t>流水数据（含</w:t>
            </w:r>
            <w:r w:rsidRPr="002F09D3">
              <w:rPr>
                <w:rFonts w:ascii="华文细黑" w:eastAsia="华文细黑" w:hAnsi="华文细黑" w:hint="eastAsia"/>
                <w:szCs w:val="21"/>
              </w:rPr>
              <w:t>GPS定位数据</w:t>
            </w:r>
            <w:r>
              <w:rPr>
                <w:rFonts w:ascii="华文细黑" w:eastAsia="华文细黑" w:hAnsi="华文细黑" w:hint="eastAsia"/>
                <w:szCs w:val="21"/>
              </w:rPr>
              <w:t>）</w:t>
            </w:r>
            <w:r w:rsidRPr="002F09D3">
              <w:rPr>
                <w:rFonts w:ascii="华文细黑" w:eastAsia="华文细黑" w:hAnsi="华文细黑" w:hint="eastAsia"/>
                <w:szCs w:val="21"/>
              </w:rPr>
              <w:t>。</w:t>
            </w:r>
          </w:p>
        </w:tc>
      </w:tr>
      <w:tr w:rsidR="00882A98" w:rsidRPr="00C85263" w:rsidTr="00B04AF1">
        <w:trPr>
          <w:trHeight w:val="470"/>
        </w:trPr>
        <w:tc>
          <w:tcPr>
            <w:tcW w:w="1980" w:type="dxa"/>
            <w:shd w:val="clear" w:color="auto" w:fill="F2F2F2"/>
            <w:vAlign w:val="center"/>
          </w:tcPr>
          <w:p w:rsidR="00882A98" w:rsidRPr="00C85263"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lastRenderedPageBreak/>
              <w:t>公共自行车</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hint="eastAsia"/>
                <w:szCs w:val="21"/>
              </w:rPr>
              <w:t>杭州公交</w:t>
            </w:r>
            <w:r>
              <w:rPr>
                <w:rFonts w:ascii="华文细黑" w:eastAsia="华文细黑" w:hAnsi="华文细黑" w:hint="eastAsia"/>
                <w:szCs w:val="21"/>
              </w:rPr>
              <w:t>自行车运营公司</w:t>
            </w:r>
          </w:p>
        </w:tc>
        <w:tc>
          <w:tcPr>
            <w:tcW w:w="3140" w:type="dxa"/>
            <w:shd w:val="clear" w:color="auto" w:fill="auto"/>
          </w:tcPr>
          <w:p w:rsidR="00882A98" w:rsidRDefault="00882A98" w:rsidP="00B04AF1">
            <w:pPr>
              <w:spacing w:line="360" w:lineRule="auto"/>
              <w:jc w:val="left"/>
              <w:rPr>
                <w:rFonts w:ascii="华文细黑" w:eastAsia="华文细黑" w:hAnsi="华文细黑"/>
                <w:szCs w:val="21"/>
              </w:rPr>
            </w:pPr>
            <w:r w:rsidRPr="00F03864">
              <w:rPr>
                <w:rFonts w:ascii="华文细黑" w:eastAsia="华文细黑" w:hAnsi="华文细黑" w:hint="eastAsia"/>
                <w:szCs w:val="21"/>
              </w:rPr>
              <w:t>实名制使用、统一服务点</w:t>
            </w:r>
            <w:r>
              <w:rPr>
                <w:rFonts w:ascii="华文细黑" w:eastAsia="华文细黑" w:hAnsi="华文细黑" w:hint="eastAsia"/>
                <w:szCs w:val="21"/>
              </w:rPr>
              <w:t>，</w:t>
            </w:r>
            <w:r w:rsidRPr="00F03864">
              <w:rPr>
                <w:rFonts w:ascii="华文细黑" w:eastAsia="华文细黑" w:hAnsi="华文细黑" w:hint="eastAsia"/>
                <w:szCs w:val="21"/>
              </w:rPr>
              <w:t>需对数据进行抽取清洗规整</w:t>
            </w:r>
            <w:r>
              <w:rPr>
                <w:rFonts w:ascii="华文细黑" w:eastAsia="华文细黑" w:hAnsi="华文细黑" w:hint="eastAsia"/>
                <w:szCs w:val="21"/>
              </w:rPr>
              <w:t>，整合成实名制信息</w:t>
            </w:r>
            <w:r w:rsidRPr="00F03864">
              <w:rPr>
                <w:rFonts w:ascii="华文细黑" w:eastAsia="华文细黑" w:hAnsi="华文细黑" w:hint="eastAsia"/>
                <w:szCs w:val="21"/>
              </w:rPr>
              <w:t>。</w:t>
            </w:r>
          </w:p>
          <w:p w:rsidR="00882A98"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采用定期离线文件提供数据，建议采集以下数据：</w:t>
            </w:r>
          </w:p>
          <w:p w:rsidR="00882A98" w:rsidRPr="002F09D3" w:rsidRDefault="00882A98" w:rsidP="009C6169">
            <w:pPr>
              <w:pStyle w:val="af3"/>
              <w:numPr>
                <w:ilvl w:val="0"/>
                <w:numId w:val="24"/>
              </w:numPr>
              <w:spacing w:line="360" w:lineRule="auto"/>
              <w:ind w:firstLineChars="0"/>
              <w:jc w:val="left"/>
              <w:rPr>
                <w:rFonts w:ascii="华文细黑" w:eastAsia="华文细黑" w:hAnsi="华文细黑"/>
                <w:szCs w:val="21"/>
              </w:rPr>
            </w:pPr>
            <w:r w:rsidRPr="002F09D3">
              <w:rPr>
                <w:rFonts w:ascii="华文细黑" w:eastAsia="华文细黑" w:hAnsi="华文细黑" w:hint="eastAsia"/>
                <w:szCs w:val="21"/>
              </w:rPr>
              <w:t>实名制注册信息</w:t>
            </w:r>
          </w:p>
          <w:p w:rsidR="00882A98" w:rsidRDefault="00882A98" w:rsidP="009C6169">
            <w:pPr>
              <w:pStyle w:val="af3"/>
              <w:numPr>
                <w:ilvl w:val="0"/>
                <w:numId w:val="24"/>
              </w:numPr>
              <w:spacing w:line="360" w:lineRule="auto"/>
              <w:ind w:firstLineChars="0"/>
              <w:jc w:val="left"/>
              <w:rPr>
                <w:rFonts w:ascii="华文细黑" w:eastAsia="华文细黑" w:hAnsi="华文细黑"/>
                <w:szCs w:val="21"/>
              </w:rPr>
            </w:pPr>
            <w:r w:rsidRPr="002F09D3">
              <w:rPr>
                <w:rFonts w:ascii="华文细黑" w:eastAsia="华文细黑" w:hAnsi="华文细黑" w:hint="eastAsia"/>
                <w:szCs w:val="21"/>
              </w:rPr>
              <w:t>借还车</w:t>
            </w:r>
            <w:r>
              <w:rPr>
                <w:rFonts w:ascii="华文细黑" w:eastAsia="华文细黑" w:hAnsi="华文细黑" w:hint="eastAsia"/>
                <w:szCs w:val="21"/>
              </w:rPr>
              <w:t>流水数据</w:t>
            </w:r>
          </w:p>
          <w:p w:rsidR="00882A98" w:rsidRPr="002F09D3" w:rsidRDefault="00882A98" w:rsidP="009C6169">
            <w:pPr>
              <w:pStyle w:val="af3"/>
              <w:numPr>
                <w:ilvl w:val="0"/>
                <w:numId w:val="24"/>
              </w:numPr>
              <w:spacing w:line="360" w:lineRule="auto"/>
              <w:ind w:firstLineChars="0"/>
              <w:jc w:val="left"/>
              <w:rPr>
                <w:rFonts w:ascii="华文细黑" w:eastAsia="华文细黑" w:hAnsi="华文细黑"/>
                <w:szCs w:val="21"/>
              </w:rPr>
            </w:pPr>
            <w:r>
              <w:rPr>
                <w:rFonts w:ascii="华文细黑" w:eastAsia="华文细黑" w:hAnsi="华文细黑" w:hint="eastAsia"/>
                <w:szCs w:val="21"/>
              </w:rPr>
              <w:t>服务点信息（含GPS位置）</w:t>
            </w:r>
          </w:p>
        </w:tc>
      </w:tr>
      <w:tr w:rsidR="00882A98" w:rsidRPr="00C85263" w:rsidTr="00B04AF1">
        <w:trPr>
          <w:trHeight w:val="470"/>
        </w:trPr>
        <w:tc>
          <w:tcPr>
            <w:tcW w:w="1980" w:type="dxa"/>
            <w:shd w:val="clear" w:color="auto" w:fill="F2F2F2"/>
            <w:vAlign w:val="center"/>
          </w:tcPr>
          <w:p w:rsidR="00882A98" w:rsidRDefault="00882A98" w:rsidP="00B04AF1">
            <w:pPr>
              <w:spacing w:line="360" w:lineRule="auto"/>
              <w:jc w:val="center"/>
              <w:rPr>
                <w:rFonts w:ascii="黑体" w:eastAsia="黑体" w:hAnsi="黑体" w:cs="黑体"/>
                <w:color w:val="0070C0"/>
                <w:sz w:val="24"/>
                <w:szCs w:val="24"/>
              </w:rPr>
            </w:pPr>
            <w:proofErr w:type="gramStart"/>
            <w:r>
              <w:rPr>
                <w:rFonts w:ascii="黑体" w:eastAsia="黑体" w:hAnsi="黑体" w:cs="黑体"/>
                <w:color w:val="0070C0"/>
                <w:sz w:val="24"/>
                <w:szCs w:val="24"/>
              </w:rPr>
              <w:t>网约车</w:t>
            </w:r>
            <w:proofErr w:type="gramEnd"/>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p>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hint="eastAsia"/>
                <w:szCs w:val="21"/>
              </w:rPr>
              <w:t>滴滴、曹操等</w:t>
            </w:r>
          </w:p>
        </w:tc>
        <w:tc>
          <w:tcPr>
            <w:tcW w:w="3140" w:type="dxa"/>
            <w:shd w:val="clear" w:color="auto" w:fill="auto"/>
          </w:tcPr>
          <w:p w:rsidR="00882A98" w:rsidRDefault="00882A98" w:rsidP="00B04AF1">
            <w:pPr>
              <w:spacing w:line="360" w:lineRule="auto"/>
              <w:jc w:val="left"/>
              <w:rPr>
                <w:rFonts w:ascii="华文细黑" w:eastAsia="华文细黑" w:hAnsi="华文细黑"/>
                <w:szCs w:val="21"/>
              </w:rPr>
            </w:pPr>
            <w:r w:rsidRPr="00F03864">
              <w:rPr>
                <w:rFonts w:ascii="华文细黑" w:eastAsia="华文细黑" w:hAnsi="华文细黑" w:hint="eastAsia"/>
                <w:szCs w:val="21"/>
              </w:rPr>
              <w:t>网约平台</w:t>
            </w:r>
            <w:r>
              <w:rPr>
                <w:rFonts w:ascii="华文细黑" w:eastAsia="华文细黑" w:hAnsi="华文细黑" w:hint="eastAsia"/>
                <w:szCs w:val="21"/>
              </w:rPr>
              <w:t>通常需要</w:t>
            </w:r>
            <w:r w:rsidRPr="00F03864">
              <w:rPr>
                <w:rFonts w:ascii="华文细黑" w:eastAsia="华文细黑" w:hAnsi="华文细黑" w:hint="eastAsia"/>
                <w:szCs w:val="21"/>
              </w:rPr>
              <w:t>实名制约车、</w:t>
            </w:r>
            <w:r>
              <w:rPr>
                <w:rFonts w:ascii="华文细黑" w:eastAsia="华文细黑" w:hAnsi="华文细黑" w:hint="eastAsia"/>
                <w:szCs w:val="21"/>
              </w:rPr>
              <w:t>也会</w:t>
            </w:r>
            <w:r w:rsidRPr="00F03864">
              <w:rPr>
                <w:rFonts w:ascii="华文细黑" w:eastAsia="华文细黑" w:hAnsi="华文细黑" w:hint="eastAsia"/>
                <w:szCs w:val="21"/>
              </w:rPr>
              <w:t>绑定手机</w:t>
            </w:r>
            <w:r>
              <w:rPr>
                <w:rFonts w:ascii="华文细黑" w:eastAsia="华文细黑" w:hAnsi="华文细黑" w:hint="eastAsia"/>
                <w:szCs w:val="21"/>
              </w:rPr>
              <w:t>。</w:t>
            </w:r>
          </w:p>
          <w:p w:rsidR="00882A98"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采用定期离线文件提供数据，建议采集以下数据：</w:t>
            </w:r>
          </w:p>
          <w:p w:rsidR="00882A98" w:rsidRPr="00EA722A" w:rsidRDefault="00882A98" w:rsidP="00EA722A">
            <w:pPr>
              <w:pStyle w:val="af3"/>
              <w:numPr>
                <w:ilvl w:val="0"/>
                <w:numId w:val="29"/>
              </w:numPr>
              <w:spacing w:line="360" w:lineRule="auto"/>
              <w:ind w:firstLineChars="0"/>
              <w:jc w:val="left"/>
              <w:rPr>
                <w:rFonts w:ascii="华文细黑" w:eastAsia="华文细黑" w:hAnsi="华文细黑"/>
                <w:szCs w:val="21"/>
              </w:rPr>
            </w:pPr>
            <w:r w:rsidRPr="00EA722A">
              <w:rPr>
                <w:rFonts w:ascii="华文细黑" w:eastAsia="华文细黑" w:hAnsi="华文细黑" w:hint="eastAsia"/>
                <w:szCs w:val="21"/>
              </w:rPr>
              <w:t>实名制注册信息</w:t>
            </w:r>
          </w:p>
          <w:p w:rsidR="00882A98" w:rsidRPr="00EA722A" w:rsidRDefault="00882A98" w:rsidP="00EA722A">
            <w:pPr>
              <w:pStyle w:val="af3"/>
              <w:numPr>
                <w:ilvl w:val="0"/>
                <w:numId w:val="29"/>
              </w:numPr>
              <w:spacing w:line="360" w:lineRule="auto"/>
              <w:ind w:firstLineChars="0"/>
              <w:jc w:val="left"/>
              <w:rPr>
                <w:rFonts w:ascii="华文细黑" w:eastAsia="华文细黑" w:hAnsi="华文细黑"/>
                <w:szCs w:val="21"/>
              </w:rPr>
            </w:pPr>
            <w:r w:rsidRPr="00EA722A">
              <w:rPr>
                <w:rFonts w:ascii="华文细黑" w:eastAsia="华文细黑" w:hAnsi="华文细黑" w:hint="eastAsia"/>
                <w:szCs w:val="21"/>
              </w:rPr>
              <w:t>约车流</w:t>
            </w:r>
            <w:proofErr w:type="gramStart"/>
            <w:r w:rsidRPr="00EA722A">
              <w:rPr>
                <w:rFonts w:ascii="华文细黑" w:eastAsia="华文细黑" w:hAnsi="华文细黑" w:hint="eastAsia"/>
                <w:szCs w:val="21"/>
              </w:rPr>
              <w:t>水数据</w:t>
            </w:r>
            <w:proofErr w:type="gramEnd"/>
            <w:r w:rsidRPr="00EA722A">
              <w:rPr>
                <w:rFonts w:ascii="华文细黑" w:eastAsia="华文细黑" w:hAnsi="华文细黑" w:hint="eastAsia"/>
                <w:szCs w:val="21"/>
              </w:rPr>
              <w:t>和上线车</w:t>
            </w:r>
          </w:p>
          <w:p w:rsidR="00882A98" w:rsidRPr="00F03864"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点位信息（含GPS位置）</w:t>
            </w:r>
          </w:p>
        </w:tc>
      </w:tr>
      <w:tr w:rsidR="00882A98" w:rsidRPr="00C85263" w:rsidTr="00B04AF1">
        <w:trPr>
          <w:trHeight w:val="470"/>
        </w:trPr>
        <w:tc>
          <w:tcPr>
            <w:tcW w:w="1980" w:type="dxa"/>
            <w:shd w:val="clear" w:color="auto" w:fill="F2F2F2"/>
            <w:vAlign w:val="center"/>
          </w:tcPr>
          <w:p w:rsidR="00882A98" w:rsidRDefault="00882A98" w:rsidP="00B04AF1">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家用小轿车</w:t>
            </w:r>
          </w:p>
        </w:tc>
        <w:tc>
          <w:tcPr>
            <w:tcW w:w="3402" w:type="dxa"/>
            <w:shd w:val="clear" w:color="auto" w:fill="auto"/>
          </w:tcPr>
          <w:p w:rsidR="00882A98" w:rsidRPr="00F03864" w:rsidRDefault="00882A98" w:rsidP="00B04AF1">
            <w:pPr>
              <w:spacing w:line="360" w:lineRule="auto"/>
              <w:jc w:val="center"/>
              <w:rPr>
                <w:rFonts w:ascii="华文细黑" w:eastAsia="华文细黑" w:hAnsi="华文细黑"/>
                <w:szCs w:val="21"/>
              </w:rPr>
            </w:pPr>
            <w:r w:rsidRPr="00F03864">
              <w:rPr>
                <w:rFonts w:ascii="华文细黑" w:eastAsia="华文细黑" w:hAnsi="华文细黑" w:hint="eastAsia"/>
                <w:szCs w:val="21"/>
              </w:rPr>
              <w:t>卡口</w:t>
            </w:r>
            <w:r>
              <w:rPr>
                <w:rFonts w:ascii="华文细黑" w:eastAsia="华文细黑" w:hAnsi="华文细黑" w:hint="eastAsia"/>
                <w:szCs w:val="21"/>
              </w:rPr>
              <w:t>过车</w:t>
            </w:r>
            <w:r w:rsidRPr="00F03864">
              <w:rPr>
                <w:rFonts w:ascii="华文细黑" w:eastAsia="华文细黑" w:hAnsi="华文细黑" w:hint="eastAsia"/>
                <w:szCs w:val="21"/>
              </w:rPr>
              <w:t>记录</w:t>
            </w:r>
          </w:p>
        </w:tc>
        <w:tc>
          <w:tcPr>
            <w:tcW w:w="3140" w:type="dxa"/>
            <w:shd w:val="clear" w:color="auto" w:fill="auto"/>
          </w:tcPr>
          <w:p w:rsidR="00882A98" w:rsidRPr="00F03864" w:rsidRDefault="00882A98" w:rsidP="00B04AF1">
            <w:pPr>
              <w:spacing w:line="360" w:lineRule="auto"/>
              <w:jc w:val="left"/>
              <w:rPr>
                <w:rFonts w:ascii="华文细黑" w:eastAsia="华文细黑" w:hAnsi="华文细黑"/>
                <w:szCs w:val="21"/>
              </w:rPr>
            </w:pPr>
            <w:r>
              <w:rPr>
                <w:rFonts w:ascii="华文细黑" w:eastAsia="华文细黑" w:hAnsi="华文细黑" w:hint="eastAsia"/>
                <w:szCs w:val="21"/>
              </w:rPr>
              <w:t>接入分局实时</w:t>
            </w:r>
            <w:r w:rsidRPr="00F03864">
              <w:rPr>
                <w:rFonts w:ascii="华文细黑" w:eastAsia="华文细黑" w:hAnsi="华文细黑" w:hint="eastAsia"/>
                <w:szCs w:val="21"/>
              </w:rPr>
              <w:t>卡口数据</w:t>
            </w:r>
            <w:r>
              <w:rPr>
                <w:rFonts w:ascii="华文细黑" w:eastAsia="华文细黑" w:hAnsi="华文细黑" w:hint="eastAsia"/>
                <w:szCs w:val="21"/>
              </w:rPr>
              <w:t>库，通过匡信ETL软件将数据实时</w:t>
            </w:r>
            <w:r w:rsidRPr="00F03864">
              <w:rPr>
                <w:rFonts w:ascii="华文细黑" w:eastAsia="华文细黑" w:hAnsi="华文细黑" w:hint="eastAsia"/>
                <w:szCs w:val="21"/>
              </w:rPr>
              <w:t>更新</w:t>
            </w:r>
            <w:r>
              <w:rPr>
                <w:rFonts w:ascii="华文细黑" w:eastAsia="华文细黑" w:hAnsi="华文细黑" w:hint="eastAsia"/>
                <w:szCs w:val="21"/>
              </w:rPr>
              <w:t>到本地计算集群。</w:t>
            </w:r>
          </w:p>
        </w:tc>
      </w:tr>
    </w:tbl>
    <w:p w:rsidR="00882A98" w:rsidRPr="00F03864" w:rsidRDefault="00882A98" w:rsidP="00882A98">
      <w:pPr>
        <w:rPr>
          <w:rFonts w:ascii="华文细黑" w:eastAsia="华文细黑" w:hAnsi="华文细黑"/>
          <w:b/>
          <w:sz w:val="24"/>
          <w:szCs w:val="24"/>
        </w:rPr>
      </w:pPr>
      <w:r w:rsidRPr="00F03864">
        <w:rPr>
          <w:rFonts w:ascii="华文细黑" w:eastAsia="华文细黑" w:hAnsi="华文细黑" w:hint="eastAsia"/>
          <w:b/>
          <w:sz w:val="24"/>
          <w:szCs w:val="24"/>
        </w:rPr>
        <w:t>2、</w:t>
      </w:r>
      <w:proofErr w:type="spellStart"/>
      <w:r w:rsidRPr="00F03864">
        <w:rPr>
          <w:rFonts w:ascii="华文细黑" w:eastAsia="华文细黑" w:hAnsi="华文细黑" w:hint="eastAsia"/>
          <w:b/>
          <w:sz w:val="24"/>
          <w:szCs w:val="24"/>
        </w:rPr>
        <w:t>WiFi</w:t>
      </w:r>
      <w:proofErr w:type="spellEnd"/>
      <w:r>
        <w:rPr>
          <w:rFonts w:ascii="华文细黑" w:eastAsia="华文细黑" w:hAnsi="华文细黑" w:hint="eastAsia"/>
          <w:b/>
          <w:sz w:val="24"/>
          <w:szCs w:val="24"/>
        </w:rPr>
        <w:t>轨迹</w:t>
      </w:r>
      <w:r w:rsidRPr="00F03864">
        <w:rPr>
          <w:rFonts w:ascii="华文细黑" w:eastAsia="华文细黑" w:hAnsi="华文细黑" w:hint="eastAsia"/>
          <w:b/>
          <w:sz w:val="24"/>
          <w:szCs w:val="24"/>
        </w:rPr>
        <w:t>记录、3G</w:t>
      </w:r>
      <w:r>
        <w:rPr>
          <w:rFonts w:ascii="华文细黑" w:eastAsia="华文细黑" w:hAnsi="华文细黑" w:hint="eastAsia"/>
          <w:b/>
          <w:sz w:val="24"/>
          <w:szCs w:val="24"/>
        </w:rPr>
        <w:t>/</w:t>
      </w:r>
      <w:r w:rsidRPr="00F03864">
        <w:rPr>
          <w:rFonts w:ascii="华文细黑" w:eastAsia="华文细黑" w:hAnsi="华文细黑" w:hint="eastAsia"/>
          <w:b/>
          <w:sz w:val="24"/>
          <w:szCs w:val="24"/>
        </w:rPr>
        <w:t>4</w:t>
      </w:r>
      <w:r w:rsidRPr="00F03864">
        <w:rPr>
          <w:rFonts w:ascii="华文细黑" w:eastAsia="华文细黑" w:hAnsi="华文细黑"/>
          <w:b/>
          <w:sz w:val="24"/>
          <w:szCs w:val="24"/>
        </w:rPr>
        <w:t>G基站信息</w:t>
      </w:r>
    </w:p>
    <w:p w:rsidR="00882A98" w:rsidRPr="00F03864" w:rsidRDefault="00882A98" w:rsidP="00882A98">
      <w:pPr>
        <w:rPr>
          <w:rFonts w:ascii="华文细黑" w:eastAsia="华文细黑" w:hAnsi="华文细黑"/>
          <w:sz w:val="24"/>
          <w:szCs w:val="24"/>
        </w:rPr>
      </w:pPr>
      <w:r w:rsidRPr="00F03864">
        <w:rPr>
          <w:rFonts w:ascii="华文细黑" w:eastAsia="华文细黑" w:hAnsi="华文细黑"/>
          <w:b/>
          <w:sz w:val="24"/>
          <w:szCs w:val="24"/>
        </w:rPr>
        <w:t>数据定义</w:t>
      </w:r>
      <w:r w:rsidRPr="00F03864">
        <w:rPr>
          <w:rFonts w:ascii="华文细黑" w:eastAsia="华文细黑" w:hAnsi="华文细黑" w:hint="eastAsia"/>
          <w:b/>
          <w:sz w:val="24"/>
          <w:szCs w:val="24"/>
        </w:rPr>
        <w:t>：</w:t>
      </w:r>
      <w:r>
        <w:rPr>
          <w:rFonts w:ascii="华文细黑" w:eastAsia="华文细黑" w:hAnsi="华文细黑"/>
          <w:sz w:val="24"/>
          <w:szCs w:val="24"/>
        </w:rPr>
        <w:t>根据</w:t>
      </w:r>
      <w:proofErr w:type="gramStart"/>
      <w:r>
        <w:rPr>
          <w:rFonts w:ascii="华文细黑" w:eastAsia="华文细黑" w:hAnsi="华文细黑" w:hint="eastAsia"/>
          <w:sz w:val="24"/>
          <w:szCs w:val="24"/>
        </w:rPr>
        <w:t>被热点</w:t>
      </w:r>
      <w:proofErr w:type="spellStart"/>
      <w:proofErr w:type="gramEnd"/>
      <w:r w:rsidRPr="00F03864">
        <w:rPr>
          <w:rFonts w:ascii="华文细黑" w:eastAsia="华文细黑" w:hAnsi="华文细黑"/>
          <w:sz w:val="24"/>
          <w:szCs w:val="24"/>
        </w:rPr>
        <w:t>WiFi</w:t>
      </w:r>
      <w:proofErr w:type="spellEnd"/>
      <w:r>
        <w:rPr>
          <w:rFonts w:ascii="华文细黑" w:eastAsia="华文细黑" w:hAnsi="华文细黑" w:hint="eastAsia"/>
          <w:sz w:val="24"/>
          <w:szCs w:val="24"/>
        </w:rPr>
        <w:t>采集</w:t>
      </w:r>
      <w:r w:rsidRPr="00F03864">
        <w:rPr>
          <w:rFonts w:ascii="华文细黑" w:eastAsia="华文细黑" w:hAnsi="华文细黑"/>
          <w:sz w:val="24"/>
          <w:szCs w:val="24"/>
        </w:rPr>
        <w:t>的移动</w:t>
      </w:r>
      <w:r w:rsidRPr="00F03864">
        <w:rPr>
          <w:rFonts w:ascii="华文细黑" w:eastAsia="华文细黑" w:hAnsi="华文细黑" w:hint="eastAsia"/>
          <w:sz w:val="24"/>
          <w:szCs w:val="24"/>
        </w:rPr>
        <w:t>轨迹，</w:t>
      </w:r>
      <w:r w:rsidRPr="00F03864">
        <w:rPr>
          <w:rFonts w:ascii="华文细黑" w:eastAsia="华文细黑" w:hAnsi="华文细黑"/>
          <w:sz w:val="24"/>
          <w:szCs w:val="24"/>
        </w:rPr>
        <w:t>手机电脑等通信设备的使用产生的基</w:t>
      </w:r>
      <w:proofErr w:type="gramStart"/>
      <w:r w:rsidRPr="00F03864">
        <w:rPr>
          <w:rFonts w:ascii="华文细黑" w:eastAsia="华文细黑" w:hAnsi="华文细黑"/>
          <w:sz w:val="24"/>
          <w:szCs w:val="24"/>
        </w:rPr>
        <w:t>站定位</w:t>
      </w:r>
      <w:proofErr w:type="gramEnd"/>
      <w:r w:rsidRPr="00F03864">
        <w:rPr>
          <w:rFonts w:ascii="华文细黑" w:eastAsia="华文细黑" w:hAnsi="华文细黑"/>
          <w:sz w:val="24"/>
          <w:szCs w:val="24"/>
        </w:rPr>
        <w:t>信息</w:t>
      </w:r>
      <w:r w:rsidRPr="00F03864">
        <w:rPr>
          <w:rFonts w:ascii="华文细黑" w:eastAsia="华文细黑" w:hAnsi="华文细黑" w:hint="eastAsia"/>
          <w:sz w:val="24"/>
          <w:szCs w:val="24"/>
        </w:rPr>
        <w:t>，</w:t>
      </w:r>
      <w:r w:rsidRPr="00F03864">
        <w:rPr>
          <w:rFonts w:ascii="华文细黑" w:eastAsia="华文细黑" w:hAnsi="华文细黑"/>
          <w:sz w:val="24"/>
          <w:szCs w:val="24"/>
        </w:rPr>
        <w:t>大致描绘出使用人的活动轨迹</w:t>
      </w:r>
    </w:p>
    <w:p w:rsidR="00882A98" w:rsidRDefault="00882A98" w:rsidP="00882A98">
      <w:pPr>
        <w:rPr>
          <w:rFonts w:ascii="华文细黑" w:eastAsia="华文细黑" w:hAnsi="华文细黑"/>
          <w:sz w:val="24"/>
          <w:szCs w:val="24"/>
        </w:rPr>
      </w:pPr>
      <w:r w:rsidRPr="00F03864">
        <w:rPr>
          <w:rFonts w:ascii="华文细黑" w:eastAsia="华文细黑" w:hAnsi="华文细黑"/>
          <w:b/>
          <w:sz w:val="24"/>
          <w:szCs w:val="24"/>
        </w:rPr>
        <w:t>数据来源</w:t>
      </w:r>
      <w:r w:rsidRPr="00F03864">
        <w:rPr>
          <w:rFonts w:ascii="华文细黑" w:eastAsia="华文细黑" w:hAnsi="华文细黑" w:hint="eastAsia"/>
          <w:b/>
          <w:sz w:val="24"/>
          <w:szCs w:val="24"/>
        </w:rPr>
        <w:t>：</w:t>
      </w:r>
      <w:proofErr w:type="gramStart"/>
      <w:r>
        <w:rPr>
          <w:rFonts w:ascii="华文细黑" w:eastAsia="华文细黑" w:hAnsi="华文细黑" w:hint="eastAsia"/>
          <w:sz w:val="24"/>
          <w:szCs w:val="24"/>
        </w:rPr>
        <w:t>分局</w:t>
      </w:r>
      <w:r w:rsidRPr="00F03864">
        <w:rPr>
          <w:rFonts w:ascii="华文细黑" w:eastAsia="华文细黑" w:hAnsi="华文细黑"/>
          <w:sz w:val="24"/>
          <w:szCs w:val="24"/>
        </w:rPr>
        <w:t>网警</w:t>
      </w:r>
      <w:proofErr w:type="gramEnd"/>
      <w:r>
        <w:rPr>
          <w:rFonts w:ascii="华文细黑" w:eastAsia="华文细黑" w:hAnsi="华文细黑" w:hint="eastAsia"/>
          <w:sz w:val="24"/>
          <w:szCs w:val="24"/>
        </w:rPr>
        <w:t>大队</w:t>
      </w:r>
    </w:p>
    <w:p w:rsidR="00882A98" w:rsidRDefault="00882A98" w:rsidP="00882A98">
      <w:pPr>
        <w:rPr>
          <w:rFonts w:ascii="华文细黑" w:eastAsia="华文细黑" w:hAnsi="华文细黑"/>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r>
        <w:rPr>
          <w:rFonts w:ascii="华文细黑" w:eastAsia="华文细黑" w:hAnsi="华文细黑" w:hint="eastAsia"/>
          <w:sz w:val="24"/>
          <w:szCs w:val="24"/>
        </w:rPr>
        <w:t>分局从本地网警大队获取数据，可采用光</w:t>
      </w:r>
      <w:proofErr w:type="gramStart"/>
      <w:r>
        <w:rPr>
          <w:rFonts w:ascii="华文细黑" w:eastAsia="华文细黑" w:hAnsi="华文细黑" w:hint="eastAsia"/>
          <w:sz w:val="24"/>
          <w:szCs w:val="24"/>
        </w:rPr>
        <w:t>闸系统</w:t>
      </w:r>
      <w:proofErr w:type="gramEnd"/>
      <w:r>
        <w:rPr>
          <w:rFonts w:ascii="华文细黑" w:eastAsia="华文细黑" w:hAnsi="华文细黑" w:hint="eastAsia"/>
          <w:sz w:val="24"/>
          <w:szCs w:val="24"/>
        </w:rPr>
        <w:t>BCP文件交换对接方式提供，通过使用匡信ETL软件直接接入到本地计算集群。</w:t>
      </w:r>
    </w:p>
    <w:p w:rsidR="00882A98" w:rsidRPr="00D753D0" w:rsidRDefault="00882A98" w:rsidP="00882A98">
      <w:pPr>
        <w:rPr>
          <w:rFonts w:ascii="华文细黑" w:eastAsia="华文细黑" w:hAnsi="华文细黑"/>
          <w:b/>
          <w:sz w:val="24"/>
          <w:szCs w:val="24"/>
        </w:rPr>
      </w:pPr>
      <w:r w:rsidRPr="00D753D0">
        <w:rPr>
          <w:rFonts w:ascii="华文细黑" w:eastAsia="华文细黑" w:hAnsi="华文细黑" w:hint="eastAsia"/>
          <w:b/>
          <w:sz w:val="24"/>
          <w:szCs w:val="24"/>
        </w:rPr>
        <w:lastRenderedPageBreak/>
        <w:t>3、网吧上网记录</w:t>
      </w:r>
    </w:p>
    <w:p w:rsidR="00882A98" w:rsidRPr="00F03864"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数据定义</w:t>
      </w:r>
      <w:r w:rsidRPr="00D753D0">
        <w:rPr>
          <w:rFonts w:ascii="华文细黑" w:eastAsia="华文细黑" w:hAnsi="华文细黑" w:hint="eastAsia"/>
          <w:b/>
          <w:sz w:val="24"/>
          <w:szCs w:val="24"/>
        </w:rPr>
        <w:t>：</w:t>
      </w:r>
      <w:r>
        <w:rPr>
          <w:rFonts w:ascii="华文细黑" w:eastAsia="华文细黑" w:hAnsi="华文细黑" w:hint="eastAsia"/>
          <w:sz w:val="24"/>
          <w:szCs w:val="24"/>
        </w:rPr>
        <w:t>网吧上网记录主要记录上网人身份证信息、上网开始结束时间、网吧信息、使用电脑IP地址。</w:t>
      </w:r>
    </w:p>
    <w:p w:rsidR="00882A98"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数据来源</w:t>
      </w:r>
      <w:r w:rsidRPr="00D753D0">
        <w:rPr>
          <w:rFonts w:ascii="华文细黑" w:eastAsia="华文细黑" w:hAnsi="华文细黑" w:hint="eastAsia"/>
          <w:b/>
          <w:sz w:val="24"/>
          <w:szCs w:val="24"/>
        </w:rPr>
        <w:t>：</w:t>
      </w:r>
      <w:r>
        <w:rPr>
          <w:rFonts w:ascii="华文细黑" w:eastAsia="华文细黑" w:hAnsi="华文细黑" w:hint="eastAsia"/>
          <w:sz w:val="24"/>
          <w:szCs w:val="24"/>
        </w:rPr>
        <w:t>市局信息资源服务平台中的网吧上网记录表，</w:t>
      </w:r>
      <w:proofErr w:type="gramStart"/>
      <w:r>
        <w:rPr>
          <w:rFonts w:ascii="华文细黑" w:eastAsia="华文细黑" w:hAnsi="华文细黑" w:hint="eastAsia"/>
          <w:sz w:val="24"/>
          <w:szCs w:val="24"/>
        </w:rPr>
        <w:t>分局网警</w:t>
      </w:r>
      <w:proofErr w:type="gramEnd"/>
      <w:r w:rsidR="00C14D6E">
        <w:rPr>
          <w:rFonts w:ascii="华文细黑" w:eastAsia="华文细黑" w:hAnsi="华文细黑" w:hint="eastAsia"/>
          <w:sz w:val="24"/>
          <w:szCs w:val="24"/>
        </w:rPr>
        <w:t>可选择</w:t>
      </w:r>
      <w:r>
        <w:rPr>
          <w:rFonts w:ascii="华文细黑" w:eastAsia="华文细黑" w:hAnsi="华文细黑" w:hint="eastAsia"/>
          <w:sz w:val="24"/>
          <w:szCs w:val="24"/>
        </w:rPr>
        <w:t>提供的额外上网信息表</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Pr="00182DA8" w:rsidRDefault="00882A98" w:rsidP="009C6169">
      <w:pPr>
        <w:pStyle w:val="af3"/>
        <w:numPr>
          <w:ilvl w:val="0"/>
          <w:numId w:val="22"/>
        </w:numPr>
        <w:ind w:firstLineChars="0"/>
        <w:rPr>
          <w:rFonts w:ascii="华文细黑" w:eastAsia="华文细黑" w:hAnsi="华文细黑"/>
          <w:sz w:val="24"/>
          <w:szCs w:val="24"/>
        </w:rPr>
      </w:pPr>
      <w:r w:rsidRPr="00182DA8">
        <w:rPr>
          <w:rFonts w:ascii="华文细黑" w:eastAsia="华文细黑" w:hAnsi="华文细黑" w:hint="eastAsia"/>
          <w:sz w:val="24"/>
          <w:szCs w:val="24"/>
        </w:rPr>
        <w:t>直接利用市局信息资源服务平台中的</w:t>
      </w:r>
      <w:r>
        <w:rPr>
          <w:rFonts w:ascii="华文细黑" w:eastAsia="华文细黑" w:hAnsi="华文细黑" w:hint="eastAsia"/>
          <w:sz w:val="24"/>
          <w:szCs w:val="24"/>
        </w:rPr>
        <w:t>数据。</w:t>
      </w:r>
    </w:p>
    <w:p w:rsidR="00882A98" w:rsidRPr="00182DA8" w:rsidRDefault="00C14D6E" w:rsidP="009C6169">
      <w:pPr>
        <w:pStyle w:val="af3"/>
        <w:numPr>
          <w:ilvl w:val="0"/>
          <w:numId w:val="22"/>
        </w:numPr>
        <w:ind w:firstLineChars="0"/>
        <w:rPr>
          <w:rFonts w:ascii="华文细黑" w:eastAsia="华文细黑" w:hAnsi="华文细黑"/>
          <w:sz w:val="24"/>
          <w:szCs w:val="24"/>
        </w:rPr>
      </w:pPr>
      <w:proofErr w:type="gramStart"/>
      <w:r>
        <w:rPr>
          <w:rFonts w:ascii="华文细黑" w:eastAsia="华文细黑" w:hAnsi="华文细黑" w:hint="eastAsia"/>
          <w:sz w:val="24"/>
          <w:szCs w:val="24"/>
        </w:rPr>
        <w:t>如</w:t>
      </w:r>
      <w:r w:rsidR="00882A98" w:rsidRPr="00182DA8">
        <w:rPr>
          <w:rFonts w:ascii="华文细黑" w:eastAsia="华文细黑" w:hAnsi="华文细黑" w:hint="eastAsia"/>
          <w:sz w:val="24"/>
          <w:szCs w:val="24"/>
        </w:rPr>
        <w:t>分局网警</w:t>
      </w:r>
      <w:proofErr w:type="gramEnd"/>
      <w:r w:rsidR="00882A98" w:rsidRPr="00182DA8">
        <w:rPr>
          <w:rFonts w:ascii="华文细黑" w:eastAsia="华文细黑" w:hAnsi="华文细黑" w:hint="eastAsia"/>
          <w:sz w:val="24"/>
          <w:szCs w:val="24"/>
        </w:rPr>
        <w:t>大队</w:t>
      </w:r>
      <w:r>
        <w:rPr>
          <w:rFonts w:ascii="华文细黑" w:eastAsia="华文细黑" w:hAnsi="华文细黑" w:hint="eastAsia"/>
          <w:sz w:val="24"/>
          <w:szCs w:val="24"/>
        </w:rPr>
        <w:t>能</w:t>
      </w:r>
      <w:r w:rsidR="00882A98" w:rsidRPr="00182DA8">
        <w:rPr>
          <w:rFonts w:ascii="华文细黑" w:eastAsia="华文细黑" w:hAnsi="华文细黑" w:hint="eastAsia"/>
          <w:sz w:val="24"/>
          <w:szCs w:val="24"/>
        </w:rPr>
        <w:t>提供额外的上网信息</w:t>
      </w:r>
      <w:r w:rsidR="00882A98">
        <w:rPr>
          <w:rFonts w:ascii="华文细黑" w:eastAsia="华文细黑" w:hAnsi="华文细黑" w:hint="eastAsia"/>
          <w:sz w:val="24"/>
          <w:szCs w:val="24"/>
        </w:rPr>
        <w:t>记录</w:t>
      </w:r>
      <w:r w:rsidR="00882A98" w:rsidRPr="00182DA8">
        <w:rPr>
          <w:rFonts w:ascii="华文细黑" w:eastAsia="华文细黑" w:hAnsi="华文细黑" w:hint="eastAsia"/>
          <w:sz w:val="24"/>
          <w:szCs w:val="24"/>
        </w:rPr>
        <w:t>表</w:t>
      </w:r>
      <w:r w:rsidR="00882A98">
        <w:rPr>
          <w:rFonts w:ascii="华文细黑" w:eastAsia="华文细黑" w:hAnsi="华文细黑" w:hint="eastAsia"/>
          <w:sz w:val="24"/>
          <w:szCs w:val="24"/>
        </w:rPr>
        <w:t>，</w:t>
      </w:r>
      <w:r>
        <w:rPr>
          <w:rFonts w:ascii="华文细黑" w:eastAsia="华文细黑" w:hAnsi="华文细黑" w:hint="eastAsia"/>
          <w:sz w:val="24"/>
          <w:szCs w:val="24"/>
        </w:rPr>
        <w:t>则</w:t>
      </w:r>
      <w:r w:rsidR="00882A98">
        <w:rPr>
          <w:rFonts w:ascii="华文细黑" w:eastAsia="华文细黑" w:hAnsi="华文细黑" w:hint="eastAsia"/>
          <w:sz w:val="24"/>
          <w:szCs w:val="24"/>
        </w:rPr>
        <w:t>可采用光</w:t>
      </w:r>
      <w:proofErr w:type="gramStart"/>
      <w:r w:rsidR="00882A98">
        <w:rPr>
          <w:rFonts w:ascii="华文细黑" w:eastAsia="华文细黑" w:hAnsi="华文细黑" w:hint="eastAsia"/>
          <w:sz w:val="24"/>
          <w:szCs w:val="24"/>
        </w:rPr>
        <w:t>闸系统</w:t>
      </w:r>
      <w:proofErr w:type="gramEnd"/>
      <w:r w:rsidR="00882A98">
        <w:rPr>
          <w:rFonts w:ascii="华文细黑" w:eastAsia="华文细黑" w:hAnsi="华文细黑" w:hint="eastAsia"/>
          <w:sz w:val="24"/>
          <w:szCs w:val="24"/>
        </w:rPr>
        <w:t>BCP文件交换对接方式提供，通过使用匡信ETL软件直接接入到本地计算集群。</w:t>
      </w:r>
    </w:p>
    <w:p w:rsidR="00882A98"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w:t>
      </w:r>
      <w:r>
        <w:rPr>
          <w:rFonts w:ascii="华文细黑" w:eastAsia="华文细黑" w:hAnsi="华文细黑"/>
          <w:b/>
          <w:sz w:val="24"/>
          <w:szCs w:val="24"/>
        </w:rPr>
        <w:t>据采集</w:t>
      </w:r>
      <w:r>
        <w:rPr>
          <w:rFonts w:ascii="华文细黑" w:eastAsia="华文细黑" w:hAnsi="华文细黑" w:hint="eastAsia"/>
          <w:b/>
          <w:sz w:val="24"/>
          <w:szCs w:val="24"/>
        </w:rPr>
        <w:t>关注</w:t>
      </w:r>
      <w:r w:rsidRPr="00D753D0">
        <w:rPr>
          <w:rFonts w:ascii="华文细黑" w:eastAsia="华文细黑" w:hAnsi="华文细黑" w:hint="eastAsia"/>
          <w:b/>
          <w:sz w:val="24"/>
          <w:szCs w:val="24"/>
        </w:rPr>
        <w:t>：</w:t>
      </w:r>
      <w:r>
        <w:rPr>
          <w:rFonts w:ascii="华文细黑" w:eastAsia="华文细黑" w:hAnsi="华文细黑" w:hint="eastAsia"/>
          <w:sz w:val="24"/>
          <w:szCs w:val="24"/>
        </w:rPr>
        <w:t>采集网吧上网记录时应特别关注重点关注人员上网信息、管辖区内的重点网吧上网记录。</w:t>
      </w:r>
    </w:p>
    <w:p w:rsidR="00882A98" w:rsidRPr="00D753D0" w:rsidRDefault="00882A98" w:rsidP="00882A98">
      <w:pPr>
        <w:rPr>
          <w:rFonts w:ascii="华文细黑" w:eastAsia="华文细黑" w:hAnsi="华文细黑"/>
          <w:b/>
          <w:sz w:val="24"/>
          <w:szCs w:val="24"/>
        </w:rPr>
      </w:pPr>
      <w:r w:rsidRPr="00D753D0">
        <w:rPr>
          <w:rFonts w:ascii="华文细黑" w:eastAsia="华文细黑" w:hAnsi="华文细黑" w:hint="eastAsia"/>
          <w:b/>
          <w:sz w:val="24"/>
          <w:szCs w:val="24"/>
        </w:rPr>
        <w:t>4、住宿记录</w:t>
      </w:r>
    </w:p>
    <w:p w:rsidR="00882A98"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数据定义</w:t>
      </w:r>
      <w:r w:rsidRPr="00D753D0">
        <w:rPr>
          <w:rFonts w:ascii="华文细黑" w:eastAsia="华文细黑" w:hAnsi="华文细黑" w:hint="eastAsia"/>
          <w:b/>
          <w:sz w:val="24"/>
          <w:szCs w:val="24"/>
        </w:rPr>
        <w:t>：</w:t>
      </w:r>
      <w:r>
        <w:rPr>
          <w:rFonts w:ascii="华文细黑" w:eastAsia="华文细黑" w:hAnsi="华文细黑" w:hint="eastAsia"/>
          <w:sz w:val="24"/>
          <w:szCs w:val="24"/>
        </w:rPr>
        <w:t>住宿记录主要针对在外住宿，住宿场所可为宾馆或足浴场所</w:t>
      </w:r>
    </w:p>
    <w:p w:rsidR="00882A98"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数据来源</w:t>
      </w:r>
      <w:r w:rsidRPr="00D753D0">
        <w:rPr>
          <w:rFonts w:ascii="华文细黑" w:eastAsia="华文细黑" w:hAnsi="华文细黑" w:hint="eastAsia"/>
          <w:b/>
          <w:sz w:val="24"/>
          <w:szCs w:val="24"/>
        </w:rPr>
        <w:t>：</w:t>
      </w:r>
      <w:r>
        <w:rPr>
          <w:rFonts w:ascii="华文细黑" w:eastAsia="华文细黑" w:hAnsi="华文细黑" w:hint="eastAsia"/>
          <w:sz w:val="24"/>
          <w:szCs w:val="24"/>
        </w:rPr>
        <w:t>市局信息资源服务平台中的市云旅馆住宿记录表。</w:t>
      </w:r>
    </w:p>
    <w:p w:rsidR="00882A98" w:rsidRPr="00DE3CA8" w:rsidRDefault="00882A98" w:rsidP="00882A98">
      <w:pPr>
        <w:rPr>
          <w:rFonts w:ascii="华文细黑" w:eastAsia="华文细黑" w:hAnsi="华文细黑"/>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r>
        <w:rPr>
          <w:rFonts w:ascii="华文细黑" w:eastAsia="华文细黑" w:hAnsi="华文细黑" w:hint="eastAsia"/>
          <w:sz w:val="24"/>
          <w:szCs w:val="24"/>
        </w:rPr>
        <w:t>直接利用市局信息资源服务平台中的数据。</w:t>
      </w:r>
    </w:p>
    <w:p w:rsidR="00882A98" w:rsidRPr="00724CE5" w:rsidRDefault="00882A98" w:rsidP="00882A98">
      <w:pPr>
        <w:rPr>
          <w:rFonts w:ascii="华文细黑" w:eastAsia="华文细黑" w:hAnsi="华文细黑"/>
          <w:sz w:val="24"/>
          <w:szCs w:val="24"/>
        </w:rPr>
      </w:pPr>
      <w:r w:rsidRPr="00D753D0">
        <w:rPr>
          <w:rFonts w:ascii="华文细黑" w:eastAsia="华文细黑" w:hAnsi="华文细黑"/>
          <w:b/>
          <w:sz w:val="24"/>
          <w:szCs w:val="24"/>
        </w:rPr>
        <w:t>数据采集</w:t>
      </w:r>
      <w:r>
        <w:rPr>
          <w:rFonts w:ascii="华文细黑" w:eastAsia="华文细黑" w:hAnsi="华文细黑" w:hint="eastAsia"/>
          <w:b/>
          <w:sz w:val="24"/>
          <w:szCs w:val="24"/>
        </w:rPr>
        <w:t>关注</w:t>
      </w:r>
      <w:r w:rsidRPr="00D753D0">
        <w:rPr>
          <w:rFonts w:ascii="华文细黑" w:eastAsia="华文细黑" w:hAnsi="华文细黑" w:hint="eastAsia"/>
          <w:b/>
          <w:sz w:val="24"/>
          <w:szCs w:val="24"/>
        </w:rPr>
        <w:t>：</w:t>
      </w:r>
      <w:r>
        <w:rPr>
          <w:rFonts w:ascii="华文细黑" w:eastAsia="华文细黑" w:hAnsi="华文细黑" w:hint="eastAsia"/>
          <w:sz w:val="24"/>
          <w:szCs w:val="24"/>
        </w:rPr>
        <w:t>数据采集应该关注住宿人员是否为本地户籍或是否为重点关注人员，及办理入住时间，和其他异动信息、管辖区内重点旅馆。</w:t>
      </w:r>
    </w:p>
    <w:p w:rsidR="00882A98" w:rsidRDefault="00882A98" w:rsidP="001B311E">
      <w:pPr>
        <w:pStyle w:val="4"/>
      </w:pPr>
      <w:r>
        <w:t>社交圈</w:t>
      </w:r>
    </w:p>
    <w:p w:rsidR="00882A98" w:rsidRPr="000D2CC9" w:rsidRDefault="00882A98" w:rsidP="00882A98">
      <w:pPr>
        <w:rPr>
          <w:rFonts w:ascii="华文细黑" w:eastAsia="华文细黑" w:hAnsi="华文细黑"/>
          <w:sz w:val="24"/>
          <w:szCs w:val="24"/>
        </w:rPr>
      </w:pPr>
      <w:r w:rsidRPr="00DE3CA8">
        <w:rPr>
          <w:rFonts w:ascii="华文细黑" w:eastAsia="华文细黑" w:hAnsi="华文细黑"/>
          <w:b/>
          <w:sz w:val="24"/>
          <w:szCs w:val="24"/>
        </w:rPr>
        <w:t>数据定义</w:t>
      </w:r>
      <w:r w:rsidRPr="00DE3CA8">
        <w:rPr>
          <w:rFonts w:ascii="华文细黑" w:eastAsia="华文细黑" w:hAnsi="华文细黑" w:hint="eastAsia"/>
          <w:b/>
          <w:sz w:val="24"/>
          <w:szCs w:val="24"/>
        </w:rPr>
        <w:t>：</w:t>
      </w:r>
      <w:r>
        <w:rPr>
          <w:rFonts w:ascii="华文细黑" w:eastAsia="华文细黑" w:hAnsi="华文细黑" w:hint="eastAsia"/>
          <w:sz w:val="24"/>
          <w:szCs w:val="24"/>
        </w:rPr>
        <w:t>名下电话号码登记，通过手机、社交软件产生的信息记录数据，及因此展开的朋友圈。</w:t>
      </w:r>
    </w:p>
    <w:p w:rsidR="00882A98" w:rsidRDefault="00882A98" w:rsidP="00882A98">
      <w:pPr>
        <w:rPr>
          <w:rFonts w:ascii="华文细黑" w:eastAsia="华文细黑" w:hAnsi="华文细黑"/>
          <w:sz w:val="24"/>
          <w:szCs w:val="24"/>
        </w:rPr>
      </w:pPr>
      <w:r w:rsidRPr="00DE3CA8">
        <w:rPr>
          <w:rFonts w:ascii="华文细黑" w:eastAsia="华文细黑" w:hAnsi="华文细黑"/>
          <w:b/>
          <w:sz w:val="24"/>
          <w:szCs w:val="24"/>
        </w:rPr>
        <w:lastRenderedPageBreak/>
        <w:t>数据来源</w:t>
      </w:r>
      <w:r w:rsidRPr="00DE3CA8">
        <w:rPr>
          <w:rFonts w:ascii="华文细黑" w:eastAsia="华文细黑" w:hAnsi="华文细黑" w:hint="eastAsia"/>
          <w:b/>
          <w:sz w:val="24"/>
          <w:szCs w:val="24"/>
        </w:rPr>
        <w:t>：</w:t>
      </w:r>
      <w:r>
        <w:rPr>
          <w:rFonts w:ascii="华文细黑" w:eastAsia="华文细黑" w:hAnsi="华文细黑" w:hint="eastAsia"/>
          <w:sz w:val="24"/>
          <w:szCs w:val="24"/>
        </w:rPr>
        <w:t>运营商、社交软件（QQ、微信、</w:t>
      </w:r>
      <w:proofErr w:type="gramStart"/>
      <w:r>
        <w:rPr>
          <w:rFonts w:ascii="华文细黑" w:eastAsia="华文细黑" w:hAnsi="华文细黑" w:hint="eastAsia"/>
          <w:sz w:val="24"/>
          <w:szCs w:val="24"/>
        </w:rPr>
        <w:t>陌陌</w:t>
      </w:r>
      <w:proofErr w:type="gramEnd"/>
      <w:r>
        <w:rPr>
          <w:rFonts w:ascii="华文细黑" w:eastAsia="华文细黑" w:hAnsi="华文细黑" w:hint="eastAsia"/>
          <w:sz w:val="24"/>
          <w:szCs w:val="24"/>
        </w:rPr>
        <w:t>、钉钉等），市局信息资源服务平台中相关采集数据表</w:t>
      </w:r>
    </w:p>
    <w:p w:rsidR="00882A98" w:rsidRDefault="00882A98" w:rsidP="00882A98">
      <w:pPr>
        <w:rPr>
          <w:rFonts w:ascii="华文细黑" w:eastAsia="华文细黑" w:hAnsi="华文细黑"/>
          <w:b/>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p>
    <w:p w:rsidR="00882A98" w:rsidRPr="00182DA8" w:rsidRDefault="00882A98" w:rsidP="009C6169">
      <w:pPr>
        <w:pStyle w:val="af3"/>
        <w:numPr>
          <w:ilvl w:val="0"/>
          <w:numId w:val="21"/>
        </w:numPr>
        <w:ind w:firstLineChars="0"/>
        <w:rPr>
          <w:rFonts w:ascii="华文细黑" w:eastAsia="华文细黑" w:hAnsi="华文细黑"/>
          <w:b/>
          <w:sz w:val="24"/>
          <w:szCs w:val="24"/>
        </w:rPr>
      </w:pPr>
      <w:r w:rsidRPr="00182DA8">
        <w:rPr>
          <w:rFonts w:ascii="华文细黑" w:eastAsia="华文细黑" w:hAnsi="华文细黑" w:hint="eastAsia"/>
          <w:sz w:val="24"/>
          <w:szCs w:val="24"/>
        </w:rPr>
        <w:t>直接利用市局信息资源服务平台中的数据。</w:t>
      </w:r>
    </w:p>
    <w:p w:rsidR="00882A98" w:rsidRPr="00182DA8" w:rsidRDefault="00882A98" w:rsidP="009C6169">
      <w:pPr>
        <w:pStyle w:val="af3"/>
        <w:numPr>
          <w:ilvl w:val="0"/>
          <w:numId w:val="21"/>
        </w:numPr>
        <w:ind w:firstLineChars="0"/>
        <w:rPr>
          <w:rFonts w:ascii="华文细黑" w:eastAsia="华文细黑" w:hAnsi="华文细黑"/>
          <w:sz w:val="24"/>
          <w:szCs w:val="24"/>
        </w:rPr>
      </w:pPr>
      <w:r w:rsidRPr="00182DA8">
        <w:rPr>
          <w:rFonts w:ascii="华文细黑" w:eastAsia="华文细黑" w:hAnsi="华文细黑" w:hint="eastAsia"/>
          <w:sz w:val="24"/>
          <w:szCs w:val="24"/>
        </w:rPr>
        <w:t>从运营商，</w:t>
      </w:r>
      <w:proofErr w:type="gramStart"/>
      <w:r w:rsidRPr="00182DA8">
        <w:rPr>
          <w:rFonts w:ascii="华文细黑" w:eastAsia="华文细黑" w:hAnsi="华文细黑" w:hint="eastAsia"/>
          <w:sz w:val="24"/>
          <w:szCs w:val="24"/>
        </w:rPr>
        <w:t>分局网警</w:t>
      </w:r>
      <w:proofErr w:type="gramEnd"/>
      <w:r w:rsidRPr="00182DA8">
        <w:rPr>
          <w:rFonts w:ascii="华文细黑" w:eastAsia="华文细黑" w:hAnsi="华文细黑" w:hint="eastAsia"/>
          <w:sz w:val="24"/>
          <w:szCs w:val="24"/>
        </w:rPr>
        <w:t>大队获取</w:t>
      </w:r>
      <w:r>
        <w:rPr>
          <w:rFonts w:ascii="华文细黑" w:eastAsia="华文细黑" w:hAnsi="华文细黑" w:hint="eastAsia"/>
          <w:sz w:val="24"/>
          <w:szCs w:val="24"/>
        </w:rPr>
        <w:t>补充</w:t>
      </w:r>
      <w:r w:rsidRPr="00182DA8">
        <w:rPr>
          <w:rFonts w:ascii="华文细黑" w:eastAsia="华文细黑" w:hAnsi="华文细黑" w:hint="eastAsia"/>
          <w:sz w:val="24"/>
          <w:szCs w:val="24"/>
        </w:rPr>
        <w:t>数据，采用离线文件方式</w:t>
      </w:r>
      <w:r>
        <w:rPr>
          <w:rFonts w:ascii="华文细黑" w:eastAsia="华文细黑" w:hAnsi="华文细黑" w:hint="eastAsia"/>
          <w:sz w:val="24"/>
          <w:szCs w:val="24"/>
        </w:rPr>
        <w:t>定期</w:t>
      </w:r>
      <w:r w:rsidRPr="00182DA8">
        <w:rPr>
          <w:rFonts w:ascii="华文细黑" w:eastAsia="华文细黑" w:hAnsi="华文细黑" w:hint="eastAsia"/>
          <w:sz w:val="24"/>
          <w:szCs w:val="24"/>
        </w:rPr>
        <w:t>提供</w:t>
      </w:r>
      <w:r>
        <w:rPr>
          <w:rFonts w:ascii="华文细黑" w:eastAsia="华文细黑" w:hAnsi="华文细黑" w:hint="eastAsia"/>
          <w:sz w:val="24"/>
          <w:szCs w:val="24"/>
        </w:rPr>
        <w:t>，通过</w:t>
      </w:r>
      <w:r w:rsidRPr="00CE3732">
        <w:rPr>
          <w:rFonts w:ascii="华文细黑" w:eastAsia="华文细黑" w:hAnsi="华文细黑" w:hint="eastAsia"/>
          <w:sz w:val="24"/>
          <w:szCs w:val="24"/>
        </w:rPr>
        <w:t>匡信ETL软件更新到本地计算集群。</w:t>
      </w:r>
    </w:p>
    <w:p w:rsidR="00882A98" w:rsidRPr="000D2CC9" w:rsidRDefault="00882A98" w:rsidP="00882A98">
      <w:pPr>
        <w:rPr>
          <w:rFonts w:ascii="华文细黑" w:eastAsia="华文细黑" w:hAnsi="华文细黑"/>
          <w:sz w:val="24"/>
          <w:szCs w:val="24"/>
        </w:rPr>
      </w:pPr>
      <w:r w:rsidRPr="00DE3CA8">
        <w:rPr>
          <w:rFonts w:ascii="华文细黑" w:eastAsia="华文细黑" w:hAnsi="华文细黑"/>
          <w:b/>
          <w:sz w:val="24"/>
          <w:szCs w:val="24"/>
        </w:rPr>
        <w:t>数据采集</w:t>
      </w:r>
      <w:r>
        <w:rPr>
          <w:rFonts w:ascii="华文细黑" w:eastAsia="华文细黑" w:hAnsi="华文细黑" w:hint="eastAsia"/>
          <w:b/>
          <w:sz w:val="24"/>
          <w:szCs w:val="24"/>
        </w:rPr>
        <w:t>关注</w:t>
      </w:r>
      <w:r w:rsidRPr="00D753D0">
        <w:rPr>
          <w:rFonts w:ascii="华文细黑" w:eastAsia="华文细黑" w:hAnsi="华文细黑" w:hint="eastAsia"/>
          <w:b/>
          <w:sz w:val="24"/>
          <w:szCs w:val="24"/>
        </w:rPr>
        <w:t>：</w:t>
      </w:r>
      <w:r>
        <w:rPr>
          <w:rFonts w:ascii="华文细黑" w:eastAsia="华文细黑" w:hAnsi="华文细黑" w:hint="eastAsia"/>
          <w:sz w:val="24"/>
          <w:szCs w:val="24"/>
        </w:rPr>
        <w:t>应特别关注重点关注人员名下电话号码，及相关通话记录、短信息、通讯录。关注相关敏感词汇信息，及使用频率。</w:t>
      </w:r>
    </w:p>
    <w:p w:rsidR="00882A98" w:rsidRPr="00C85263" w:rsidRDefault="00882A98" w:rsidP="001B311E">
      <w:pPr>
        <w:pStyle w:val="4"/>
      </w:pPr>
      <w:r>
        <w:t>就医记录</w:t>
      </w:r>
    </w:p>
    <w:p w:rsidR="00882A98" w:rsidRPr="000D2CC9" w:rsidRDefault="00882A98" w:rsidP="00882A98">
      <w:pPr>
        <w:rPr>
          <w:rFonts w:ascii="华文细黑" w:eastAsia="华文细黑" w:hAnsi="华文细黑"/>
          <w:sz w:val="24"/>
          <w:szCs w:val="24"/>
        </w:rPr>
      </w:pPr>
      <w:r w:rsidRPr="00DE3CA8">
        <w:rPr>
          <w:rFonts w:ascii="华文细黑" w:eastAsia="华文细黑" w:hAnsi="华文细黑"/>
          <w:b/>
          <w:sz w:val="24"/>
          <w:szCs w:val="24"/>
        </w:rPr>
        <w:t>数据定义</w:t>
      </w:r>
      <w:r w:rsidRPr="00DE3CA8">
        <w:rPr>
          <w:rFonts w:ascii="华文细黑" w:eastAsia="华文细黑" w:hAnsi="华文细黑" w:hint="eastAsia"/>
          <w:b/>
          <w:sz w:val="24"/>
          <w:szCs w:val="24"/>
        </w:rPr>
        <w:t>：</w:t>
      </w:r>
      <w:r w:rsidRPr="000D2CC9">
        <w:rPr>
          <w:rFonts w:ascii="华文细黑" w:eastAsia="华文细黑" w:hAnsi="华文细黑" w:hint="eastAsia"/>
          <w:sz w:val="24"/>
          <w:szCs w:val="24"/>
        </w:rPr>
        <w:t>就医记录指在各大医院使用</w:t>
      </w:r>
      <w:proofErr w:type="gramStart"/>
      <w:r w:rsidRPr="000D2CC9">
        <w:rPr>
          <w:rFonts w:ascii="华文细黑" w:eastAsia="华文细黑" w:hAnsi="华文细黑" w:hint="eastAsia"/>
          <w:sz w:val="24"/>
          <w:szCs w:val="24"/>
        </w:rPr>
        <w:t>医</w:t>
      </w:r>
      <w:proofErr w:type="gramEnd"/>
      <w:r w:rsidRPr="000D2CC9">
        <w:rPr>
          <w:rFonts w:ascii="华文细黑" w:eastAsia="华文细黑" w:hAnsi="华文细黑" w:hint="eastAsia"/>
          <w:sz w:val="24"/>
          <w:szCs w:val="24"/>
        </w:rPr>
        <w:t>保卡就医或其他挂号就医记录。</w:t>
      </w:r>
    </w:p>
    <w:p w:rsidR="00882A98" w:rsidRPr="000D2CC9" w:rsidRDefault="00882A98" w:rsidP="00882A98">
      <w:pPr>
        <w:rPr>
          <w:rFonts w:ascii="华文细黑" w:eastAsia="华文细黑" w:hAnsi="华文细黑"/>
          <w:sz w:val="24"/>
          <w:szCs w:val="24"/>
        </w:rPr>
      </w:pPr>
      <w:r w:rsidRPr="00DE3CA8">
        <w:rPr>
          <w:rFonts w:ascii="华文细黑" w:eastAsia="华文细黑" w:hAnsi="华文细黑"/>
          <w:b/>
          <w:sz w:val="24"/>
          <w:szCs w:val="24"/>
        </w:rPr>
        <w:t>数据来源</w:t>
      </w:r>
      <w:r w:rsidRPr="00DE3CA8">
        <w:rPr>
          <w:rFonts w:ascii="华文细黑" w:eastAsia="华文细黑" w:hAnsi="华文细黑" w:hint="eastAsia"/>
          <w:b/>
          <w:sz w:val="24"/>
          <w:szCs w:val="24"/>
        </w:rPr>
        <w:t>：</w:t>
      </w:r>
      <w:r w:rsidRPr="00DE3CA8">
        <w:rPr>
          <w:rFonts w:ascii="华文细黑" w:eastAsia="华文细黑" w:hAnsi="华文细黑" w:hint="eastAsia"/>
          <w:sz w:val="24"/>
          <w:szCs w:val="24"/>
        </w:rPr>
        <w:t>辖区内各重点</w:t>
      </w:r>
      <w:r>
        <w:rPr>
          <w:rFonts w:ascii="华文细黑" w:eastAsia="华文细黑" w:hAnsi="华文细黑" w:hint="eastAsia"/>
          <w:sz w:val="24"/>
          <w:szCs w:val="24"/>
        </w:rPr>
        <w:t>医院HIS系统</w:t>
      </w:r>
    </w:p>
    <w:p w:rsidR="00882A98" w:rsidRDefault="00882A98" w:rsidP="00882A98">
      <w:pPr>
        <w:rPr>
          <w:rFonts w:ascii="华文细黑" w:eastAsia="华文细黑" w:hAnsi="华文细黑"/>
          <w:sz w:val="24"/>
          <w:szCs w:val="24"/>
        </w:rPr>
      </w:pPr>
      <w:r w:rsidRPr="00DE3CA8">
        <w:rPr>
          <w:rFonts w:ascii="华文细黑" w:eastAsia="华文细黑" w:hAnsi="华文细黑"/>
          <w:b/>
          <w:sz w:val="24"/>
          <w:szCs w:val="24"/>
        </w:rPr>
        <w:t>采集</w:t>
      </w:r>
      <w:r w:rsidRPr="00DE3CA8">
        <w:rPr>
          <w:rFonts w:ascii="华文细黑" w:eastAsia="华文细黑" w:hAnsi="华文细黑" w:hint="eastAsia"/>
          <w:b/>
          <w:sz w:val="24"/>
          <w:szCs w:val="24"/>
        </w:rPr>
        <w:t>方式建议：</w:t>
      </w:r>
      <w:r>
        <w:rPr>
          <w:rFonts w:ascii="华文细黑" w:eastAsia="华文细黑" w:hAnsi="华文细黑" w:hint="eastAsia"/>
          <w:sz w:val="24"/>
          <w:szCs w:val="24"/>
        </w:rPr>
        <w:t>分局定期获取医院医疗就诊数据，采用离线文件方式提供，通过</w:t>
      </w:r>
      <w:r w:rsidRPr="00CE3732">
        <w:rPr>
          <w:rFonts w:ascii="华文细黑" w:eastAsia="华文细黑" w:hAnsi="华文细黑" w:hint="eastAsia"/>
          <w:sz w:val="24"/>
          <w:szCs w:val="24"/>
        </w:rPr>
        <w:t>匡信ETL软件更新到本地计算集群。</w:t>
      </w:r>
    </w:p>
    <w:p w:rsidR="00882A98" w:rsidRPr="00882A98" w:rsidRDefault="00882A98" w:rsidP="00882A98">
      <w:r w:rsidRPr="00DE3CA8">
        <w:rPr>
          <w:rFonts w:ascii="华文细黑" w:eastAsia="华文细黑" w:hAnsi="华文细黑"/>
          <w:b/>
          <w:sz w:val="24"/>
          <w:szCs w:val="24"/>
        </w:rPr>
        <w:t>数据采集</w:t>
      </w:r>
      <w:r>
        <w:rPr>
          <w:rFonts w:ascii="华文细黑" w:eastAsia="华文细黑" w:hAnsi="华文细黑" w:hint="eastAsia"/>
          <w:b/>
          <w:sz w:val="24"/>
          <w:szCs w:val="24"/>
        </w:rPr>
        <w:t>关注</w:t>
      </w:r>
      <w:r w:rsidRPr="00D753D0">
        <w:rPr>
          <w:rFonts w:ascii="华文细黑" w:eastAsia="华文细黑" w:hAnsi="华文细黑" w:hint="eastAsia"/>
          <w:b/>
          <w:sz w:val="24"/>
          <w:szCs w:val="24"/>
        </w:rPr>
        <w:t>：</w:t>
      </w:r>
      <w:r>
        <w:rPr>
          <w:rFonts w:ascii="华文细黑" w:eastAsia="华文细黑" w:hAnsi="华文细黑" w:hint="eastAsia"/>
          <w:sz w:val="24"/>
          <w:szCs w:val="24"/>
        </w:rPr>
        <w:t>重点关注外科/精神科门诊记录。</w:t>
      </w:r>
    </w:p>
    <w:p w:rsidR="001360F8" w:rsidRDefault="00882A98" w:rsidP="001360F8">
      <w:pPr>
        <w:pStyle w:val="2"/>
      </w:pPr>
      <w:bookmarkStart w:id="826" w:name="_Toc485218381"/>
      <w:r>
        <w:t>模型积分规则</w:t>
      </w:r>
      <w:r w:rsidR="001B311E">
        <w:rPr>
          <w:rFonts w:hint="eastAsia"/>
        </w:rPr>
        <w:t>及方案</w:t>
      </w:r>
      <w:bookmarkEnd w:id="826"/>
    </w:p>
    <w:p w:rsidR="001360F8" w:rsidRDefault="00C14D6E"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人口精准管控系统</w:t>
      </w:r>
      <w:r w:rsidR="001360F8">
        <w:rPr>
          <w:rFonts w:ascii="华文细黑" w:eastAsia="华文细黑" w:hAnsi="华文细黑" w:cs="宋体" w:hint="eastAsia"/>
          <w:kern w:val="0"/>
          <w:sz w:val="24"/>
          <w:szCs w:val="24"/>
        </w:rPr>
        <w:t>的积分制绩效管理：依据现有的工作机制、基础信息资源、人口信息访查平台，拓展人口信息采集项，丰富归集人口信息</w:t>
      </w:r>
      <w:r>
        <w:rPr>
          <w:rFonts w:ascii="华文细黑" w:eastAsia="华文细黑" w:hAnsi="华文细黑" w:cs="宋体" w:hint="eastAsia"/>
          <w:kern w:val="0"/>
          <w:sz w:val="24"/>
          <w:szCs w:val="24"/>
        </w:rPr>
        <w:t>资源，通过科学合理的积分分类和算法，构建一套科学合理的人口精准化管控</w:t>
      </w:r>
      <w:r w:rsidR="001360F8">
        <w:rPr>
          <w:rFonts w:ascii="华文细黑" w:eastAsia="华文细黑" w:hAnsi="华文细黑" w:cs="宋体" w:hint="eastAsia"/>
          <w:kern w:val="0"/>
          <w:sz w:val="24"/>
          <w:szCs w:val="24"/>
        </w:rPr>
        <w:t>系统，包括数据采集和积分制模型的构建。</w:t>
      </w:r>
    </w:p>
    <w:p w:rsidR="001360F8" w:rsidRPr="008942EC" w:rsidRDefault="001360F8" w:rsidP="008942EC">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通过积分模型：以</w:t>
      </w:r>
      <w:proofErr w:type="gramStart"/>
      <w:r>
        <w:rPr>
          <w:rFonts w:ascii="华文细黑" w:eastAsia="华文细黑" w:hAnsi="华文细黑" w:cs="宋体" w:hint="eastAsia"/>
          <w:kern w:val="0"/>
          <w:sz w:val="24"/>
          <w:szCs w:val="24"/>
        </w:rPr>
        <w:t>影响大配高分</w:t>
      </w:r>
      <w:proofErr w:type="gramEnd"/>
      <w:r>
        <w:rPr>
          <w:rFonts w:ascii="华文细黑" w:eastAsia="华文细黑" w:hAnsi="华文细黑" w:cs="宋体" w:hint="eastAsia"/>
          <w:kern w:val="0"/>
          <w:sz w:val="24"/>
          <w:szCs w:val="24"/>
        </w:rPr>
        <w:t>、影响小配低分、重要项目一票否决的原则</w:t>
      </w:r>
      <w:r>
        <w:rPr>
          <w:rFonts w:ascii="华文细黑" w:eastAsia="华文细黑" w:hAnsi="华文细黑" w:cs="宋体" w:hint="eastAsia"/>
          <w:kern w:val="0"/>
          <w:sz w:val="24"/>
          <w:szCs w:val="24"/>
        </w:rPr>
        <w:lastRenderedPageBreak/>
        <w:t>对分类分级后的人口数据项进行积分配比。以重要性、影响力、危害程度等指标对各数据项赋予不同分值。该分值可以随时间推移由系统自动或人工手动动态调整。最终达到对任意人口均能给出一个量化的、能自我修正的公共安全分值的最终目的。</w:t>
      </w:r>
    </w:p>
    <w:p w:rsidR="001360F8" w:rsidRDefault="001360F8" w:rsidP="001360F8">
      <w:pPr>
        <w:pStyle w:val="3"/>
      </w:pPr>
      <w:bookmarkStart w:id="827" w:name="_Toc485218382"/>
      <w:r>
        <w:t>积分引擎</w:t>
      </w:r>
      <w:bookmarkEnd w:id="827"/>
    </w:p>
    <w:p w:rsidR="001360F8" w:rsidRPr="003B75AD" w:rsidRDefault="00601EF5" w:rsidP="001360F8">
      <w:pPr>
        <w:ind w:firstLineChars="200" w:firstLine="480"/>
        <w:rPr>
          <w:rFonts w:ascii="华文细黑" w:eastAsia="华文细黑" w:hAnsi="华文细黑" w:cs="宋体"/>
          <w:kern w:val="0"/>
          <w:sz w:val="24"/>
          <w:szCs w:val="24"/>
        </w:rPr>
      </w:pPr>
      <w:r>
        <w:rPr>
          <w:rFonts w:ascii="华文细黑" w:eastAsia="华文细黑" w:hAnsi="华文细黑" w:cs="宋体"/>
          <w:kern w:val="0"/>
          <w:sz w:val="24"/>
          <w:szCs w:val="24"/>
        </w:rPr>
        <w:t>积分引擎负责处理管理对象的社会安全积分</w:t>
      </w:r>
      <w:r>
        <w:rPr>
          <w:rFonts w:ascii="华文细黑" w:eastAsia="华文细黑" w:hAnsi="华文细黑" w:cs="宋体" w:hint="eastAsia"/>
          <w:kern w:val="0"/>
          <w:sz w:val="24"/>
          <w:szCs w:val="24"/>
        </w:rPr>
        <w:t>，</w:t>
      </w:r>
      <w:r w:rsidR="001360F8" w:rsidRPr="003B75AD">
        <w:rPr>
          <w:rFonts w:ascii="华文细黑" w:eastAsia="华文细黑" w:hAnsi="华文细黑" w:cs="宋体"/>
          <w:kern w:val="0"/>
          <w:sz w:val="24"/>
          <w:szCs w:val="24"/>
        </w:rPr>
        <w:t>社会安全积分由几大类分类积分组成，如居住危险性积分、工作危险性积分、社交危险性积分。每一个分类积分的分值由多个积分模型共同计算得到，反映了管理对象在社会生活中某一块的危险性指数。积分模型在计算分类积分时的所占的比重可以通过平台管理系统方便地进行调整，以适应外部环境的变化。</w:t>
      </w:r>
    </w:p>
    <w:p w:rsidR="001360F8" w:rsidRPr="003B75AD" w:rsidRDefault="001360F8" w:rsidP="001360F8">
      <w:pPr>
        <w:ind w:firstLineChars="200" w:firstLine="480"/>
        <w:rPr>
          <w:rFonts w:ascii="华文细黑" w:eastAsia="华文细黑" w:hAnsi="华文细黑" w:cs="宋体"/>
          <w:kern w:val="0"/>
          <w:sz w:val="24"/>
          <w:szCs w:val="24"/>
        </w:rPr>
      </w:pPr>
      <w:r w:rsidRPr="003B75AD">
        <w:rPr>
          <w:rFonts w:ascii="华文细黑" w:eastAsia="华文细黑" w:hAnsi="华文细黑" w:cs="宋体"/>
          <w:kern w:val="0"/>
          <w:sz w:val="24"/>
          <w:szCs w:val="24"/>
        </w:rPr>
        <w:t>积分引擎主要由积分模型、积分模型配置和积分计算两部分组成。</w:t>
      </w:r>
    </w:p>
    <w:p w:rsidR="001360F8" w:rsidRPr="003B75AD" w:rsidRDefault="001360F8" w:rsidP="008942EC">
      <w:pPr>
        <w:pStyle w:val="3"/>
      </w:pPr>
      <w:bookmarkStart w:id="828" w:name="_Toc485218383"/>
      <w:r>
        <w:t>积分模型</w:t>
      </w:r>
      <w:bookmarkEnd w:id="828"/>
    </w:p>
    <w:p w:rsidR="001360F8" w:rsidRDefault="001360F8" w:rsidP="001360F8">
      <w:pPr>
        <w:ind w:firstLineChars="200" w:firstLine="480"/>
        <w:rPr>
          <w:rFonts w:ascii="华文细黑" w:eastAsia="华文细黑" w:hAnsi="华文细黑" w:cs="宋体"/>
          <w:kern w:val="0"/>
          <w:sz w:val="24"/>
          <w:szCs w:val="24"/>
        </w:rPr>
      </w:pPr>
      <w:r w:rsidRPr="00B7388D">
        <w:rPr>
          <w:rFonts w:ascii="华文细黑" w:eastAsia="华文细黑" w:hAnsi="华文细黑" w:cs="宋体"/>
          <w:kern w:val="0"/>
          <w:sz w:val="24"/>
          <w:szCs w:val="24"/>
        </w:rPr>
        <w:t>积分模型由一组在大数据分析框架下开发实现的算法模型组成，每一个积分模型都用于分别计算管理对象在某一特定社会</w:t>
      </w:r>
      <w:proofErr w:type="gramStart"/>
      <w:r w:rsidRPr="00B7388D">
        <w:rPr>
          <w:rFonts w:ascii="华文细黑" w:eastAsia="华文细黑" w:hAnsi="华文细黑" w:cs="宋体"/>
          <w:kern w:val="0"/>
          <w:sz w:val="24"/>
          <w:szCs w:val="24"/>
        </w:rPr>
        <w:t>安全维</w:t>
      </w:r>
      <w:proofErr w:type="gramEnd"/>
      <w:r w:rsidRPr="00B7388D">
        <w:rPr>
          <w:rFonts w:ascii="华文细黑" w:eastAsia="华文细黑" w:hAnsi="华文细黑" w:cs="宋体"/>
          <w:kern w:val="0"/>
          <w:sz w:val="24"/>
          <w:szCs w:val="24"/>
        </w:rPr>
        <w:t>度上的危险性指数</w:t>
      </w:r>
      <w:r>
        <w:rPr>
          <w:rFonts w:ascii="华文细黑" w:eastAsia="华文细黑" w:hAnsi="华文细黑" w:cs="宋体"/>
          <w:kern w:val="0"/>
          <w:sz w:val="24"/>
          <w:szCs w:val="24"/>
        </w:rPr>
        <w:t>。</w:t>
      </w:r>
    </w:p>
    <w:p w:rsidR="001360F8" w:rsidRDefault="001360F8" w:rsidP="001360F8">
      <w:pPr>
        <w:ind w:firstLineChars="200" w:firstLine="480"/>
        <w:rPr>
          <w:rFonts w:ascii="华文细黑" w:eastAsia="华文细黑" w:hAnsi="华文细黑" w:cs="宋体"/>
          <w:kern w:val="0"/>
          <w:sz w:val="24"/>
          <w:szCs w:val="24"/>
        </w:rPr>
      </w:pPr>
      <w:r w:rsidRPr="0017136C">
        <w:rPr>
          <w:rFonts w:ascii="华文细黑" w:eastAsia="华文细黑" w:hAnsi="华文细黑" w:cs="宋体"/>
          <w:kern w:val="0"/>
          <w:sz w:val="24"/>
          <w:szCs w:val="24"/>
        </w:rPr>
        <w:t>积分模型配置用于配置每一个积分模型规则的可选参数。配置信息使用MySQL数据库保存，后期有新的积分模型加入或原有模型需要针对新的环境做调整时只需要增加或修改配置记录即可。 每一个积分模型规则都有自己的模型配置信息，配置信息记录了该模型在计算时的一些可选参数及满足该模型的管理对象应该获得的单项积分权重。 例如，对名为“与前科人员频繁同住旅馆”这个积分模型规则对应的模型配置信息为半年内满足1次获得危险性积分权重为1，</w:t>
      </w:r>
      <w:r w:rsidRPr="0017136C">
        <w:rPr>
          <w:rFonts w:ascii="华文细黑" w:eastAsia="华文细黑" w:hAnsi="华文细黑" w:cs="宋体"/>
          <w:kern w:val="0"/>
          <w:sz w:val="24"/>
          <w:szCs w:val="24"/>
        </w:rPr>
        <w:lastRenderedPageBreak/>
        <w:t>达到10次或以上获得危险性积分权重为10。而名为“从事特殊行业”这个积分模型规则对应的模型配置信息为：两年内满足则积分权重为</w:t>
      </w:r>
      <w:r>
        <w:rPr>
          <w:rFonts w:ascii="华文细黑" w:eastAsia="华文细黑" w:hAnsi="华文细黑" w:cs="宋体"/>
          <w:kern w:val="0"/>
          <w:sz w:val="24"/>
          <w:szCs w:val="24"/>
        </w:rPr>
        <w:t>1。</w:t>
      </w:r>
    </w:p>
    <w:p w:rsidR="001360F8" w:rsidRPr="00EA6E8E" w:rsidRDefault="001360F8" w:rsidP="008942EC">
      <w:pPr>
        <w:pStyle w:val="3"/>
      </w:pPr>
      <w:bookmarkStart w:id="829" w:name="_Toc485218384"/>
      <w:r w:rsidRPr="00EA6E8E">
        <w:t>积分计算</w:t>
      </w:r>
      <w:bookmarkEnd w:id="829"/>
    </w:p>
    <w:p w:rsidR="001360F8" w:rsidRDefault="001360F8" w:rsidP="001360F8">
      <w:pPr>
        <w:ind w:firstLineChars="200" w:firstLine="480"/>
        <w:rPr>
          <w:rFonts w:ascii="华文细黑" w:eastAsia="华文细黑" w:hAnsi="华文细黑" w:cs="宋体"/>
          <w:kern w:val="0"/>
          <w:sz w:val="24"/>
          <w:szCs w:val="24"/>
        </w:rPr>
      </w:pPr>
      <w:r w:rsidRPr="00202F39">
        <w:rPr>
          <w:rFonts w:ascii="华文细黑" w:eastAsia="华文细黑" w:hAnsi="华文细黑" w:cs="宋体"/>
          <w:kern w:val="0"/>
          <w:sz w:val="24"/>
          <w:szCs w:val="24"/>
        </w:rPr>
        <w:t>积分引擎在进行积分计算时首先调用所有积分规则进行单项积分计算，然后对每一个管理对象，将其获得的所有的单项积分按权重累加后转换为百分制的</w:t>
      </w:r>
      <w:proofErr w:type="gramStart"/>
      <w:r w:rsidRPr="00202F39">
        <w:rPr>
          <w:rFonts w:ascii="华文细黑" w:eastAsia="华文细黑" w:hAnsi="华文细黑" w:cs="宋体"/>
          <w:kern w:val="0"/>
          <w:sz w:val="24"/>
          <w:szCs w:val="24"/>
        </w:rPr>
        <w:t>分类总</w:t>
      </w:r>
      <w:proofErr w:type="gramEnd"/>
      <w:r w:rsidRPr="00202F39">
        <w:rPr>
          <w:rFonts w:ascii="华文细黑" w:eastAsia="华文细黑" w:hAnsi="华文细黑" w:cs="宋体"/>
          <w:kern w:val="0"/>
          <w:sz w:val="24"/>
          <w:szCs w:val="24"/>
        </w:rPr>
        <w:t>积分。例如居住情况危险性积分，工作情况危险性积分。之后通过加权平均计算每个管理对象的社会危险性总积分。</w:t>
      </w:r>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安全积分依据侧重角度不同，可分为正向积分、负向积分和混和积分三类。</w:t>
      </w:r>
    </w:p>
    <w:p w:rsidR="009468B6" w:rsidRPr="009468B6" w:rsidRDefault="009468B6" w:rsidP="009468B6">
      <w:pPr>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iCs/>
          <w:kern w:val="0"/>
          <w:sz w:val="24"/>
          <w:szCs w:val="24"/>
        </w:rPr>
      </w:pPr>
      <w:r w:rsidRPr="009468B6">
        <w:rPr>
          <w:rFonts w:ascii="华文细黑" w:eastAsia="华文细黑" w:hAnsi="华文细黑" w:cs="宋体"/>
          <w:iCs/>
          <w:kern w:val="0"/>
          <w:sz w:val="24"/>
          <w:szCs w:val="24"/>
        </w:rPr>
        <w:t>正向积分对管理对象在社会生活中的行为</w:t>
      </w:r>
      <w:r w:rsidRPr="009468B6">
        <w:rPr>
          <w:rFonts w:ascii="华文细黑" w:eastAsia="华文细黑" w:hAnsi="华文细黑" w:cs="宋体" w:hint="eastAsia"/>
          <w:iCs/>
          <w:kern w:val="0"/>
          <w:sz w:val="24"/>
          <w:szCs w:val="24"/>
        </w:rPr>
        <w:t>可能对社会安全产生下面影响的情形</w:t>
      </w:r>
      <w:r w:rsidRPr="009468B6">
        <w:rPr>
          <w:rFonts w:ascii="华文细黑" w:eastAsia="华文细黑" w:hAnsi="华文细黑" w:cs="宋体"/>
          <w:iCs/>
          <w:kern w:val="0"/>
          <w:sz w:val="24"/>
          <w:szCs w:val="24"/>
        </w:rPr>
        <w:t>计算得分，得分越高代表</w:t>
      </w:r>
      <w:r w:rsidRPr="009468B6">
        <w:rPr>
          <w:rFonts w:ascii="华文细黑" w:eastAsia="华文细黑" w:hAnsi="华文细黑" w:cs="宋体" w:hint="eastAsia"/>
          <w:iCs/>
          <w:kern w:val="0"/>
          <w:sz w:val="24"/>
          <w:szCs w:val="24"/>
        </w:rPr>
        <w:t>对社会</w:t>
      </w:r>
      <w:r w:rsidRPr="009468B6">
        <w:rPr>
          <w:rFonts w:ascii="华文细黑" w:eastAsia="华文细黑" w:hAnsi="华文细黑" w:cs="宋体"/>
          <w:iCs/>
          <w:kern w:val="0"/>
          <w:sz w:val="24"/>
          <w:szCs w:val="24"/>
        </w:rPr>
        <w:t>安全</w:t>
      </w:r>
      <w:r w:rsidRPr="009468B6">
        <w:rPr>
          <w:rFonts w:ascii="华文细黑" w:eastAsia="华文细黑" w:hAnsi="华文细黑" w:cs="宋体" w:hint="eastAsia"/>
          <w:iCs/>
          <w:kern w:val="0"/>
          <w:sz w:val="24"/>
          <w:szCs w:val="24"/>
        </w:rPr>
        <w:t>越有益</w:t>
      </w:r>
      <w:r w:rsidRPr="009468B6">
        <w:rPr>
          <w:rFonts w:ascii="华文细黑" w:eastAsia="华文细黑" w:hAnsi="华文细黑" w:cs="宋体"/>
          <w:iCs/>
          <w:kern w:val="0"/>
          <w:sz w:val="24"/>
          <w:szCs w:val="24"/>
        </w:rPr>
        <w:t>，</w:t>
      </w:r>
      <w:r w:rsidRPr="009468B6">
        <w:rPr>
          <w:rFonts w:ascii="华文细黑" w:eastAsia="华文细黑" w:hAnsi="华文细黑" w:cs="宋体" w:hint="eastAsia"/>
          <w:iCs/>
          <w:kern w:val="0"/>
          <w:sz w:val="24"/>
          <w:szCs w:val="24"/>
        </w:rPr>
        <w:t>例如工作稳定、家庭和睦、正常作息、</w:t>
      </w:r>
      <w:proofErr w:type="gramStart"/>
      <w:r w:rsidRPr="009468B6">
        <w:rPr>
          <w:rFonts w:ascii="华文细黑" w:eastAsia="华文细黑" w:hAnsi="华文细黑" w:cs="宋体" w:hint="eastAsia"/>
          <w:iCs/>
          <w:kern w:val="0"/>
          <w:sz w:val="24"/>
          <w:szCs w:val="24"/>
        </w:rPr>
        <w:t>交际圈无危险</w:t>
      </w:r>
      <w:proofErr w:type="gramEnd"/>
      <w:r w:rsidRPr="009468B6">
        <w:rPr>
          <w:rFonts w:ascii="华文细黑" w:eastAsia="华文细黑" w:hAnsi="华文细黑" w:cs="宋体" w:hint="eastAsia"/>
          <w:iCs/>
          <w:kern w:val="0"/>
          <w:sz w:val="24"/>
          <w:szCs w:val="24"/>
        </w:rPr>
        <w:t>人员等；</w:t>
      </w:r>
      <w:r w:rsidRPr="009468B6">
        <w:rPr>
          <w:rFonts w:ascii="华文细黑" w:eastAsia="华文细黑" w:hAnsi="华文细黑" w:cs="宋体"/>
          <w:iCs/>
          <w:kern w:val="0"/>
          <w:sz w:val="24"/>
          <w:szCs w:val="24"/>
        </w:rPr>
        <w:t>得分越接近0</w:t>
      </w:r>
      <w:r w:rsidRPr="009468B6">
        <w:rPr>
          <w:rFonts w:ascii="华文细黑" w:eastAsia="华文细黑" w:hAnsi="华文细黑" w:cs="宋体" w:hint="eastAsia"/>
          <w:iCs/>
          <w:kern w:val="0"/>
          <w:sz w:val="24"/>
          <w:szCs w:val="24"/>
        </w:rPr>
        <w:t>则管理对象对社会安全的益处越低</w:t>
      </w:r>
      <w:r w:rsidRPr="009468B6">
        <w:rPr>
          <w:rFonts w:ascii="华文细黑" w:eastAsia="华文细黑" w:hAnsi="华文细黑" w:cs="宋体"/>
          <w:iCs/>
          <w:kern w:val="0"/>
          <w:sz w:val="24"/>
          <w:szCs w:val="24"/>
        </w:rPr>
        <w:t>，需要重点关注。</w:t>
      </w:r>
    </w:p>
    <w:p w:rsidR="009468B6" w:rsidRPr="009468B6" w:rsidRDefault="009468B6" w:rsidP="009468B6">
      <w:pPr>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iCs/>
          <w:kern w:val="0"/>
          <w:sz w:val="24"/>
          <w:szCs w:val="24"/>
        </w:rPr>
      </w:pPr>
      <w:r w:rsidRPr="009468B6">
        <w:rPr>
          <w:rFonts w:ascii="华文细黑" w:eastAsia="华文细黑" w:hAnsi="华文细黑" w:cs="宋体"/>
          <w:iCs/>
          <w:kern w:val="0"/>
          <w:sz w:val="24"/>
          <w:szCs w:val="24"/>
        </w:rPr>
        <w:t>负向积分通过对管理对象</w:t>
      </w:r>
      <w:r w:rsidRPr="009468B6">
        <w:rPr>
          <w:rFonts w:ascii="华文细黑" w:eastAsia="华文细黑" w:hAnsi="华文细黑" w:cs="宋体" w:hint="eastAsia"/>
          <w:iCs/>
          <w:kern w:val="0"/>
          <w:sz w:val="24"/>
          <w:szCs w:val="24"/>
        </w:rPr>
        <w:t>进行的社会安全可能产生</w:t>
      </w:r>
      <w:r w:rsidRPr="009468B6">
        <w:rPr>
          <w:rFonts w:ascii="华文细黑" w:eastAsia="华文细黑" w:hAnsi="华文细黑" w:cs="宋体"/>
          <w:iCs/>
          <w:kern w:val="0"/>
          <w:sz w:val="24"/>
          <w:szCs w:val="24"/>
        </w:rPr>
        <w:t>负面</w:t>
      </w:r>
      <w:r w:rsidRPr="009468B6">
        <w:rPr>
          <w:rFonts w:ascii="华文细黑" w:eastAsia="华文细黑" w:hAnsi="华文细黑" w:cs="宋体" w:hint="eastAsia"/>
          <w:iCs/>
          <w:kern w:val="0"/>
          <w:sz w:val="24"/>
          <w:szCs w:val="24"/>
        </w:rPr>
        <w:t>影响的行为</w:t>
      </w:r>
      <w:r w:rsidRPr="009468B6">
        <w:rPr>
          <w:rFonts w:ascii="华文细黑" w:eastAsia="华文细黑" w:hAnsi="华文细黑" w:cs="宋体"/>
          <w:iCs/>
          <w:kern w:val="0"/>
          <w:sz w:val="24"/>
          <w:szCs w:val="24"/>
        </w:rPr>
        <w:t>计算积分，得分越高危险性越高，需要重点关注</w:t>
      </w:r>
      <w:r w:rsidRPr="009468B6">
        <w:rPr>
          <w:rFonts w:ascii="华文细黑" w:eastAsia="华文细黑" w:hAnsi="华文细黑" w:cs="宋体" w:hint="eastAsia"/>
          <w:iCs/>
          <w:kern w:val="0"/>
          <w:sz w:val="24"/>
          <w:szCs w:val="24"/>
        </w:rPr>
        <w:t>，例如无稳定收入来源、家庭关系不稳定、交际圈子有很多危险人员等</w:t>
      </w:r>
      <w:r w:rsidRPr="009468B6">
        <w:rPr>
          <w:rFonts w:ascii="华文细黑" w:eastAsia="华文细黑" w:hAnsi="华文细黑" w:cs="宋体"/>
          <w:iCs/>
          <w:kern w:val="0"/>
          <w:sz w:val="24"/>
          <w:szCs w:val="24"/>
        </w:rPr>
        <w:t>。</w:t>
      </w:r>
    </w:p>
    <w:p w:rsidR="009468B6" w:rsidRPr="009468B6" w:rsidRDefault="009468B6" w:rsidP="009468B6">
      <w:pPr>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iCs/>
          <w:kern w:val="0"/>
          <w:sz w:val="24"/>
          <w:szCs w:val="24"/>
        </w:rPr>
      </w:pPr>
      <w:r w:rsidRPr="009468B6">
        <w:rPr>
          <w:rFonts w:ascii="华文细黑" w:eastAsia="华文细黑" w:hAnsi="华文细黑" w:cs="宋体"/>
          <w:iCs/>
          <w:kern w:val="0"/>
          <w:sz w:val="24"/>
          <w:szCs w:val="24"/>
        </w:rPr>
        <w:t>混合积分则同时计算正向和负向积分，</w:t>
      </w:r>
      <w:r w:rsidRPr="009468B6">
        <w:rPr>
          <w:rFonts w:ascii="华文细黑" w:eastAsia="华文细黑" w:hAnsi="华文细黑" w:cs="宋体" w:hint="eastAsia"/>
          <w:iCs/>
          <w:kern w:val="0"/>
          <w:sz w:val="24"/>
          <w:szCs w:val="24"/>
        </w:rPr>
        <w:t>很多时候</w:t>
      </w:r>
      <w:r w:rsidRPr="009468B6">
        <w:rPr>
          <w:rFonts w:ascii="华文细黑" w:eastAsia="华文细黑" w:hAnsi="华文细黑" w:cs="宋体"/>
          <w:iCs/>
          <w:kern w:val="0"/>
          <w:sz w:val="24"/>
          <w:szCs w:val="24"/>
        </w:rPr>
        <w:t>能够综合反应管理对象的安全坐标，但混合积分会对某些重要的波动反应钝</w:t>
      </w:r>
      <w:r w:rsidRPr="009468B6">
        <w:rPr>
          <w:rFonts w:ascii="华文细黑" w:eastAsia="华文细黑" w:hAnsi="华文细黑" w:cs="宋体" w:hint="eastAsia"/>
          <w:iCs/>
          <w:kern w:val="0"/>
          <w:sz w:val="24"/>
          <w:szCs w:val="24"/>
        </w:rPr>
        <w:t>化，导致不能及时预警</w:t>
      </w:r>
      <w:r w:rsidRPr="009468B6">
        <w:rPr>
          <w:rFonts w:ascii="华文细黑" w:eastAsia="华文细黑" w:hAnsi="华文细黑" w:cs="宋体"/>
          <w:iCs/>
          <w:kern w:val="0"/>
          <w:sz w:val="24"/>
          <w:szCs w:val="24"/>
        </w:rPr>
        <w:t>。</w:t>
      </w:r>
    </w:p>
    <w:p w:rsidR="009468B6" w:rsidRPr="009468B6" w:rsidRDefault="00C14D6E"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kern w:val="0"/>
          <w:sz w:val="24"/>
          <w:szCs w:val="24"/>
        </w:rPr>
        <w:t>本</w:t>
      </w:r>
      <w:r>
        <w:rPr>
          <w:rFonts w:ascii="华文细黑" w:eastAsia="华文细黑" w:hAnsi="华文细黑" w:cs="宋体" w:hint="eastAsia"/>
          <w:kern w:val="0"/>
          <w:sz w:val="24"/>
          <w:szCs w:val="24"/>
        </w:rPr>
        <w:t>次系统</w:t>
      </w:r>
      <w:r w:rsidR="009468B6" w:rsidRPr="009468B6">
        <w:rPr>
          <w:rFonts w:ascii="华文细黑" w:eastAsia="华文细黑" w:hAnsi="华文细黑" w:cs="宋体"/>
          <w:kern w:val="0"/>
          <w:sz w:val="24"/>
          <w:szCs w:val="24"/>
        </w:rPr>
        <w:t>默认计算负向积分。</w:t>
      </w:r>
    </w:p>
    <w:p w:rsidR="009468B6" w:rsidRPr="009468B6" w:rsidRDefault="009468B6" w:rsidP="008942EC">
      <w:pPr>
        <w:pStyle w:val="3"/>
      </w:pPr>
      <w:bookmarkStart w:id="830" w:name="_Toc485218385"/>
      <w:r w:rsidRPr="009468B6">
        <w:t>单项积分计算</w:t>
      </w:r>
      <w:bookmarkEnd w:id="830"/>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单项积分通过分别计算所有属于该项的积分模型的模型权重分值累加得到。</w:t>
      </w:r>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lastRenderedPageBreak/>
        <w:t>首先分别计算管理对象每个模型得到的权重积分。模型权重积分代表该模型对该项的贡献度。</w:t>
      </w:r>
    </w:p>
    <w:p w:rsidR="00E1217E"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以居住安全性</w:t>
      </w:r>
      <w:r w:rsidR="00E1217E">
        <w:rPr>
          <w:rFonts w:ascii="华文细黑" w:eastAsia="华文细黑" w:hAnsi="华文细黑" w:cs="宋体" w:hint="eastAsia"/>
          <w:kern w:val="0"/>
          <w:sz w:val="24"/>
          <w:szCs w:val="24"/>
        </w:rPr>
        <w:t>这一</w:t>
      </w:r>
      <w:r w:rsidRPr="009468B6">
        <w:rPr>
          <w:rFonts w:ascii="华文细黑" w:eastAsia="华文细黑" w:hAnsi="华文细黑" w:cs="宋体"/>
          <w:kern w:val="0"/>
          <w:sz w:val="24"/>
          <w:szCs w:val="24"/>
        </w:rPr>
        <w:t>单项积分为例，</w:t>
      </w:r>
      <w:r w:rsidR="00E1217E">
        <w:rPr>
          <w:rFonts w:ascii="华文细黑" w:eastAsia="华文细黑" w:hAnsi="华文细黑" w:cs="宋体" w:hint="eastAsia"/>
          <w:kern w:val="0"/>
          <w:sz w:val="24"/>
          <w:szCs w:val="24"/>
        </w:rPr>
        <w:t>首先得到它在数据库中的模型配置信息，即它包含了哪些模型，每个模型的类型及动作方式。属于居住安全性的积分模型</w:t>
      </w:r>
      <w:r w:rsidR="00697F7C">
        <w:rPr>
          <w:rFonts w:ascii="华文细黑" w:eastAsia="华文细黑" w:hAnsi="华文细黑" w:cs="宋体" w:hint="eastAsia"/>
          <w:kern w:val="0"/>
          <w:sz w:val="24"/>
          <w:szCs w:val="24"/>
        </w:rPr>
        <w:t>在数据库中的</w:t>
      </w:r>
      <w:r w:rsidR="00E1217E">
        <w:rPr>
          <w:rFonts w:ascii="华文细黑" w:eastAsia="华文细黑" w:hAnsi="华文细黑" w:cs="宋体" w:hint="eastAsia"/>
          <w:kern w:val="0"/>
          <w:sz w:val="24"/>
          <w:szCs w:val="24"/>
        </w:rPr>
        <w:t>配置有类似下表的结构：</w:t>
      </w:r>
    </w:p>
    <w:tbl>
      <w:tblPr>
        <w:tblStyle w:val="40"/>
        <w:tblW w:w="0" w:type="auto"/>
        <w:tblLook w:val="04A0" w:firstRow="1" w:lastRow="0" w:firstColumn="1" w:lastColumn="0" w:noHBand="0" w:noVBand="1"/>
      </w:tblPr>
      <w:tblGrid>
        <w:gridCol w:w="1384"/>
        <w:gridCol w:w="1559"/>
        <w:gridCol w:w="993"/>
        <w:gridCol w:w="850"/>
        <w:gridCol w:w="851"/>
        <w:gridCol w:w="1275"/>
        <w:gridCol w:w="1195"/>
      </w:tblGrid>
      <w:tr w:rsidR="00024C09" w:rsidRPr="009468B6" w:rsidTr="00024C09">
        <w:tc>
          <w:tcPr>
            <w:tcW w:w="1384" w:type="dxa"/>
          </w:tcPr>
          <w:p w:rsidR="00024C09"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单项</w:t>
            </w: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模型规则</w:t>
            </w:r>
          </w:p>
        </w:tc>
        <w:tc>
          <w:tcPr>
            <w:tcW w:w="993"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模型类别</w:t>
            </w:r>
          </w:p>
        </w:tc>
        <w:tc>
          <w:tcPr>
            <w:tcW w:w="850"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最低分</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最高分</w:t>
            </w:r>
          </w:p>
        </w:tc>
        <w:tc>
          <w:tcPr>
            <w:tcW w:w="127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阈值</w:t>
            </w:r>
            <w:r w:rsidR="006979DD">
              <w:rPr>
                <w:rFonts w:ascii="华文细黑" w:eastAsia="华文细黑" w:hAnsi="华文细黑" w:cs="宋体" w:hint="eastAsia"/>
                <w:color w:val="000000"/>
                <w:kern w:val="0"/>
                <w:sz w:val="18"/>
                <w:szCs w:val="18"/>
              </w:rPr>
              <w:t>Min</w:t>
            </w:r>
          </w:p>
        </w:tc>
        <w:tc>
          <w:tcPr>
            <w:tcW w:w="1195" w:type="dxa"/>
          </w:tcPr>
          <w:p w:rsidR="00024C09" w:rsidRPr="009468B6" w:rsidRDefault="006979DD"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阈值Max</w:t>
            </w:r>
          </w:p>
        </w:tc>
      </w:tr>
      <w:tr w:rsidR="00024C09" w:rsidRPr="009468B6" w:rsidTr="00024C09">
        <w:tc>
          <w:tcPr>
            <w:tcW w:w="1384" w:type="dxa"/>
            <w:vMerge w:val="restart"/>
            <w:vAlign w:val="center"/>
          </w:tcPr>
          <w:p w:rsidR="00024C09" w:rsidRPr="009468B6" w:rsidRDefault="00024C09" w:rsidP="00697F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居住安全性（负向）</w:t>
            </w: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是否租住</w:t>
            </w:r>
          </w:p>
        </w:tc>
        <w:tc>
          <w:tcPr>
            <w:tcW w:w="993" w:type="dxa"/>
          </w:tcPr>
          <w:p w:rsidR="00024C09"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BOOL</w:t>
            </w:r>
          </w:p>
        </w:tc>
        <w:tc>
          <w:tcPr>
            <w:tcW w:w="850" w:type="dxa"/>
            <w:vAlign w:val="center"/>
          </w:tcPr>
          <w:p w:rsidR="00024C09" w:rsidRPr="009468B6" w:rsidRDefault="00024C09" w:rsidP="00697F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1275" w:type="dxa"/>
            <w:vAlign w:val="center"/>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c>
          <w:tcPr>
            <w:tcW w:w="1195" w:type="dxa"/>
            <w:vAlign w:val="center"/>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r>
      <w:tr w:rsidR="00024C09" w:rsidRPr="009468B6" w:rsidTr="00024C09">
        <w:tc>
          <w:tcPr>
            <w:tcW w:w="1384" w:type="dxa"/>
            <w:vMerge/>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独自租房</w:t>
            </w:r>
          </w:p>
        </w:tc>
        <w:tc>
          <w:tcPr>
            <w:tcW w:w="993" w:type="dxa"/>
          </w:tcPr>
          <w:p w:rsidR="00024C09" w:rsidRPr="009468B6"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BOOL</w:t>
            </w:r>
          </w:p>
        </w:tc>
        <w:tc>
          <w:tcPr>
            <w:tcW w:w="850" w:type="dxa"/>
            <w:vAlign w:val="center"/>
          </w:tcPr>
          <w:p w:rsidR="00024C09" w:rsidRPr="009468B6" w:rsidRDefault="00024C09" w:rsidP="00697F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1275" w:type="dxa"/>
            <w:vAlign w:val="center"/>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c>
          <w:tcPr>
            <w:tcW w:w="1195" w:type="dxa"/>
            <w:vAlign w:val="center"/>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w:t>
            </w:r>
          </w:p>
        </w:tc>
      </w:tr>
      <w:tr w:rsidR="00024C09" w:rsidRPr="009468B6" w:rsidTr="00024C09">
        <w:tc>
          <w:tcPr>
            <w:tcW w:w="1384" w:type="dxa"/>
            <w:vMerge/>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频繁变更住处</w:t>
            </w:r>
          </w:p>
        </w:tc>
        <w:tc>
          <w:tcPr>
            <w:tcW w:w="993" w:type="dxa"/>
          </w:tcPr>
          <w:p w:rsidR="00024C09" w:rsidRPr="009468B6"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MIN</w:t>
            </w:r>
          </w:p>
        </w:tc>
        <w:tc>
          <w:tcPr>
            <w:tcW w:w="850"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5</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127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3</w:t>
            </w:r>
          </w:p>
        </w:tc>
        <w:tc>
          <w:tcPr>
            <w:tcW w:w="119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5</w:t>
            </w:r>
          </w:p>
        </w:tc>
      </w:tr>
      <w:tr w:rsidR="00024C09" w:rsidRPr="009468B6" w:rsidTr="00024C09">
        <w:tc>
          <w:tcPr>
            <w:tcW w:w="1384" w:type="dxa"/>
            <w:vMerge/>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频繁入住旅馆</w:t>
            </w:r>
          </w:p>
        </w:tc>
        <w:tc>
          <w:tcPr>
            <w:tcW w:w="993" w:type="dxa"/>
          </w:tcPr>
          <w:p w:rsidR="00024C09" w:rsidRPr="009468B6"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MIN</w:t>
            </w:r>
          </w:p>
        </w:tc>
        <w:tc>
          <w:tcPr>
            <w:tcW w:w="850"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30</w:t>
            </w:r>
          </w:p>
        </w:tc>
        <w:tc>
          <w:tcPr>
            <w:tcW w:w="1275" w:type="dxa"/>
          </w:tcPr>
          <w:p w:rsidR="00024C09" w:rsidRPr="009468B6" w:rsidRDefault="00400C73"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5</w:t>
            </w:r>
          </w:p>
        </w:tc>
        <w:tc>
          <w:tcPr>
            <w:tcW w:w="119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15</w:t>
            </w:r>
          </w:p>
        </w:tc>
      </w:tr>
      <w:tr w:rsidR="00024C09" w:rsidRPr="009468B6" w:rsidTr="00024C09">
        <w:tc>
          <w:tcPr>
            <w:tcW w:w="1384" w:type="dxa"/>
            <w:vMerge/>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p>
        </w:tc>
        <w:tc>
          <w:tcPr>
            <w:tcW w:w="1559"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color w:val="000000"/>
                <w:kern w:val="0"/>
                <w:sz w:val="18"/>
                <w:szCs w:val="18"/>
              </w:rPr>
              <w:t>与前科同住旅馆</w:t>
            </w:r>
          </w:p>
        </w:tc>
        <w:tc>
          <w:tcPr>
            <w:tcW w:w="993" w:type="dxa"/>
          </w:tcPr>
          <w:p w:rsidR="00024C09" w:rsidRPr="009468B6" w:rsidRDefault="006979DD"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Pr>
                <w:rFonts w:ascii="华文细黑" w:eastAsia="华文细黑" w:hAnsi="华文细黑" w:cs="宋体" w:hint="eastAsia"/>
                <w:color w:val="000000"/>
                <w:kern w:val="0"/>
                <w:sz w:val="18"/>
                <w:szCs w:val="18"/>
              </w:rPr>
              <w:t>MIN</w:t>
            </w:r>
          </w:p>
        </w:tc>
        <w:tc>
          <w:tcPr>
            <w:tcW w:w="850"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10</w:t>
            </w:r>
          </w:p>
        </w:tc>
        <w:tc>
          <w:tcPr>
            <w:tcW w:w="851" w:type="dxa"/>
          </w:tcPr>
          <w:p w:rsidR="00024C09" w:rsidRPr="009468B6" w:rsidRDefault="00024C09" w:rsidP="00E121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40</w:t>
            </w:r>
          </w:p>
        </w:tc>
        <w:tc>
          <w:tcPr>
            <w:tcW w:w="127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2</w:t>
            </w:r>
          </w:p>
        </w:tc>
        <w:tc>
          <w:tcPr>
            <w:tcW w:w="1195" w:type="dxa"/>
          </w:tcPr>
          <w:p w:rsidR="00024C09" w:rsidRPr="009468B6" w:rsidRDefault="00024C09" w:rsidP="0018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 w:val="18"/>
                <w:szCs w:val="18"/>
              </w:rPr>
            </w:pPr>
            <w:r w:rsidRPr="009468B6">
              <w:rPr>
                <w:rFonts w:ascii="华文细黑" w:eastAsia="华文细黑" w:hAnsi="华文细黑" w:cs="宋体" w:hint="eastAsia"/>
                <w:color w:val="000000"/>
                <w:kern w:val="0"/>
                <w:sz w:val="18"/>
                <w:szCs w:val="18"/>
              </w:rPr>
              <w:t>5</w:t>
            </w:r>
          </w:p>
        </w:tc>
      </w:tr>
    </w:tbl>
    <w:p w:rsidR="00024C09" w:rsidRPr="00C81A60" w:rsidRDefault="00697F7C"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kern w:val="0"/>
          <w:sz w:val="24"/>
          <w:szCs w:val="24"/>
        </w:rPr>
        <w:t>上表中第一</w:t>
      </w:r>
      <w:r w:rsidRPr="00C81A60">
        <w:rPr>
          <w:rFonts w:ascii="华文细黑" w:eastAsia="华文细黑" w:hAnsi="华文细黑" w:cs="宋体" w:hint="eastAsia"/>
          <w:kern w:val="0"/>
          <w:sz w:val="24"/>
          <w:szCs w:val="24"/>
        </w:rPr>
        <w:t>列</w:t>
      </w:r>
      <w:r w:rsidRPr="00C81A60">
        <w:rPr>
          <w:rFonts w:ascii="华文细黑" w:eastAsia="华文细黑" w:hAnsi="华文细黑" w:cs="宋体"/>
          <w:kern w:val="0"/>
          <w:sz w:val="24"/>
          <w:szCs w:val="24"/>
        </w:rPr>
        <w:t>为单项积分模型</w:t>
      </w:r>
      <w:r w:rsidR="00024C09" w:rsidRPr="00C81A60">
        <w:rPr>
          <w:rFonts w:ascii="华文细黑" w:eastAsia="华文细黑" w:hAnsi="华文细黑" w:cs="宋体" w:hint="eastAsia"/>
          <w:kern w:val="0"/>
          <w:sz w:val="24"/>
          <w:szCs w:val="24"/>
        </w:rPr>
        <w:t>。</w:t>
      </w:r>
    </w:p>
    <w:p w:rsidR="00024C09" w:rsidRPr="00C81A60" w:rsidRDefault="00697F7C"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hint="eastAsia"/>
          <w:kern w:val="0"/>
          <w:sz w:val="24"/>
          <w:szCs w:val="24"/>
        </w:rPr>
        <w:t>第二</w:t>
      </w:r>
      <w:r w:rsidR="00024C09" w:rsidRPr="00C81A60">
        <w:rPr>
          <w:rFonts w:ascii="华文细黑" w:eastAsia="华文细黑" w:hAnsi="华文细黑" w:cs="宋体" w:hint="eastAsia"/>
          <w:kern w:val="0"/>
          <w:sz w:val="24"/>
          <w:szCs w:val="24"/>
        </w:rPr>
        <w:t>列为模型规则名。</w:t>
      </w:r>
    </w:p>
    <w:p w:rsidR="00024C09" w:rsidRPr="00C81A60" w:rsidRDefault="00697F7C"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hint="eastAsia"/>
          <w:kern w:val="0"/>
          <w:sz w:val="24"/>
          <w:szCs w:val="24"/>
        </w:rPr>
        <w:t>第三列为</w:t>
      </w:r>
      <w:r w:rsidR="006979DD" w:rsidRPr="00C81A60">
        <w:rPr>
          <w:rFonts w:ascii="华文细黑" w:eastAsia="华文细黑" w:hAnsi="华文细黑" w:cs="宋体" w:hint="eastAsia"/>
          <w:kern w:val="0"/>
          <w:sz w:val="24"/>
          <w:szCs w:val="24"/>
        </w:rPr>
        <w:t>规则模型的类别，分别为BOOL、MIN、</w:t>
      </w:r>
      <w:r w:rsidR="009C5FB3" w:rsidRPr="00C81A60">
        <w:rPr>
          <w:rFonts w:ascii="华文细黑" w:eastAsia="华文细黑" w:hAnsi="华文细黑" w:cs="宋体" w:hint="eastAsia"/>
          <w:kern w:val="0"/>
          <w:sz w:val="24"/>
          <w:szCs w:val="24"/>
        </w:rPr>
        <w:t>MAX、RANGE。BOOL</w:t>
      </w:r>
      <w:r w:rsidRPr="00C81A60">
        <w:rPr>
          <w:rFonts w:ascii="华文细黑" w:eastAsia="华文细黑" w:hAnsi="华文细黑" w:cs="宋体" w:hint="eastAsia"/>
          <w:kern w:val="0"/>
          <w:sz w:val="24"/>
          <w:szCs w:val="24"/>
        </w:rPr>
        <w:t>即根据管理对象是否满足条件来决定是否获得积分，</w:t>
      </w:r>
      <w:r w:rsidR="009E70D1" w:rsidRPr="00C81A60">
        <w:rPr>
          <w:rFonts w:ascii="华文细黑" w:eastAsia="华文细黑" w:hAnsi="华文细黑" w:cs="宋体" w:hint="eastAsia"/>
          <w:kern w:val="0"/>
          <w:sz w:val="24"/>
          <w:szCs w:val="24"/>
        </w:rPr>
        <w:t>条件计算结果为True则获得积分，False</w:t>
      </w:r>
      <w:r w:rsidR="009C5FB3" w:rsidRPr="00C81A60">
        <w:rPr>
          <w:rFonts w:ascii="华文细黑" w:eastAsia="华文细黑" w:hAnsi="华文细黑" w:cs="宋体" w:hint="eastAsia"/>
          <w:kern w:val="0"/>
          <w:sz w:val="24"/>
          <w:szCs w:val="24"/>
        </w:rPr>
        <w:t>则不获得；MIN指模型结果大于或等于min阈值时满足条件；MAX指模型结果小于或等于Max阈值时满足条件；RANGE指模型结果同时满足Min阈值和Max阈值时满足条件。大多数情况下使用BOOL型和MIN型。</w:t>
      </w:r>
    </w:p>
    <w:p w:rsidR="00E1217E" w:rsidRPr="00C81A60" w:rsidRDefault="00697F7C"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hint="eastAsia"/>
          <w:kern w:val="0"/>
          <w:sz w:val="24"/>
          <w:szCs w:val="24"/>
        </w:rPr>
        <w:t>第四</w:t>
      </w:r>
      <w:r w:rsidR="009C5FB3" w:rsidRPr="00C81A60">
        <w:rPr>
          <w:rFonts w:ascii="华文细黑" w:eastAsia="华文细黑" w:hAnsi="华文细黑" w:cs="宋体" w:hint="eastAsia"/>
          <w:kern w:val="0"/>
          <w:sz w:val="24"/>
          <w:szCs w:val="24"/>
        </w:rPr>
        <w:t>第五列</w:t>
      </w:r>
      <w:r w:rsidRPr="00C81A60">
        <w:rPr>
          <w:rFonts w:ascii="华文细黑" w:eastAsia="华文细黑" w:hAnsi="华文细黑" w:cs="宋体" w:hint="eastAsia"/>
          <w:kern w:val="0"/>
          <w:sz w:val="24"/>
          <w:szCs w:val="24"/>
        </w:rPr>
        <w:t>为</w:t>
      </w:r>
      <w:r w:rsidR="009C5FB3" w:rsidRPr="00C81A60">
        <w:rPr>
          <w:rFonts w:ascii="华文细黑" w:eastAsia="华文细黑" w:hAnsi="华文细黑" w:cs="宋体" w:hint="eastAsia"/>
          <w:kern w:val="0"/>
          <w:sz w:val="24"/>
          <w:szCs w:val="24"/>
        </w:rPr>
        <w:t>满足</w:t>
      </w:r>
      <w:r w:rsidRPr="00C81A60">
        <w:rPr>
          <w:rFonts w:ascii="华文细黑" w:eastAsia="华文细黑" w:hAnsi="华文细黑" w:cs="宋体" w:hint="eastAsia"/>
          <w:kern w:val="0"/>
          <w:sz w:val="24"/>
          <w:szCs w:val="24"/>
        </w:rPr>
        <w:t>该模型</w:t>
      </w:r>
      <w:r w:rsidR="009C5FB3" w:rsidRPr="00C81A60">
        <w:rPr>
          <w:rFonts w:ascii="华文细黑" w:eastAsia="华文细黑" w:hAnsi="华文细黑" w:cs="宋体" w:hint="eastAsia"/>
          <w:kern w:val="0"/>
          <w:sz w:val="24"/>
          <w:szCs w:val="24"/>
        </w:rPr>
        <w:t>时获得的最低和最高分。所有类型的模型在不满足模型条件时都不获得积分。BOOL型在满足模型条件时获得最高分；</w:t>
      </w:r>
      <w:r w:rsidR="00BF1875" w:rsidRPr="00C81A60">
        <w:rPr>
          <w:rFonts w:ascii="华文细黑" w:eastAsia="华文细黑" w:hAnsi="华文细黑" w:cs="宋体" w:hint="eastAsia"/>
          <w:kern w:val="0"/>
          <w:sz w:val="24"/>
          <w:szCs w:val="24"/>
        </w:rPr>
        <w:t>MIN型在结果等于Min阈值时获得最低分，等于或大于Max阈值时获得最高分，处于两者之间时按线性关系处理；MAX型在结果等于MAX阈值时获得最低分，等于或小于Min阈值时获得最高分，处于两者之间</w:t>
      </w:r>
      <w:r w:rsidR="00BF1875" w:rsidRPr="00C81A60">
        <w:rPr>
          <w:rFonts w:ascii="华文细黑" w:eastAsia="华文细黑" w:hAnsi="华文细黑" w:cs="宋体" w:hint="eastAsia"/>
          <w:kern w:val="0"/>
          <w:sz w:val="24"/>
          <w:szCs w:val="24"/>
        </w:rPr>
        <w:lastRenderedPageBreak/>
        <w:t>时按线性关系处理；RANGE型在结果等于Min阈值时获得最低分，等于Max阈值时获得最高分，处于两者之间时满足线性关系</w:t>
      </w:r>
      <w:r w:rsidRPr="00C81A60">
        <w:rPr>
          <w:rFonts w:ascii="华文细黑" w:eastAsia="华文细黑" w:hAnsi="华文细黑" w:cs="宋体" w:hint="eastAsia"/>
          <w:kern w:val="0"/>
          <w:sz w:val="24"/>
          <w:szCs w:val="24"/>
        </w:rPr>
        <w:t>。</w:t>
      </w:r>
    </w:p>
    <w:p w:rsidR="00BF1875" w:rsidRPr="00C81A60" w:rsidRDefault="00BF1875" w:rsidP="0034068C">
      <w:pPr>
        <w:pStyle w:val="af3"/>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华文细黑" w:eastAsia="华文细黑" w:hAnsi="华文细黑" w:cs="宋体"/>
          <w:kern w:val="0"/>
          <w:sz w:val="24"/>
          <w:szCs w:val="24"/>
        </w:rPr>
      </w:pPr>
      <w:r w:rsidRPr="00C81A60">
        <w:rPr>
          <w:rFonts w:ascii="华文细黑" w:eastAsia="华文细黑" w:hAnsi="华文细黑" w:cs="宋体" w:hint="eastAsia"/>
          <w:kern w:val="0"/>
          <w:sz w:val="24"/>
          <w:szCs w:val="24"/>
        </w:rPr>
        <w:t>第六第七列模型满足条件时，获得最低和最高分时的阈值。</w:t>
      </w:r>
    </w:p>
    <w:p w:rsidR="00D20897" w:rsidRDefault="00BF1875" w:rsidP="00340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基于上表的配置，</w:t>
      </w:r>
      <w:r w:rsidR="00400C73">
        <w:rPr>
          <w:rFonts w:ascii="华文细黑" w:eastAsia="华文细黑" w:hAnsi="华文细黑" w:cs="宋体" w:hint="eastAsia"/>
          <w:kern w:val="0"/>
          <w:sz w:val="24"/>
          <w:szCs w:val="24"/>
        </w:rPr>
        <w:t>可以</w:t>
      </w:r>
      <w:r w:rsidR="00D20897">
        <w:rPr>
          <w:rFonts w:ascii="华文细黑" w:eastAsia="华文细黑" w:hAnsi="华文细黑" w:cs="宋体" w:hint="eastAsia"/>
          <w:kern w:val="0"/>
          <w:sz w:val="24"/>
          <w:szCs w:val="24"/>
        </w:rPr>
        <w:t>计算</w:t>
      </w:r>
      <w:r w:rsidR="00400C73">
        <w:rPr>
          <w:rFonts w:ascii="华文细黑" w:eastAsia="华文细黑" w:hAnsi="华文细黑" w:cs="宋体" w:hint="eastAsia"/>
          <w:kern w:val="0"/>
          <w:sz w:val="24"/>
          <w:szCs w:val="24"/>
        </w:rPr>
        <w:t>管理对象在每个规则上获得的积分。</w:t>
      </w:r>
      <w:r w:rsidR="00D20897">
        <w:rPr>
          <w:rFonts w:ascii="华文细黑" w:eastAsia="华文细黑" w:hAnsi="华文细黑" w:cs="宋体" w:hint="eastAsia"/>
          <w:kern w:val="0"/>
          <w:sz w:val="24"/>
          <w:szCs w:val="24"/>
        </w:rPr>
        <w:t>假设管理对象通过模型规则计算后得到的结果为R，在该模型上获得的积分为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oMath>
      <w:r w:rsidR="00B21745">
        <w:rPr>
          <w:rFonts w:ascii="华文细黑" w:eastAsia="华文细黑" w:hAnsi="华文细黑" w:cs="宋体" w:hint="eastAsia"/>
          <w:kern w:val="0"/>
          <w:sz w:val="24"/>
          <w:szCs w:val="24"/>
        </w:rPr>
        <w:t>，模型配置表中的最低分、最高分别为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oMath>
      <w:r w:rsidR="00B21745">
        <w:rPr>
          <w:rFonts w:ascii="华文细黑" w:eastAsia="华文细黑" w:hAnsi="华文细黑" w:cs="宋体" w:hint="eastAsia"/>
          <w:kern w:val="0"/>
          <w:sz w:val="24"/>
          <w:szCs w:val="24"/>
        </w:rPr>
        <w:t>、</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oMath>
      <w:r w:rsidR="00B21745">
        <w:rPr>
          <w:rFonts w:ascii="华文细黑" w:eastAsia="华文细黑" w:hAnsi="华文细黑" w:cs="宋体" w:hint="eastAsia"/>
          <w:kern w:val="0"/>
          <w:sz w:val="24"/>
          <w:szCs w:val="24"/>
        </w:rPr>
        <w:t>，Min阈值、Max阈值分别为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oMath>
      <w:r w:rsidR="00B21745">
        <w:rPr>
          <w:rFonts w:ascii="华文细黑" w:eastAsia="华文细黑" w:hAnsi="华文细黑" w:cs="宋体" w:hint="eastAsia"/>
          <w:kern w:val="0"/>
          <w:sz w:val="24"/>
          <w:szCs w:val="24"/>
        </w:rPr>
        <w:t>、</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oMath>
      <w:r w:rsidR="00B21745">
        <w:rPr>
          <w:rFonts w:ascii="华文细黑" w:eastAsia="华文细黑" w:hAnsi="华文细黑" w:cs="宋体" w:hint="eastAsia"/>
          <w:kern w:val="0"/>
          <w:sz w:val="24"/>
          <w:szCs w:val="24"/>
        </w:rPr>
        <w:t>。</w:t>
      </w:r>
    </w:p>
    <w:p w:rsidR="00D20897" w:rsidRDefault="00D20897" w:rsidP="00D2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对BOOL型，有：</w:t>
      </w:r>
    </w:p>
    <w:p w:rsidR="00477382" w:rsidRPr="00477382" w:rsidRDefault="00555323"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 xml:space="preserve">        </m:t>
          </m:r>
          <m:d>
            <m:dPr>
              <m:ctrlPr>
                <w:rPr>
                  <w:rFonts w:ascii="Cambria Math" w:eastAsia="华文细黑" w:hAnsi="Cambria Math" w:cs="宋体"/>
                  <w:i/>
                  <w:kern w:val="0"/>
                  <w:sz w:val="24"/>
                  <w:szCs w:val="24"/>
                </w:rPr>
              </m:ctrlPr>
            </m:dPr>
            <m:e>
              <m:r>
                <w:rPr>
                  <w:rFonts w:ascii="Cambria Math" w:eastAsia="华文细黑" w:hAnsi="Cambria Math" w:cs="宋体"/>
                  <w:kern w:val="0"/>
                  <w:sz w:val="24"/>
                  <w:szCs w:val="24"/>
                </w:rPr>
                <m:t>R=true</m:t>
              </m:r>
            </m:e>
          </m:d>
        </m:oMath>
      </m:oMathPara>
    </w:p>
    <w:p w:rsidR="00477382" w:rsidRPr="00477382" w:rsidRDefault="00555323"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=0              (R=false)</m:t>
          </m:r>
        </m:oMath>
      </m:oMathPara>
    </w:p>
    <w:p w:rsidR="00477382" w:rsidRDefault="00477382" w:rsidP="00D2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对MIN型，有：</w:t>
      </w:r>
    </w:p>
    <w:p w:rsidR="00477382" w:rsidRPr="00477382" w:rsidRDefault="00555323"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=0        (R&lt;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m:rPr>
              <m:sty m:val="p"/>
            </m:rPr>
            <w:rPr>
              <w:rFonts w:ascii="Cambria Math" w:eastAsia="华文细黑" w:hAnsi="Cambria Math" w:cs="宋体"/>
              <w:kern w:val="0"/>
              <w:sz w:val="24"/>
              <w:szCs w:val="24"/>
            </w:rPr>
            <m:t>)</m:t>
          </m:r>
        </m:oMath>
      </m:oMathPara>
    </w:p>
    <w:p w:rsidR="00477382" w:rsidRPr="00477382" w:rsidRDefault="00555323"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 xml:space="preserve">    (R&gt;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oMath>
      </m:oMathPara>
    </w:p>
    <w:p w:rsidR="00477382" w:rsidRPr="00477382" w:rsidRDefault="00555323"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f>
            <m:fPr>
              <m:ctrlPr>
                <w:rPr>
                  <w:rFonts w:ascii="Cambria Math" w:eastAsia="华文细黑" w:hAnsi="Cambria Math" w:cs="宋体"/>
                  <w:i/>
                  <w:kern w:val="0"/>
                  <w:sz w:val="24"/>
                  <w:szCs w:val="24"/>
                </w:rPr>
              </m:ctrlPr>
            </m:fPr>
            <m:num>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num>
            <m:den>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den>
          </m:f>
          <m:r>
            <w:rPr>
              <w:rFonts w:ascii="Cambria Math" w:eastAsia="华文细黑" w:hAnsi="Cambria Math" w:cs="宋体"/>
              <w:kern w:val="0"/>
              <w:sz w:val="24"/>
              <w:szCs w:val="24"/>
            </w:rPr>
            <m:t xml:space="preserve">    </m:t>
          </m:r>
          <m:d>
            <m:dPr>
              <m:ctrlPr>
                <w:rPr>
                  <w:rFonts w:ascii="Cambria Math" w:eastAsia="华文细黑" w:hAnsi="Cambria Math" w:cs="宋体"/>
                  <w:i/>
                  <w:kern w:val="0"/>
                  <w:sz w:val="24"/>
                  <w:szCs w:val="24"/>
                </w:rPr>
              </m:ctrlPr>
            </m:dPr>
            <m:e>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e>
          </m:d>
        </m:oMath>
      </m:oMathPara>
    </w:p>
    <w:p w:rsidR="00477382" w:rsidRDefault="00477382" w:rsidP="00D2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对MAX型，有：</w:t>
      </w:r>
    </w:p>
    <w:p w:rsidR="00B21745" w:rsidRPr="00B21745" w:rsidRDefault="00555323"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=0        (R&gt;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m:rPr>
              <m:sty m:val="p"/>
            </m:rPr>
            <w:rPr>
              <w:rFonts w:ascii="Cambria Math" w:eastAsia="华文细黑" w:hAnsi="Cambria Math" w:cs="宋体"/>
              <w:kern w:val="0"/>
              <w:sz w:val="24"/>
              <w:szCs w:val="24"/>
            </w:rPr>
            <m:t>)</m:t>
          </m:r>
        </m:oMath>
      </m:oMathPara>
    </w:p>
    <w:p w:rsidR="00B21745" w:rsidRPr="00477382" w:rsidRDefault="00555323"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 xml:space="preserve">    (R&lt;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m:t>
          </m:r>
        </m:oMath>
      </m:oMathPara>
    </w:p>
    <w:p w:rsidR="00B21745" w:rsidRPr="00477382" w:rsidRDefault="00555323"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f>
            <m:fPr>
              <m:ctrlPr>
                <w:rPr>
                  <w:rFonts w:ascii="Cambria Math" w:eastAsia="华文细黑" w:hAnsi="Cambria Math" w:cs="宋体"/>
                  <w:i/>
                  <w:kern w:val="0"/>
                  <w:sz w:val="24"/>
                  <w:szCs w:val="24"/>
                </w:rPr>
              </m:ctrlPr>
            </m:fPr>
            <m:num>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num>
            <m:den>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den>
          </m:f>
          <m:r>
            <w:rPr>
              <w:rFonts w:ascii="Cambria Math" w:eastAsia="华文细黑" w:hAnsi="Cambria Math" w:cs="宋体"/>
              <w:kern w:val="0"/>
              <w:sz w:val="24"/>
              <w:szCs w:val="24"/>
            </w:rPr>
            <m:t xml:space="preserve">    </m:t>
          </m:r>
          <m:d>
            <m:dPr>
              <m:ctrlPr>
                <w:rPr>
                  <w:rFonts w:ascii="Cambria Math" w:eastAsia="华文细黑" w:hAnsi="Cambria Math" w:cs="宋体"/>
                  <w:i/>
                  <w:kern w:val="0"/>
                  <w:sz w:val="24"/>
                  <w:szCs w:val="24"/>
                </w:rPr>
              </m:ctrlPr>
            </m:dPr>
            <m:e>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e>
          </m:d>
        </m:oMath>
      </m:oMathPara>
    </w:p>
    <w:p w:rsidR="00477382" w:rsidRDefault="00B21745" w:rsidP="00D2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对RANGE型，有：</w:t>
      </w:r>
    </w:p>
    <w:p w:rsidR="00B21745" w:rsidRPr="00477382" w:rsidRDefault="00555323"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ParaPr>
          <m:jc m:val="left"/>
        </m:oMathParaP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=0        (R&lt;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 xml:space="preserve"> or R&gt;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m:rPr>
                  <m:sty m:val="p"/>
                </m:rP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oMath>
      </m:oMathPara>
    </w:p>
    <w:p w:rsidR="00D20897" w:rsidRDefault="00555323" w:rsidP="00340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华文细黑" w:eastAsia="华文细黑" w:hAnsi="华文细黑" w:cs="宋体"/>
          <w:kern w:val="0"/>
          <w:sz w:val="24"/>
          <w:szCs w:val="24"/>
        </w:rPr>
      </w:pPr>
      <m:oMathPara>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f>
            <m:fPr>
              <m:ctrlPr>
                <w:rPr>
                  <w:rFonts w:ascii="Cambria Math" w:eastAsia="华文细黑" w:hAnsi="Cambria Math" w:cs="宋体"/>
                  <w:i/>
                  <w:kern w:val="0"/>
                  <w:sz w:val="24"/>
                  <w:szCs w:val="24"/>
                </w:rPr>
              </m:ctrlPr>
            </m:fPr>
            <m:num>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min</m:t>
                  </m:r>
                </m:sub>
              </m:sSub>
            </m:num>
            <m:den>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r>
                <w:rPr>
                  <w:rFonts w:ascii="Cambria Math" w:eastAsia="华文细黑" w:hAnsi="Cambria Math" w:cs="宋体"/>
                  <w:kern w:val="0"/>
                  <w:sz w:val="24"/>
                  <w:szCs w:val="24"/>
                </w:rPr>
                <m:t>-</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den>
          </m:f>
          <m:r>
            <w:rPr>
              <w:rFonts w:ascii="Cambria Math" w:eastAsia="华文细黑" w:hAnsi="Cambria Math" w:cs="宋体"/>
              <w:kern w:val="0"/>
              <w:sz w:val="24"/>
              <w:szCs w:val="24"/>
            </w:rPr>
            <m:t xml:space="preserve">    </m:t>
          </m:r>
          <m:d>
            <m:dPr>
              <m:ctrlPr>
                <w:rPr>
                  <w:rFonts w:ascii="Cambria Math" w:eastAsia="华文细黑" w:hAnsi="Cambria Math" w:cs="宋体"/>
                  <w:i/>
                  <w:kern w:val="0"/>
                  <w:sz w:val="24"/>
                  <w:szCs w:val="24"/>
                </w:rPr>
              </m:ctrlPr>
            </m:dPr>
            <m:e>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min</m:t>
                  </m:r>
                </m:sub>
              </m:sSub>
              <m:r>
                <w:rPr>
                  <w:rFonts w:ascii="Cambria Math" w:eastAsia="华文细黑" w:hAnsi="Cambria Math" w:cs="宋体"/>
                  <w:kern w:val="0"/>
                  <w:sz w:val="24"/>
                  <w:szCs w:val="24"/>
                </w:rPr>
                <m:t>≤R≤</m:t>
              </m:r>
              <m:sSub>
                <m:sSubPr>
                  <m:ctrlPr>
                    <w:rPr>
                      <w:rFonts w:ascii="Cambria Math" w:eastAsia="华文细黑" w:hAnsi="Cambria Math" w:cs="宋体"/>
                      <w:i/>
                      <w:kern w:val="0"/>
                      <w:sz w:val="24"/>
                      <w:szCs w:val="24"/>
                    </w:rPr>
                  </m:ctrlPr>
                </m:sSubPr>
                <m:e>
                  <m:r>
                    <w:rPr>
                      <w:rFonts w:ascii="Cambria Math" w:eastAsia="华文细黑" w:hAnsi="Cambria Math" w:cs="宋体"/>
                      <w:kern w:val="0"/>
                      <w:sz w:val="24"/>
                      <w:szCs w:val="24"/>
                    </w:rPr>
                    <m:t>R</m:t>
                  </m:r>
                </m:e>
                <m:sub>
                  <m:r>
                    <w:rPr>
                      <w:rFonts w:ascii="Cambria Math" w:eastAsia="华文细黑" w:hAnsi="Cambria Math" w:cs="宋体"/>
                      <w:kern w:val="0"/>
                      <w:sz w:val="24"/>
                      <w:szCs w:val="24"/>
                    </w:rPr>
                    <m:t>max</m:t>
                  </m:r>
                </m:sub>
              </m:sSub>
            </m:e>
          </m:d>
        </m:oMath>
      </m:oMathPara>
    </w:p>
    <w:p w:rsidR="009468B6" w:rsidRPr="00B21745" w:rsidRDefault="00295725" w:rsidP="00B21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根据上式</w:t>
      </w:r>
      <w:r w:rsidR="00400C73">
        <w:rPr>
          <w:rFonts w:ascii="华文细黑" w:eastAsia="华文细黑" w:hAnsi="华文细黑" w:cs="宋体" w:hint="eastAsia"/>
          <w:kern w:val="0"/>
          <w:sz w:val="24"/>
          <w:szCs w:val="24"/>
        </w:rPr>
        <w:t>对</w:t>
      </w:r>
      <w:r w:rsidR="00BF1875">
        <w:rPr>
          <w:rFonts w:ascii="华文细黑" w:eastAsia="华文细黑" w:hAnsi="华文细黑" w:cs="宋体" w:hint="eastAsia"/>
          <w:kern w:val="0"/>
          <w:sz w:val="24"/>
          <w:szCs w:val="24"/>
        </w:rPr>
        <w:t>管理对象</w:t>
      </w:r>
      <w:r w:rsidR="00400C73">
        <w:rPr>
          <w:rFonts w:ascii="华文细黑" w:eastAsia="华文细黑" w:hAnsi="华文细黑" w:cs="宋体" w:hint="eastAsia"/>
          <w:kern w:val="0"/>
          <w:sz w:val="24"/>
          <w:szCs w:val="24"/>
        </w:rPr>
        <w:t>A的计算结果</w:t>
      </w:r>
      <w:r w:rsidR="009468B6" w:rsidRPr="009468B6">
        <w:rPr>
          <w:rFonts w:ascii="华文细黑" w:eastAsia="华文细黑" w:hAnsi="华文细黑" w:cs="宋体"/>
          <w:kern w:val="0"/>
          <w:sz w:val="24"/>
          <w:szCs w:val="24"/>
        </w:rPr>
        <w:t>如下表：</w:t>
      </w:r>
    </w:p>
    <w:tbl>
      <w:tblPr>
        <w:tblStyle w:val="40"/>
        <w:tblW w:w="0" w:type="auto"/>
        <w:tblLook w:val="04A0" w:firstRow="1" w:lastRow="0" w:firstColumn="1" w:lastColumn="0" w:noHBand="0" w:noVBand="1"/>
      </w:tblPr>
      <w:tblGrid>
        <w:gridCol w:w="2446"/>
        <w:gridCol w:w="2446"/>
        <w:gridCol w:w="1538"/>
        <w:gridCol w:w="1579"/>
      </w:tblGrid>
      <w:tr w:rsidR="00400C73" w:rsidRPr="00C81A60" w:rsidTr="00C81A60">
        <w:trPr>
          <w:trHeight w:val="309"/>
        </w:trPr>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单项</w:t>
            </w: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模型规则</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计算结果</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获得</w:t>
            </w:r>
            <w:r w:rsidRPr="00C81A60">
              <w:rPr>
                <w:rFonts w:ascii="华文细黑" w:eastAsia="华文细黑" w:hAnsi="华文细黑" w:cs="宋体" w:hint="eastAsia"/>
                <w:color w:val="000000"/>
                <w:kern w:val="0"/>
                <w:szCs w:val="21"/>
              </w:rPr>
              <w:t>积</w:t>
            </w:r>
            <w:r w:rsidRPr="00C81A60">
              <w:rPr>
                <w:rFonts w:ascii="华文细黑" w:eastAsia="华文细黑" w:hAnsi="华文细黑" w:cs="宋体"/>
                <w:color w:val="000000"/>
                <w:kern w:val="0"/>
                <w:szCs w:val="21"/>
              </w:rPr>
              <w:t>分</w:t>
            </w:r>
          </w:p>
        </w:tc>
      </w:tr>
      <w:tr w:rsidR="00400C73" w:rsidRPr="00C81A60" w:rsidTr="00C81A60">
        <w:trPr>
          <w:trHeight w:val="324"/>
        </w:trPr>
        <w:tc>
          <w:tcPr>
            <w:tcW w:w="2446" w:type="dxa"/>
            <w:vMerge w:val="restart"/>
            <w:vAlign w:val="center"/>
          </w:tcPr>
          <w:p w:rsidR="00400C73" w:rsidRPr="00C81A60" w:rsidRDefault="00400C73" w:rsidP="00400C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居住安全性（负向）</w:t>
            </w: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是否租住</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是</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10</w:t>
            </w:r>
          </w:p>
        </w:tc>
      </w:tr>
      <w:tr w:rsidR="00400C73" w:rsidRPr="00C81A60" w:rsidTr="00C81A60">
        <w:trPr>
          <w:trHeight w:val="324"/>
        </w:trPr>
        <w:tc>
          <w:tcPr>
            <w:tcW w:w="2446" w:type="dxa"/>
            <w:vMerge/>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独自租房</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否</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0</w:t>
            </w:r>
          </w:p>
        </w:tc>
      </w:tr>
      <w:tr w:rsidR="00400C73" w:rsidRPr="00C81A60" w:rsidTr="00C81A60">
        <w:trPr>
          <w:trHeight w:val="340"/>
        </w:trPr>
        <w:tc>
          <w:tcPr>
            <w:tcW w:w="2446" w:type="dxa"/>
            <w:vMerge/>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频繁变更住处</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1次</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0</w:t>
            </w:r>
          </w:p>
        </w:tc>
      </w:tr>
      <w:tr w:rsidR="00400C73" w:rsidRPr="00C81A60" w:rsidTr="00C81A60">
        <w:trPr>
          <w:trHeight w:val="324"/>
        </w:trPr>
        <w:tc>
          <w:tcPr>
            <w:tcW w:w="2446" w:type="dxa"/>
            <w:vMerge/>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频繁入住旅馆</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10次</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20</w:t>
            </w:r>
          </w:p>
        </w:tc>
      </w:tr>
      <w:tr w:rsidR="00400C73" w:rsidRPr="00C81A60" w:rsidTr="00C81A60">
        <w:trPr>
          <w:trHeight w:val="340"/>
        </w:trPr>
        <w:tc>
          <w:tcPr>
            <w:tcW w:w="2446" w:type="dxa"/>
            <w:vMerge/>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446"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与前科同住旅馆</w:t>
            </w:r>
          </w:p>
        </w:tc>
        <w:tc>
          <w:tcPr>
            <w:tcW w:w="1538"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6次</w:t>
            </w:r>
          </w:p>
        </w:tc>
        <w:tc>
          <w:tcPr>
            <w:tcW w:w="1579" w:type="dxa"/>
          </w:tcPr>
          <w:p w:rsidR="00400C73" w:rsidRPr="00C81A60"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40</w:t>
            </w:r>
          </w:p>
        </w:tc>
      </w:tr>
    </w:tbl>
    <w:p w:rsidR="009468B6" w:rsidRPr="009468B6" w:rsidRDefault="00400C7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lastRenderedPageBreak/>
        <w:t>得到对象在每个模型上的模型积分后，可以计算在该单项上的百分制总积分。</w:t>
      </w:r>
      <w:proofErr w:type="gramStart"/>
      <w:r w:rsidR="009468B6" w:rsidRPr="009468B6">
        <w:rPr>
          <w:rFonts w:ascii="华文细黑" w:eastAsia="华文细黑" w:hAnsi="华文细黑" w:cs="宋体"/>
          <w:kern w:val="0"/>
          <w:sz w:val="24"/>
          <w:szCs w:val="24"/>
        </w:rPr>
        <w:t>令对象</w:t>
      </w:r>
      <w:proofErr w:type="gramEnd"/>
      <w:r w:rsidR="009468B6" w:rsidRPr="009468B6">
        <w:rPr>
          <w:rFonts w:ascii="华文细黑" w:eastAsia="华文细黑" w:hAnsi="华文细黑" w:cs="宋体"/>
          <w:kern w:val="0"/>
          <w:sz w:val="24"/>
          <w:szCs w:val="24"/>
        </w:rPr>
        <w:t>获得的模型分为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M</m:t>
            </m:r>
          </m:e>
          <m:sub>
            <m:r>
              <m:rPr>
                <m:sty m:val="p"/>
              </m:rPr>
              <w:rPr>
                <w:rFonts w:ascii="Cambria Math" w:eastAsia="华文细黑" w:hAnsi="Cambria Math" w:cs="宋体"/>
                <w:kern w:val="0"/>
                <w:sz w:val="24"/>
                <w:szCs w:val="24"/>
              </w:rPr>
              <m:t>i</m:t>
            </m:r>
          </m:sub>
        </m:sSub>
      </m:oMath>
      <w:r w:rsidR="009468B6" w:rsidRPr="009468B6">
        <w:rPr>
          <w:rFonts w:ascii="华文细黑" w:eastAsia="华文细黑" w:hAnsi="华文细黑" w:cs="宋体"/>
          <w:kern w:val="0"/>
          <w:sz w:val="24"/>
          <w:szCs w:val="24"/>
        </w:rPr>
        <w:t>，该模型能获得的最高权重分为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W</m:t>
            </m:r>
          </m:e>
          <m:sub>
            <m:r>
              <m:rPr>
                <m:sty m:val="p"/>
              </m:rPr>
              <w:rPr>
                <w:rFonts w:ascii="Cambria Math" w:eastAsia="华文细黑" w:hAnsi="Cambria Math" w:cs="宋体"/>
                <w:kern w:val="0"/>
                <w:sz w:val="24"/>
                <w:szCs w:val="24"/>
              </w:rPr>
              <m:t>i</m:t>
            </m:r>
          </m:sub>
        </m:sSub>
      </m:oMath>
      <w:r>
        <w:rPr>
          <w:rFonts w:ascii="华文细黑" w:eastAsia="华文细黑" w:hAnsi="华文细黑" w:cs="宋体" w:hint="eastAsia"/>
          <w:kern w:val="0"/>
          <w:sz w:val="24"/>
          <w:szCs w:val="24"/>
        </w:rPr>
        <w:t>（积分模型配置表中的最高分）</w:t>
      </w:r>
      <w:r w:rsidR="009468B6" w:rsidRPr="009468B6">
        <w:rPr>
          <w:rFonts w:ascii="华文细黑" w:eastAsia="华文细黑" w:hAnsi="华文细黑" w:cs="宋体"/>
          <w:kern w:val="0"/>
          <w:sz w:val="24"/>
          <w:szCs w:val="24"/>
        </w:rPr>
        <w:t>, 则可以通过下式计算百分制单项积分</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S</m:t>
            </m:r>
          </m:e>
          <m:sub>
            <m:r>
              <m:rPr>
                <m:sty m:val="p"/>
              </m:rPr>
              <w:rPr>
                <w:rFonts w:ascii="Cambria Math" w:eastAsia="华文细黑" w:hAnsi="Cambria Math" w:cs="宋体"/>
                <w:kern w:val="0"/>
                <w:sz w:val="24"/>
                <w:szCs w:val="24"/>
              </w:rPr>
              <m:t>k</m:t>
            </m:r>
          </m:sub>
        </m:sSub>
      </m:oMath>
      <w:r w:rsidR="009468B6" w:rsidRPr="009468B6">
        <w:rPr>
          <w:rFonts w:ascii="华文细黑" w:eastAsia="华文细黑" w:hAnsi="华文细黑" w:cs="宋体"/>
          <w:kern w:val="0"/>
          <w:sz w:val="24"/>
          <w:szCs w:val="24"/>
        </w:rPr>
        <w:t>：</w:t>
      </w:r>
    </w:p>
    <w:p w:rsidR="009468B6" w:rsidRPr="009468B6" w:rsidRDefault="0055532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m:oMathPara>
        <m:oMath>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S</m:t>
              </m:r>
            </m:e>
            <m:sub>
              <m:r>
                <w:rPr>
                  <w:rFonts w:ascii="Cambria Math" w:eastAsia="宋体" w:hAnsi="Cambria Math" w:cs="宋体"/>
                  <w:color w:val="000000"/>
                  <w:kern w:val="0"/>
                  <w:sz w:val="28"/>
                  <w:szCs w:val="24"/>
                </w:rPr>
                <m:t>k</m:t>
              </m:r>
            </m:sub>
          </m:sSub>
          <m:r>
            <w:rPr>
              <w:rFonts w:ascii="Cambria Math" w:eastAsia="宋体" w:hAnsi="Cambria Math" w:cs="宋体"/>
              <w:color w:val="000000"/>
              <w:kern w:val="0"/>
              <w:sz w:val="28"/>
              <w:szCs w:val="24"/>
            </w:rPr>
            <m:t>=</m:t>
          </m:r>
          <m:f>
            <m:fPr>
              <m:ctrlPr>
                <w:rPr>
                  <w:rFonts w:ascii="Cambria Math" w:eastAsia="宋体" w:hAnsi="Cambria Math" w:cs="宋体"/>
                  <w:i/>
                  <w:color w:val="000000"/>
                  <w:kern w:val="0"/>
                  <w:sz w:val="28"/>
                  <w:szCs w:val="24"/>
                </w:rPr>
              </m:ctrlPr>
            </m:fPr>
            <m:num>
              <m:r>
                <w:rPr>
                  <w:rFonts w:ascii="Cambria Math" w:eastAsia="宋体" w:hAnsi="Cambria Math" w:cs="宋体"/>
                  <w:color w:val="000000"/>
                  <w:kern w:val="0"/>
                  <w:sz w:val="28"/>
                  <w:szCs w:val="24"/>
                </w:rPr>
                <m:t>100*</m:t>
              </m:r>
              <m:nary>
                <m:naryPr>
                  <m:chr m:val="∑"/>
                  <m:supHide m:val="1"/>
                  <m:ctrlPr>
                    <w:rPr>
                      <w:rFonts w:ascii="Cambria Math" w:eastAsia="宋体" w:hAnsi="Cambria Math" w:cs="宋体"/>
                      <w:color w:val="000000"/>
                      <w:kern w:val="0"/>
                      <w:sz w:val="28"/>
                      <w:szCs w:val="24"/>
                    </w:rPr>
                  </m:ctrlPr>
                </m:naryPr>
                <m:sub>
                  <m:r>
                    <m:rPr>
                      <m:sty m:val="p"/>
                    </m:rPr>
                    <w:rPr>
                      <w:rFonts w:ascii="Cambria Math" w:eastAsia="宋体" w:hAnsi="Cambria Math" w:cs="宋体"/>
                      <w:color w:val="000000"/>
                      <w:kern w:val="0"/>
                      <w:sz w:val="28"/>
                      <w:szCs w:val="24"/>
                    </w:rPr>
                    <m:t>i</m:t>
                  </m:r>
                </m:sub>
                <m:sup/>
                <m:e>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M</m:t>
                      </m:r>
                    </m:e>
                    <m:sub>
                      <m:r>
                        <w:rPr>
                          <w:rFonts w:ascii="Cambria Math" w:eastAsia="宋体" w:hAnsi="Cambria Math" w:cs="宋体"/>
                          <w:color w:val="000000"/>
                          <w:kern w:val="0"/>
                          <w:sz w:val="28"/>
                          <w:szCs w:val="24"/>
                        </w:rPr>
                        <m:t>i</m:t>
                      </m:r>
                    </m:sub>
                  </m:sSub>
                  <m:r>
                    <w:rPr>
                      <w:rFonts w:ascii="Cambria Math" w:eastAsia="宋体" w:hAnsi="Cambria Math" w:cs="宋体"/>
                      <w:color w:val="000000"/>
                      <w:kern w:val="0"/>
                      <w:sz w:val="28"/>
                      <w:szCs w:val="24"/>
                    </w:rPr>
                    <m:t xml:space="preserve"> </m:t>
                  </m:r>
                </m:e>
              </m:nary>
            </m:num>
            <m:den>
              <m:nary>
                <m:naryPr>
                  <m:chr m:val="∑"/>
                  <m:supHide m:val="1"/>
                  <m:ctrlPr>
                    <w:rPr>
                      <w:rFonts w:ascii="Cambria Math" w:eastAsia="宋体" w:hAnsi="Cambria Math" w:cs="宋体"/>
                      <w:i/>
                      <w:color w:val="000000"/>
                      <w:kern w:val="0"/>
                      <w:sz w:val="28"/>
                      <w:szCs w:val="24"/>
                    </w:rPr>
                  </m:ctrlPr>
                </m:naryPr>
                <m:sub>
                  <m:r>
                    <w:rPr>
                      <w:rFonts w:ascii="Cambria Math" w:eastAsia="宋体" w:hAnsi="Cambria Math" w:cs="宋体"/>
                      <w:color w:val="000000"/>
                      <w:kern w:val="0"/>
                      <w:sz w:val="28"/>
                      <w:szCs w:val="24"/>
                    </w:rPr>
                    <m:t>i</m:t>
                  </m:r>
                </m:sub>
                <m:sup/>
                <m:e>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W</m:t>
                      </m:r>
                    </m:e>
                    <m:sub>
                      <m:r>
                        <w:rPr>
                          <w:rFonts w:ascii="Cambria Math" w:eastAsia="宋体" w:hAnsi="Cambria Math" w:cs="宋体"/>
                          <w:color w:val="000000"/>
                          <w:kern w:val="0"/>
                          <w:sz w:val="28"/>
                          <w:szCs w:val="24"/>
                        </w:rPr>
                        <m:t>i</m:t>
                      </m:r>
                    </m:sub>
                  </m:sSub>
                </m:e>
              </m:nary>
            </m:den>
          </m:f>
          <m:r>
            <w:rPr>
              <w:rFonts w:ascii="Cambria Math" w:eastAsia="宋体" w:hAnsi="Cambria Math" w:cs="宋体"/>
              <w:color w:val="000000"/>
              <w:kern w:val="0"/>
              <w:sz w:val="28"/>
              <w:szCs w:val="24"/>
            </w:rPr>
            <m:t xml:space="preserve"> </m:t>
          </m:r>
        </m:oMath>
      </m:oMathPara>
    </w:p>
    <w:p w:rsidR="009468B6" w:rsidRPr="009468B6" w:rsidRDefault="00186F5C" w:rsidP="00340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如果在模型配置</w:t>
      </w:r>
      <w:r w:rsidR="009468B6" w:rsidRPr="009468B6">
        <w:rPr>
          <w:rFonts w:ascii="华文细黑" w:eastAsia="华文细黑" w:hAnsi="华文细黑" w:cs="宋体"/>
          <w:kern w:val="0"/>
          <w:sz w:val="24"/>
          <w:szCs w:val="24"/>
        </w:rPr>
        <w:t>表中</w:t>
      </w:r>
      <w:r>
        <w:rPr>
          <w:rFonts w:ascii="华文细黑" w:eastAsia="华文细黑" w:hAnsi="华文细黑" w:cs="宋体"/>
          <w:kern w:val="0"/>
          <w:sz w:val="24"/>
          <w:szCs w:val="24"/>
        </w:rPr>
        <w:t>最高分</w:t>
      </w:r>
      <w:r>
        <w:rPr>
          <w:rFonts w:ascii="华文细黑" w:eastAsia="华文细黑" w:hAnsi="华文细黑" w:cs="宋体" w:hint="eastAsia"/>
          <w:kern w:val="0"/>
          <w:sz w:val="24"/>
          <w:szCs w:val="24"/>
        </w:rPr>
        <w:t>列</w:t>
      </w:r>
      <w:r w:rsidR="009468B6" w:rsidRPr="009468B6">
        <w:rPr>
          <w:rFonts w:ascii="华文细黑" w:eastAsia="华文细黑" w:hAnsi="华文细黑" w:cs="宋体"/>
          <w:kern w:val="0"/>
          <w:sz w:val="24"/>
          <w:szCs w:val="24"/>
        </w:rPr>
        <w:t>总和为100，即</w:t>
      </w:r>
      <m:oMath>
        <m:nary>
          <m:naryPr>
            <m:chr m:val="∑"/>
            <m:supHide m:val="1"/>
            <m:ctrlPr>
              <w:rPr>
                <w:rFonts w:ascii="Cambria Math" w:eastAsia="华文细黑" w:hAnsi="Cambria Math" w:cs="宋体"/>
                <w:kern w:val="0"/>
                <w:sz w:val="24"/>
                <w:szCs w:val="24"/>
              </w:rPr>
            </m:ctrlPr>
          </m:naryPr>
          <m:sub>
            <m:r>
              <m:rPr>
                <m:sty m:val="p"/>
              </m:rPr>
              <w:rPr>
                <w:rFonts w:ascii="Cambria Math" w:eastAsia="华文细黑" w:hAnsi="Cambria Math" w:cs="宋体"/>
                <w:kern w:val="0"/>
                <w:sz w:val="24"/>
                <w:szCs w:val="24"/>
              </w:rPr>
              <m:t>i</m:t>
            </m:r>
          </m:sub>
          <m:sup/>
          <m:e>
            <m:sSub>
              <m:sSubPr>
                <m:ctrlPr>
                  <w:rPr>
                    <w:rFonts w:ascii="Cambria Math" w:eastAsia="华文细黑" w:hAnsi="Cambria Math" w:cs="宋体"/>
                    <w:kern w:val="0"/>
                    <w:sz w:val="24"/>
                    <w:szCs w:val="24"/>
                  </w:rPr>
                </m:ctrlPr>
              </m:sSubPr>
              <m:e>
                <m:r>
                  <w:rPr>
                    <w:rFonts w:ascii="Cambria Math" w:eastAsia="华文细黑" w:hAnsi="Cambria Math" w:cs="宋体"/>
                    <w:kern w:val="0"/>
                    <w:sz w:val="24"/>
                    <w:szCs w:val="24"/>
                  </w:rPr>
                  <m:t>W</m:t>
                </m:r>
              </m:e>
              <m:sub>
                <m:r>
                  <w:rPr>
                    <w:rFonts w:ascii="Cambria Math" w:eastAsia="华文细黑" w:hAnsi="Cambria Math" w:cs="宋体"/>
                    <w:kern w:val="0"/>
                    <w:sz w:val="24"/>
                    <w:szCs w:val="24"/>
                  </w:rPr>
                  <m:t>i</m:t>
                </m:r>
              </m:sub>
            </m:sSub>
          </m:e>
        </m:nary>
        <m:r>
          <m:rPr>
            <m:sty m:val="p"/>
          </m:rPr>
          <w:rPr>
            <w:rFonts w:ascii="Cambria Math" w:eastAsia="华文细黑" w:hAnsi="Cambria Math" w:cs="宋体"/>
            <w:kern w:val="0"/>
            <w:sz w:val="24"/>
            <w:szCs w:val="24"/>
          </w:rPr>
          <m:t xml:space="preserve">=100 </m:t>
        </m:r>
      </m:oMath>
      <w:r>
        <w:rPr>
          <w:rFonts w:ascii="华文细黑" w:eastAsia="华文细黑" w:hAnsi="华文细黑" w:cs="宋体"/>
          <w:kern w:val="0"/>
          <w:sz w:val="24"/>
          <w:szCs w:val="24"/>
        </w:rPr>
        <w:t>，</w:t>
      </w:r>
      <w:r>
        <w:rPr>
          <w:rFonts w:ascii="华文细黑" w:eastAsia="华文细黑" w:hAnsi="华文细黑" w:cs="宋体" w:hint="eastAsia"/>
          <w:kern w:val="0"/>
          <w:sz w:val="24"/>
          <w:szCs w:val="24"/>
        </w:rPr>
        <w:t>则</w:t>
      </w:r>
      <w:r w:rsidR="009468B6" w:rsidRPr="009468B6">
        <w:rPr>
          <w:rFonts w:ascii="华文细黑" w:eastAsia="华文细黑" w:hAnsi="华文细黑" w:cs="宋体"/>
          <w:kern w:val="0"/>
          <w:sz w:val="24"/>
          <w:szCs w:val="24"/>
        </w:rPr>
        <w:t>上述公式可以简化为：</w:t>
      </w:r>
    </w:p>
    <w:p w:rsidR="009468B6" w:rsidRPr="009468B6" w:rsidRDefault="00555323"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m:oMathPara>
        <m:oMath>
          <m:sSub>
            <m:sSubPr>
              <m:ctrlPr>
                <w:rPr>
                  <w:rFonts w:ascii="Cambria Math" w:eastAsia="宋体" w:hAnsi="Cambria Math" w:cs="宋体"/>
                  <w:color w:val="000000"/>
                  <w:kern w:val="0"/>
                  <w:sz w:val="24"/>
                  <w:szCs w:val="24"/>
                </w:rPr>
              </m:ctrlPr>
            </m:sSubPr>
            <m:e>
              <m:r>
                <m:rPr>
                  <m:sty m:val="p"/>
                </m:rPr>
                <w:rPr>
                  <w:rFonts w:ascii="Cambria Math" w:eastAsia="宋体" w:hAnsi="Cambria Math" w:cs="宋体"/>
                  <w:color w:val="000000"/>
                  <w:kern w:val="0"/>
                  <w:sz w:val="24"/>
                  <w:szCs w:val="24"/>
                </w:rPr>
                <m:t>S</m:t>
              </m:r>
            </m:e>
            <m:sub>
              <m:r>
                <m:rPr>
                  <m:sty m:val="p"/>
                </m:rPr>
                <w:rPr>
                  <w:rFonts w:ascii="Cambria Math" w:eastAsia="宋体" w:hAnsi="Cambria Math" w:cs="宋体"/>
                  <w:color w:val="000000"/>
                  <w:kern w:val="0"/>
                  <w:sz w:val="24"/>
                  <w:szCs w:val="24"/>
                </w:rPr>
                <m:t>k</m:t>
              </m:r>
            </m:sub>
          </m:sSub>
          <m:r>
            <w:rPr>
              <w:rFonts w:ascii="Cambria Math" w:eastAsia="宋体" w:hAnsi="Cambria Math" w:cs="宋体"/>
              <w:color w:val="000000"/>
              <w:kern w:val="0"/>
              <w:sz w:val="24"/>
              <w:szCs w:val="24"/>
            </w:rPr>
            <m:t>=</m:t>
          </m:r>
          <m:nary>
            <m:naryPr>
              <m:chr m:val="∑"/>
              <m:supHide m:val="1"/>
              <m:ctrlPr>
                <w:rPr>
                  <w:rFonts w:ascii="Cambria Math" w:eastAsia="宋体" w:hAnsi="Cambria Math" w:cs="宋体"/>
                  <w:i/>
                  <w:color w:val="000000"/>
                  <w:kern w:val="0"/>
                  <w:sz w:val="24"/>
                  <w:szCs w:val="24"/>
                </w:rPr>
              </m:ctrlPr>
            </m:naryPr>
            <m:sub>
              <m:r>
                <w:rPr>
                  <w:rFonts w:ascii="Cambria Math" w:eastAsia="宋体" w:hAnsi="Cambria Math" w:cs="宋体"/>
                  <w:color w:val="000000"/>
                  <w:kern w:val="0"/>
                  <w:sz w:val="24"/>
                  <w:szCs w:val="24"/>
                </w:rPr>
                <m:t>i</m:t>
              </m:r>
            </m:sub>
            <m:sup/>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M</m:t>
                  </m:r>
                </m:e>
                <m:sub>
                  <m:r>
                    <w:rPr>
                      <w:rFonts w:ascii="Cambria Math" w:eastAsia="宋体" w:hAnsi="Cambria Math" w:cs="宋体"/>
                      <w:color w:val="000000"/>
                      <w:kern w:val="0"/>
                      <w:sz w:val="24"/>
                      <w:szCs w:val="24"/>
                    </w:rPr>
                    <m:t>i</m:t>
                  </m:r>
                </m:sub>
              </m:sSub>
            </m:e>
          </m:nary>
        </m:oMath>
      </m:oMathPara>
    </w:p>
    <w:p w:rsidR="009468B6" w:rsidRPr="009468B6" w:rsidRDefault="009468B6" w:rsidP="00340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根据上式计算管理对象A所获得的住宿单项积分为：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S</m:t>
            </m:r>
          </m:e>
          <m:sub>
            <m:r>
              <m:rPr>
                <m:sty m:val="p"/>
              </m:rPr>
              <w:rPr>
                <w:rFonts w:ascii="Cambria Math" w:eastAsia="华文细黑" w:hAnsi="Cambria Math" w:cs="宋体"/>
                <w:kern w:val="0"/>
                <w:sz w:val="24"/>
                <w:szCs w:val="24"/>
              </w:rPr>
              <m:t>k</m:t>
            </m:r>
          </m:sub>
        </m:sSub>
        <m:r>
          <m:rPr>
            <m:sty m:val="p"/>
          </m:rPr>
          <w:rPr>
            <w:rFonts w:ascii="Cambria Math" w:eastAsia="华文细黑" w:hAnsi="Cambria Math" w:cs="宋体"/>
            <w:kern w:val="0"/>
            <w:sz w:val="24"/>
            <w:szCs w:val="24"/>
          </w:rPr>
          <m:t>=10+20+40=70</m:t>
        </m:r>
      </m:oMath>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即该对象获得的住宿类单项总积分（百分制）为70</w:t>
      </w:r>
    </w:p>
    <w:p w:rsidR="009468B6" w:rsidRPr="009468B6" w:rsidRDefault="009468B6" w:rsidP="008942EC">
      <w:pPr>
        <w:pStyle w:val="3"/>
      </w:pPr>
      <w:bookmarkStart w:id="831" w:name="_Toc485218386"/>
      <w:r w:rsidRPr="009468B6">
        <w:rPr>
          <w:rFonts w:hint="eastAsia"/>
        </w:rPr>
        <w:t>综合</w:t>
      </w:r>
      <w:r w:rsidRPr="009468B6">
        <w:t>积分计算</w:t>
      </w:r>
      <w:bookmarkEnd w:id="831"/>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使用同样的计算方式对每一个单项计算百分制安全积分（负向），然后可以计算总积分。</w:t>
      </w:r>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同样以A为例，假设A获得的所有单项积分如下表所示：</w:t>
      </w:r>
    </w:p>
    <w:tbl>
      <w:tblPr>
        <w:tblStyle w:val="40"/>
        <w:tblW w:w="0" w:type="auto"/>
        <w:jc w:val="center"/>
        <w:tblLook w:val="04A0" w:firstRow="1" w:lastRow="0" w:firstColumn="1" w:lastColumn="0" w:noHBand="0" w:noVBand="1"/>
      </w:tblPr>
      <w:tblGrid>
        <w:gridCol w:w="2840"/>
        <w:gridCol w:w="2841"/>
        <w:gridCol w:w="2841"/>
      </w:tblGrid>
      <w:tr w:rsidR="009468B6" w:rsidRPr="00C81A60" w:rsidTr="008D30E9">
        <w:trPr>
          <w:jc w:val="center"/>
        </w:trPr>
        <w:tc>
          <w:tcPr>
            <w:tcW w:w="2840" w:type="dxa"/>
          </w:tcPr>
          <w:p w:rsidR="009468B6" w:rsidRPr="00C81A60"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p>
        </w:tc>
        <w:tc>
          <w:tcPr>
            <w:tcW w:w="2841" w:type="dxa"/>
          </w:tcPr>
          <w:p w:rsidR="009468B6" w:rsidRPr="00C81A60"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单项积分（负向）</w:t>
            </w:r>
          </w:p>
        </w:tc>
        <w:tc>
          <w:tcPr>
            <w:tcW w:w="2841" w:type="dxa"/>
          </w:tcPr>
          <w:p w:rsidR="009468B6" w:rsidRPr="00C81A60"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积分权重配置</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基本信息</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20</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1</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居住</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70</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3</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color w:val="000000"/>
                <w:kern w:val="0"/>
                <w:szCs w:val="21"/>
              </w:rPr>
              <w:t>消费</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10</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出行</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55</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活动轨迹</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72</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2</w:t>
            </w:r>
          </w:p>
        </w:tc>
      </w:tr>
      <w:tr w:rsidR="009468B6" w:rsidRPr="00C81A60" w:rsidTr="008D30E9">
        <w:trPr>
          <w:jc w:val="center"/>
        </w:trPr>
        <w:tc>
          <w:tcPr>
            <w:tcW w:w="2840"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社交圈</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40</w:t>
            </w:r>
          </w:p>
        </w:tc>
        <w:tc>
          <w:tcPr>
            <w:tcW w:w="2841" w:type="dxa"/>
          </w:tcPr>
          <w:p w:rsidR="009468B6" w:rsidRPr="00C81A60" w:rsidRDefault="009468B6" w:rsidP="008D3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华文细黑" w:eastAsia="华文细黑" w:hAnsi="华文细黑" w:cs="宋体"/>
                <w:color w:val="000000"/>
                <w:kern w:val="0"/>
                <w:szCs w:val="21"/>
              </w:rPr>
            </w:pPr>
            <w:r w:rsidRPr="00C81A60">
              <w:rPr>
                <w:rFonts w:ascii="华文细黑" w:eastAsia="华文细黑" w:hAnsi="华文细黑" w:cs="宋体" w:hint="eastAsia"/>
                <w:color w:val="000000"/>
                <w:kern w:val="0"/>
                <w:szCs w:val="21"/>
              </w:rPr>
              <w:t>3</w:t>
            </w:r>
          </w:p>
        </w:tc>
      </w:tr>
    </w:tbl>
    <w:p w:rsidR="009468B6" w:rsidRPr="00C81A60" w:rsidRDefault="009468B6" w:rsidP="00C81A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华文细黑" w:eastAsia="华文细黑" w:hAnsi="华文细黑" w:cs="宋体"/>
          <w:kern w:val="0"/>
          <w:sz w:val="24"/>
          <w:szCs w:val="24"/>
        </w:rPr>
      </w:pPr>
      <w:r w:rsidRPr="009468B6">
        <w:rPr>
          <w:rFonts w:ascii="华文细黑" w:eastAsia="华文细黑" w:hAnsi="华文细黑" w:cs="宋体"/>
          <w:kern w:val="0"/>
          <w:sz w:val="24"/>
          <w:szCs w:val="24"/>
        </w:rPr>
        <w:t>上表中第一项为单项；第二项为管理对象在该单项的得分，由上一节计算得到；第三项为单项在计算综合积分时的权重配置信息，从配置数据库获取。令总积分为</w:t>
      </w:r>
      <m:oMath>
        <m:r>
          <m:rPr>
            <m:sty m:val="p"/>
          </m:rPr>
          <w:rPr>
            <w:rFonts w:ascii="Cambria Math" w:eastAsia="华文细黑" w:hAnsi="Cambria Math" w:cs="宋体"/>
            <w:kern w:val="0"/>
            <w:sz w:val="24"/>
            <w:szCs w:val="24"/>
          </w:rPr>
          <m:t>S</m:t>
        </m:r>
      </m:oMath>
      <w:r w:rsidRPr="009468B6">
        <w:rPr>
          <w:rFonts w:ascii="华文细黑" w:eastAsia="华文细黑" w:hAnsi="华文细黑" w:cs="宋体"/>
          <w:kern w:val="0"/>
          <w:sz w:val="24"/>
          <w:szCs w:val="24"/>
        </w:rPr>
        <w:t>, 单项积分为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S</m:t>
            </m:r>
          </m:e>
          <m:sub>
            <m:r>
              <m:rPr>
                <m:sty m:val="p"/>
              </m:rPr>
              <w:rPr>
                <w:rFonts w:ascii="Cambria Math" w:eastAsia="华文细黑" w:hAnsi="Cambria Math" w:cs="宋体"/>
                <w:kern w:val="0"/>
                <w:sz w:val="24"/>
                <w:szCs w:val="24"/>
              </w:rPr>
              <m:t>k</m:t>
            </m:r>
          </m:sub>
        </m:sSub>
      </m:oMath>
      <w:r w:rsidRPr="009468B6">
        <w:rPr>
          <w:rFonts w:ascii="华文细黑" w:eastAsia="华文细黑" w:hAnsi="华文细黑" w:cs="宋体"/>
          <w:kern w:val="0"/>
          <w:sz w:val="24"/>
          <w:szCs w:val="24"/>
        </w:rPr>
        <w:t>, 单项积分权重为</w:t>
      </w:r>
      <m:oMath>
        <m:sSub>
          <m:sSubPr>
            <m:ctrlPr>
              <w:rPr>
                <w:rFonts w:ascii="Cambria Math" w:eastAsia="华文细黑" w:hAnsi="Cambria Math" w:cs="宋体"/>
                <w:kern w:val="0"/>
                <w:sz w:val="24"/>
                <w:szCs w:val="24"/>
              </w:rPr>
            </m:ctrlPr>
          </m:sSubPr>
          <m:e>
            <m:r>
              <m:rPr>
                <m:sty m:val="p"/>
              </m:rPr>
              <w:rPr>
                <w:rFonts w:ascii="Cambria Math" w:eastAsia="华文细黑" w:hAnsi="Cambria Math" w:cs="宋体"/>
                <w:kern w:val="0"/>
                <w:sz w:val="24"/>
                <w:szCs w:val="24"/>
              </w:rPr>
              <m:t>W</m:t>
            </m:r>
          </m:e>
          <m:sub>
            <m:r>
              <m:rPr>
                <m:sty m:val="p"/>
              </m:rPr>
              <w:rPr>
                <w:rFonts w:ascii="Cambria Math" w:eastAsia="华文细黑" w:hAnsi="Cambria Math" w:cs="宋体"/>
                <w:kern w:val="0"/>
                <w:sz w:val="24"/>
                <w:szCs w:val="24"/>
              </w:rPr>
              <m:t>k</m:t>
            </m:r>
          </m:sub>
        </m:sSub>
      </m:oMath>
      <w:r w:rsidRPr="009468B6">
        <w:rPr>
          <w:rFonts w:ascii="华文细黑" w:eastAsia="华文细黑" w:hAnsi="华文细黑" w:cs="宋体"/>
          <w:kern w:val="0"/>
          <w:sz w:val="24"/>
          <w:szCs w:val="24"/>
        </w:rPr>
        <w:t xml:space="preserve">，则 </w:t>
      </w:r>
      <m:oMath>
        <m:r>
          <m:rPr>
            <m:sty m:val="p"/>
          </m:rPr>
          <w:rPr>
            <w:rFonts w:ascii="Cambria Math" w:eastAsia="华文细黑" w:hAnsi="Cambria Math" w:cs="宋体"/>
            <w:kern w:val="0"/>
            <w:sz w:val="24"/>
            <w:szCs w:val="24"/>
          </w:rPr>
          <m:t>S</m:t>
        </m:r>
      </m:oMath>
      <w:r w:rsidRPr="009468B6">
        <w:rPr>
          <w:rFonts w:ascii="华文细黑" w:eastAsia="华文细黑" w:hAnsi="华文细黑" w:cs="宋体"/>
          <w:kern w:val="0"/>
          <w:sz w:val="24"/>
          <w:szCs w:val="24"/>
        </w:rPr>
        <w:t xml:space="preserve"> 由以下公式计算得出：</w:t>
      </w:r>
    </w:p>
    <w:p w:rsidR="009468B6" w:rsidRPr="009468B6" w:rsidRDefault="009468B6" w:rsidP="009468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8"/>
          <w:szCs w:val="24"/>
        </w:rPr>
      </w:pPr>
      <m:oMathPara>
        <m:oMath>
          <m:r>
            <m:rPr>
              <m:sty m:val="p"/>
            </m:rPr>
            <w:rPr>
              <w:rFonts w:ascii="Cambria Math" w:eastAsia="宋体" w:hAnsi="Cambria Math" w:cs="宋体"/>
              <w:color w:val="000000"/>
              <w:kern w:val="0"/>
              <w:sz w:val="28"/>
              <w:szCs w:val="24"/>
            </w:rPr>
            <w:lastRenderedPageBreak/>
            <m:t>S=</m:t>
          </m:r>
          <m:f>
            <m:fPr>
              <m:ctrlPr>
                <w:rPr>
                  <w:rFonts w:ascii="Cambria Math" w:eastAsia="宋体" w:hAnsi="Cambria Math" w:cs="宋体"/>
                  <w:i/>
                  <w:color w:val="000000"/>
                  <w:kern w:val="0"/>
                  <w:sz w:val="28"/>
                  <w:szCs w:val="24"/>
                </w:rPr>
              </m:ctrlPr>
            </m:fPr>
            <m:num>
              <m:nary>
                <m:naryPr>
                  <m:chr m:val="∑"/>
                  <m:supHide m:val="1"/>
                  <m:ctrlPr>
                    <w:rPr>
                      <w:rFonts w:ascii="Cambria Math" w:eastAsia="宋体" w:hAnsi="Cambria Math" w:cs="宋体"/>
                      <w:color w:val="000000"/>
                      <w:kern w:val="0"/>
                      <w:sz w:val="28"/>
                      <w:szCs w:val="24"/>
                    </w:rPr>
                  </m:ctrlPr>
                </m:naryPr>
                <m:sub>
                  <m:r>
                    <m:rPr>
                      <m:sty m:val="p"/>
                    </m:rPr>
                    <w:rPr>
                      <w:rFonts w:ascii="Cambria Math" w:eastAsia="宋体" w:hAnsi="Cambria Math" w:cs="宋体"/>
                      <w:color w:val="000000"/>
                      <w:kern w:val="0"/>
                      <w:sz w:val="28"/>
                      <w:szCs w:val="24"/>
                    </w:rPr>
                    <m:t>k</m:t>
                  </m:r>
                </m:sub>
                <m:sup/>
                <m:e>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W</m:t>
                      </m:r>
                    </m:e>
                    <m:sub>
                      <m:r>
                        <w:rPr>
                          <w:rFonts w:ascii="Cambria Math" w:eastAsia="宋体" w:hAnsi="Cambria Math" w:cs="宋体"/>
                          <w:color w:val="000000"/>
                          <w:kern w:val="0"/>
                          <w:sz w:val="28"/>
                          <w:szCs w:val="24"/>
                        </w:rPr>
                        <m:t>k</m:t>
                      </m:r>
                    </m:sub>
                  </m:sSub>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S</m:t>
                      </m:r>
                    </m:e>
                    <m:sub>
                      <m:r>
                        <w:rPr>
                          <w:rFonts w:ascii="Cambria Math" w:eastAsia="宋体" w:hAnsi="Cambria Math" w:cs="宋体"/>
                          <w:color w:val="000000"/>
                          <w:kern w:val="0"/>
                          <w:sz w:val="28"/>
                          <w:szCs w:val="24"/>
                        </w:rPr>
                        <m:t>k</m:t>
                      </m:r>
                    </m:sub>
                  </m:sSub>
                </m:e>
              </m:nary>
            </m:num>
            <m:den>
              <m:nary>
                <m:naryPr>
                  <m:chr m:val="∑"/>
                  <m:supHide m:val="1"/>
                  <m:ctrlPr>
                    <w:rPr>
                      <w:rFonts w:ascii="Cambria Math" w:eastAsia="宋体" w:hAnsi="Cambria Math" w:cs="宋体"/>
                      <w:i/>
                      <w:color w:val="000000"/>
                      <w:kern w:val="0"/>
                      <w:sz w:val="28"/>
                      <w:szCs w:val="24"/>
                    </w:rPr>
                  </m:ctrlPr>
                </m:naryPr>
                <m:sub>
                  <m:r>
                    <w:rPr>
                      <w:rFonts w:ascii="Cambria Math" w:eastAsia="宋体" w:hAnsi="Cambria Math" w:cs="宋体"/>
                      <w:color w:val="000000"/>
                      <w:kern w:val="0"/>
                      <w:sz w:val="28"/>
                      <w:szCs w:val="24"/>
                    </w:rPr>
                    <m:t>k</m:t>
                  </m:r>
                </m:sub>
                <m:sup/>
                <m:e>
                  <m:sSub>
                    <m:sSubPr>
                      <m:ctrlPr>
                        <w:rPr>
                          <w:rFonts w:ascii="Cambria Math" w:eastAsia="宋体" w:hAnsi="Cambria Math" w:cs="宋体"/>
                          <w:i/>
                          <w:color w:val="000000"/>
                          <w:kern w:val="0"/>
                          <w:sz w:val="28"/>
                          <w:szCs w:val="24"/>
                        </w:rPr>
                      </m:ctrlPr>
                    </m:sSubPr>
                    <m:e>
                      <m:r>
                        <w:rPr>
                          <w:rFonts w:ascii="Cambria Math" w:eastAsia="宋体" w:hAnsi="Cambria Math" w:cs="宋体"/>
                          <w:color w:val="000000"/>
                          <w:kern w:val="0"/>
                          <w:sz w:val="28"/>
                          <w:szCs w:val="24"/>
                        </w:rPr>
                        <m:t>W</m:t>
                      </m:r>
                    </m:e>
                    <m:sub>
                      <m:r>
                        <w:rPr>
                          <w:rFonts w:ascii="Cambria Math" w:eastAsia="宋体" w:hAnsi="Cambria Math" w:cs="宋体"/>
                          <w:color w:val="000000"/>
                          <w:kern w:val="0"/>
                          <w:sz w:val="28"/>
                          <w:szCs w:val="24"/>
                        </w:rPr>
                        <m:t>k</m:t>
                      </m:r>
                    </m:sub>
                  </m:sSub>
                </m:e>
              </m:nary>
            </m:den>
          </m:f>
        </m:oMath>
      </m:oMathPara>
    </w:p>
    <w:p w:rsidR="009468B6" w:rsidRPr="009468B6" w:rsidRDefault="009468B6" w:rsidP="009468B6">
      <w:pPr>
        <w:rPr>
          <w:sz w:val="24"/>
        </w:rPr>
      </w:pPr>
      <w:r w:rsidRPr="009468B6">
        <w:rPr>
          <w:rFonts w:hint="eastAsia"/>
        </w:rPr>
        <w:t>即</w:t>
      </w:r>
      <w:r w:rsidRPr="009468B6">
        <w:rPr>
          <w:rFonts w:hint="eastAsia"/>
        </w:rPr>
        <w:t xml:space="preserve"> </w:t>
      </w:r>
      <m:oMath>
        <m:r>
          <m:rPr>
            <m:sty m:val="p"/>
          </m:rPr>
          <w:rPr>
            <w:rFonts w:ascii="Cambria Math" w:hAnsi="Cambria Math"/>
            <w:sz w:val="24"/>
          </w:rPr>
          <m:t>S=</m:t>
        </m:r>
        <m:f>
          <m:fPr>
            <m:ctrlPr>
              <w:rPr>
                <w:rFonts w:ascii="Cambria Math" w:hAnsi="Cambria Math"/>
                <w:sz w:val="24"/>
              </w:rPr>
            </m:ctrlPr>
          </m:fPr>
          <m:num>
            <m:r>
              <m:rPr>
                <m:sty m:val="p"/>
              </m:rPr>
              <w:rPr>
                <w:rFonts w:ascii="Cambria Math" w:hAnsi="Cambria Math"/>
                <w:sz w:val="24"/>
              </w:rPr>
              <m:t>20+70*3+10*2+55*2+72*2+40*2</m:t>
            </m:r>
          </m:num>
          <m:den>
            <m:r>
              <m:rPr>
                <m:sty m:val="p"/>
              </m:rPr>
              <w:rPr>
                <w:rFonts w:ascii="Cambria Math" w:hAnsi="Cambria Math"/>
                <w:sz w:val="24"/>
              </w:rPr>
              <m:t>1+3+2+2+2+3</m:t>
            </m:r>
          </m:den>
        </m:f>
        <m:r>
          <m:rPr>
            <m:sty m:val="p"/>
          </m:rPr>
          <w:rPr>
            <w:rFonts w:ascii="Cambria Math" w:hAnsi="Cambria Math"/>
            <w:sz w:val="24"/>
          </w:rPr>
          <m:t>=48</m:t>
        </m:r>
      </m:oMath>
    </w:p>
    <w:p w:rsidR="001360F8" w:rsidRDefault="001360F8" w:rsidP="008942EC">
      <w:pPr>
        <w:pStyle w:val="3"/>
      </w:pPr>
      <w:bookmarkStart w:id="832" w:name="_Toc485218387"/>
      <w:r>
        <w:rPr>
          <w:rFonts w:hint="eastAsia"/>
        </w:rPr>
        <w:t>积分规则模型列表</w:t>
      </w:r>
      <w:bookmarkEnd w:id="832"/>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以下是积分模型判断指标：</w:t>
      </w:r>
    </w:p>
    <w:p w:rsidR="001360F8" w:rsidRDefault="001360F8" w:rsidP="001360F8">
      <w:pPr>
        <w:spacing w:line="360" w:lineRule="auto"/>
        <w:rPr>
          <w:rFonts w:ascii="宋体" w:hAnsi="宋体" w:cs="宋体"/>
          <w:b/>
          <w:kern w:val="0"/>
          <w:sz w:val="28"/>
          <w:szCs w:val="28"/>
        </w:rPr>
      </w:pPr>
      <w:r>
        <w:rPr>
          <w:rFonts w:ascii="宋体" w:hAnsi="宋体" w:cs="宋体" w:hint="eastAsia"/>
          <w:b/>
          <w:kern w:val="0"/>
          <w:sz w:val="28"/>
          <w:szCs w:val="28"/>
        </w:rPr>
        <w:t>1）、</w:t>
      </w:r>
      <w:r>
        <w:rPr>
          <w:rFonts w:ascii="宋体" w:hAnsi="宋体" w:cs="宋体"/>
          <w:b/>
          <w:kern w:val="0"/>
          <w:sz w:val="28"/>
          <w:szCs w:val="28"/>
        </w:rPr>
        <w:t>基本信息情况</w:t>
      </w:r>
    </w:p>
    <w:p w:rsidR="001360F8" w:rsidRDefault="001360F8" w:rsidP="001360F8">
      <w:pPr>
        <w:numPr>
          <w:ilvl w:val="0"/>
          <w:numId w:val="3"/>
        </w:numPr>
        <w:spacing w:line="360" w:lineRule="auto"/>
        <w:ind w:left="420" w:hanging="420"/>
        <w:rPr>
          <w:sz w:val="28"/>
          <w:szCs w:val="28"/>
        </w:rPr>
      </w:pPr>
      <w:r>
        <w:rPr>
          <w:rFonts w:hint="eastAsia"/>
          <w:sz w:val="28"/>
          <w:szCs w:val="28"/>
        </w:rPr>
        <w:t>来源地：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针对外来流动人口的来源地是否为高危地区</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居住人口高危居住表，流动人口表</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流动人口来源地是否为高危区</w:t>
            </w:r>
          </w:p>
        </w:tc>
      </w:tr>
    </w:tbl>
    <w:p w:rsidR="001360F8" w:rsidRDefault="001360F8" w:rsidP="001360F8">
      <w:pPr>
        <w:numPr>
          <w:ilvl w:val="0"/>
          <w:numId w:val="3"/>
        </w:numPr>
        <w:spacing w:line="360" w:lineRule="auto"/>
        <w:ind w:left="420" w:hanging="420"/>
        <w:rPr>
          <w:sz w:val="28"/>
          <w:szCs w:val="28"/>
        </w:rPr>
      </w:pPr>
      <w:r>
        <w:rPr>
          <w:rFonts w:hint="eastAsia"/>
          <w:sz w:val="28"/>
          <w:szCs w:val="28"/>
        </w:rPr>
        <w:t>民族：</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外来流动人口及常住人口的民族为汉族或者其他少数民族</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常住人口表</w:t>
            </w:r>
            <w:r>
              <w:rPr>
                <w:rFonts w:ascii="宋体" w:hAnsi="宋体" w:cs="宋体" w:hint="eastAsia"/>
                <w:sz w:val="24"/>
                <w:szCs w:val="24"/>
              </w:rPr>
              <w:t>，</w:t>
            </w:r>
            <w:r>
              <w:rPr>
                <w:rFonts w:ascii="宋体" w:hAnsi="宋体" w:cs="宋体"/>
                <w:sz w:val="24"/>
                <w:szCs w:val="24"/>
              </w:rPr>
              <w:t>流动人口表</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除去汉族之外重点关注</w:t>
            </w:r>
            <w:r>
              <w:rPr>
                <w:rFonts w:ascii="宋体" w:hAnsi="宋体" w:cs="宋体" w:hint="eastAsia"/>
                <w:sz w:val="24"/>
                <w:szCs w:val="24"/>
              </w:rPr>
              <w:t>维族、回族等少数民族人口</w:t>
            </w:r>
          </w:p>
          <w:p w:rsidR="001360F8" w:rsidRDefault="001360F8" w:rsidP="00550D93">
            <w:pPr>
              <w:spacing w:line="360" w:lineRule="auto"/>
              <w:rPr>
                <w:rFonts w:ascii="宋体" w:hAnsi="宋体" w:cs="宋体"/>
                <w:sz w:val="24"/>
                <w:szCs w:val="24"/>
              </w:rPr>
            </w:pPr>
            <w:r>
              <w:rPr>
                <w:rFonts w:ascii="宋体" w:hAnsi="宋体" w:cs="宋体"/>
                <w:sz w:val="24"/>
                <w:szCs w:val="24"/>
              </w:rPr>
              <w:t>汉族</w:t>
            </w:r>
            <w:r>
              <w:rPr>
                <w:rFonts w:ascii="宋体" w:hAnsi="宋体" w:cs="宋体" w:hint="eastAsia"/>
                <w:sz w:val="24"/>
                <w:szCs w:val="24"/>
              </w:rPr>
              <w:t>或其他</w:t>
            </w:r>
          </w:p>
        </w:tc>
      </w:tr>
    </w:tbl>
    <w:p w:rsidR="00B04AF1" w:rsidRDefault="00B04AF1" w:rsidP="001360F8">
      <w:pPr>
        <w:rPr>
          <w:sz w:val="28"/>
          <w:szCs w:val="28"/>
        </w:rPr>
      </w:pPr>
    </w:p>
    <w:p w:rsidR="00B04AF1" w:rsidRDefault="00B04AF1" w:rsidP="00B04AF1">
      <w:pPr>
        <w:widowControl/>
        <w:jc w:val="left"/>
        <w:rPr>
          <w:sz w:val="28"/>
          <w:szCs w:val="28"/>
        </w:rPr>
      </w:pPr>
      <w:r>
        <w:rPr>
          <w:sz w:val="28"/>
          <w:szCs w:val="28"/>
        </w:rPr>
        <w:br w:type="page"/>
      </w:r>
    </w:p>
    <w:p w:rsidR="001360F8" w:rsidRDefault="001360F8" w:rsidP="001360F8">
      <w:pPr>
        <w:rPr>
          <w:sz w:val="28"/>
          <w:szCs w:val="28"/>
        </w:rPr>
      </w:pPr>
      <w:r>
        <w:rPr>
          <w:rFonts w:hint="eastAsia"/>
          <w:sz w:val="28"/>
          <w:szCs w:val="28"/>
        </w:rPr>
        <w:lastRenderedPageBreak/>
        <w:t>3</w:t>
      </w:r>
      <w:r>
        <w:rPr>
          <w:rFonts w:hint="eastAsia"/>
          <w:sz w:val="28"/>
          <w:szCs w:val="28"/>
        </w:rPr>
        <w:t>、年龄段：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对流动人口及常住人口进行年龄段划分，重点关注青年及中年人口</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常住人口表</w:t>
            </w:r>
            <w:r>
              <w:rPr>
                <w:rFonts w:ascii="宋体" w:hAnsi="宋体" w:cs="宋体" w:hint="eastAsia"/>
                <w:sz w:val="24"/>
                <w:szCs w:val="24"/>
              </w:rPr>
              <w:t>，</w:t>
            </w:r>
            <w:r>
              <w:rPr>
                <w:rFonts w:ascii="宋体" w:hAnsi="宋体" w:cs="宋体"/>
                <w:sz w:val="24"/>
                <w:szCs w:val="24"/>
              </w:rPr>
              <w:t>流动人口表</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通过年龄进行划分</w:t>
            </w:r>
          </w:p>
        </w:tc>
      </w:tr>
    </w:tbl>
    <w:p w:rsidR="001360F8" w:rsidRDefault="001360F8" w:rsidP="001360F8">
      <w:r>
        <w:rPr>
          <w:rFonts w:ascii="宋体" w:hAnsi="宋体" w:cs="宋体"/>
          <w:kern w:val="0"/>
          <w:sz w:val="28"/>
          <w:szCs w:val="28"/>
        </w:rPr>
        <w:t>4</w:t>
      </w:r>
      <w:r>
        <w:rPr>
          <w:rFonts w:ascii="宋体" w:hAnsi="宋体" w:cs="宋体" w:hint="eastAsia"/>
          <w:kern w:val="0"/>
          <w:sz w:val="28"/>
          <w:szCs w:val="28"/>
        </w:rPr>
        <w:t>、婚姻状况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流动人口及常住人口婚姻状况为已婚、未婚、离异</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常住人口表</w:t>
            </w:r>
            <w:r>
              <w:rPr>
                <w:rFonts w:ascii="宋体" w:hAnsi="宋体" w:cs="宋体" w:hint="eastAsia"/>
                <w:sz w:val="24"/>
                <w:szCs w:val="24"/>
              </w:rPr>
              <w:t>，</w:t>
            </w:r>
            <w:r>
              <w:rPr>
                <w:rFonts w:ascii="宋体" w:hAnsi="宋体" w:cs="宋体"/>
                <w:sz w:val="24"/>
                <w:szCs w:val="24"/>
              </w:rPr>
              <w:t>流动人口表</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婚姻状态</w:t>
            </w:r>
          </w:p>
          <w:p w:rsidR="001360F8" w:rsidRDefault="001360F8" w:rsidP="00550D93">
            <w:pPr>
              <w:spacing w:line="360" w:lineRule="auto"/>
              <w:rPr>
                <w:rFonts w:ascii="宋体" w:hAnsi="宋体" w:cs="宋体"/>
                <w:sz w:val="24"/>
                <w:szCs w:val="24"/>
              </w:rPr>
            </w:pPr>
            <w:r>
              <w:rPr>
                <w:rFonts w:ascii="宋体" w:hAnsi="宋体" w:cs="宋体" w:hint="eastAsia"/>
                <w:sz w:val="24"/>
                <w:szCs w:val="24"/>
              </w:rPr>
              <w:t>已婚、未婚、离异</w:t>
            </w:r>
          </w:p>
        </w:tc>
      </w:tr>
    </w:tbl>
    <w:p w:rsidR="001360F8" w:rsidRDefault="001360F8" w:rsidP="001360F8">
      <w:pPr>
        <w:rPr>
          <w:rFonts w:ascii="宋体" w:hAnsi="宋体" w:cs="宋体"/>
          <w:kern w:val="0"/>
          <w:sz w:val="28"/>
          <w:szCs w:val="28"/>
        </w:rPr>
      </w:pPr>
      <w:r>
        <w:rPr>
          <w:rFonts w:ascii="宋体" w:hAnsi="宋体" w:cs="宋体"/>
          <w:kern w:val="0"/>
          <w:sz w:val="28"/>
          <w:szCs w:val="28"/>
        </w:rPr>
        <w:t>5</w:t>
      </w:r>
      <w:r>
        <w:rPr>
          <w:rFonts w:ascii="宋体" w:hAnsi="宋体" w:cs="宋体" w:hint="eastAsia"/>
          <w:kern w:val="0"/>
          <w:sz w:val="28"/>
          <w:szCs w:val="28"/>
        </w:rPr>
        <w:t>、名下财产</w:t>
      </w:r>
    </w:p>
    <w:tbl>
      <w:tblPr>
        <w:tblStyle w:val="13"/>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名下是否登记个人财产，主要财产为房产、汽车</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机动车信息表、房产权属登记表</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名下登记</w:t>
            </w:r>
            <w:r>
              <w:rPr>
                <w:rFonts w:ascii="宋体" w:hAnsi="宋体" w:cs="宋体" w:hint="eastAsia"/>
                <w:sz w:val="24"/>
                <w:szCs w:val="24"/>
              </w:rPr>
              <w:t>是否房产、汽车、其他财产</w:t>
            </w:r>
          </w:p>
        </w:tc>
      </w:tr>
    </w:tbl>
    <w:p w:rsidR="001360F8" w:rsidRDefault="001360F8" w:rsidP="001360F8">
      <w:pPr>
        <w:rPr>
          <w:rFonts w:ascii="宋体" w:hAnsi="宋体" w:cs="宋体"/>
          <w:kern w:val="0"/>
          <w:sz w:val="28"/>
          <w:szCs w:val="28"/>
        </w:rPr>
      </w:pPr>
      <w:r>
        <w:rPr>
          <w:rFonts w:ascii="宋体" w:hAnsi="宋体" w:cs="宋体"/>
          <w:kern w:val="0"/>
          <w:sz w:val="28"/>
          <w:szCs w:val="28"/>
        </w:rPr>
        <w:t>6</w:t>
      </w:r>
      <w:r>
        <w:rPr>
          <w:rFonts w:ascii="宋体" w:hAnsi="宋体" w:cs="宋体" w:hint="eastAsia"/>
          <w:kern w:val="0"/>
          <w:sz w:val="28"/>
          <w:szCs w:val="28"/>
        </w:rPr>
        <w:t>、名下电话登记情况</w:t>
      </w:r>
    </w:p>
    <w:tbl>
      <w:tblPr>
        <w:tblStyle w:val="13"/>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宋体" w:hAnsi="宋体" w:cs="宋体"/>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widowControl/>
              <w:rPr>
                <w:rFonts w:ascii="宋体" w:hAnsi="宋体" w:cs="宋体"/>
                <w:sz w:val="24"/>
                <w:szCs w:val="24"/>
              </w:rPr>
            </w:pPr>
            <w:r>
              <w:rPr>
                <w:rFonts w:ascii="宋体" w:hAnsi="宋体" w:cs="宋体" w:hint="eastAsia"/>
                <w:sz w:val="24"/>
                <w:szCs w:val="24"/>
              </w:rPr>
              <w:t>名下登记过的通信电话</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常住人口表、</w:t>
            </w:r>
            <w:r>
              <w:rPr>
                <w:rFonts w:ascii="宋体" w:hAnsi="宋体" w:cs="宋体"/>
                <w:sz w:val="24"/>
                <w:szCs w:val="24"/>
              </w:rPr>
              <w:t>流动人口表</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名下登记三个或以上电话号码</w:t>
            </w:r>
          </w:p>
        </w:tc>
      </w:tr>
    </w:tbl>
    <w:p w:rsidR="001360F8" w:rsidRDefault="001360F8" w:rsidP="001360F8">
      <w:pPr>
        <w:rPr>
          <w:rFonts w:ascii="宋体" w:hAnsi="宋体" w:cs="宋体"/>
          <w:kern w:val="0"/>
          <w:sz w:val="28"/>
          <w:szCs w:val="28"/>
        </w:rPr>
      </w:pPr>
      <w:r>
        <w:rPr>
          <w:rFonts w:ascii="宋体" w:hAnsi="宋体" w:cs="宋体"/>
          <w:kern w:val="0"/>
          <w:sz w:val="28"/>
          <w:szCs w:val="28"/>
        </w:rPr>
        <w:t>7</w:t>
      </w:r>
      <w:r>
        <w:rPr>
          <w:rFonts w:ascii="宋体" w:hAnsi="宋体" w:cs="宋体" w:hint="eastAsia"/>
          <w:kern w:val="0"/>
          <w:sz w:val="28"/>
          <w:szCs w:val="28"/>
        </w:rPr>
        <w:t>、是否办理居住证</w:t>
      </w:r>
    </w:p>
    <w:tbl>
      <w:tblPr>
        <w:tblStyle w:val="24"/>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主要针对流动人口是否办理暂住登记，持有居住证件</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常住人口表、</w:t>
            </w:r>
            <w:r>
              <w:rPr>
                <w:rFonts w:ascii="宋体" w:hAnsi="宋体" w:cs="宋体"/>
                <w:sz w:val="24"/>
                <w:szCs w:val="24"/>
              </w:rPr>
              <w:t>流动人口表</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是否办理居住登记</w:t>
            </w:r>
          </w:p>
        </w:tc>
      </w:tr>
    </w:tbl>
    <w:p w:rsidR="00B04AF1" w:rsidRDefault="00B04AF1" w:rsidP="001360F8">
      <w:pPr>
        <w:rPr>
          <w:rFonts w:ascii="宋体" w:hAnsi="宋体" w:cs="宋体"/>
          <w:kern w:val="0"/>
          <w:sz w:val="28"/>
          <w:szCs w:val="28"/>
        </w:rPr>
      </w:pPr>
    </w:p>
    <w:p w:rsidR="001360F8" w:rsidRDefault="001360F8" w:rsidP="001360F8">
      <w:pPr>
        <w:rPr>
          <w:rFonts w:ascii="宋体" w:hAnsi="宋体" w:cs="宋体"/>
          <w:kern w:val="0"/>
          <w:sz w:val="28"/>
          <w:szCs w:val="28"/>
        </w:rPr>
      </w:pPr>
      <w:r>
        <w:rPr>
          <w:rFonts w:ascii="宋体" w:hAnsi="宋体" w:cs="宋体"/>
          <w:kern w:val="0"/>
          <w:sz w:val="28"/>
          <w:szCs w:val="28"/>
        </w:rPr>
        <w:lastRenderedPageBreak/>
        <w:t>8</w:t>
      </w:r>
      <w:r>
        <w:rPr>
          <w:rFonts w:ascii="宋体" w:hAnsi="宋体" w:cs="宋体" w:hint="eastAsia"/>
          <w:kern w:val="0"/>
          <w:sz w:val="28"/>
          <w:szCs w:val="28"/>
        </w:rPr>
        <w:t>、是否市民卡</w:t>
      </w:r>
    </w:p>
    <w:tbl>
      <w:tblPr>
        <w:tblStyle w:val="24"/>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是否办理杭州市民卡</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市民卡信息表</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是否办理杭州市民卡</w:t>
            </w:r>
          </w:p>
        </w:tc>
      </w:tr>
    </w:tbl>
    <w:p w:rsidR="001360F8" w:rsidRDefault="001360F8" w:rsidP="001360F8">
      <w:pPr>
        <w:rPr>
          <w:rFonts w:ascii="宋体" w:hAnsi="宋体" w:cs="宋体"/>
          <w:kern w:val="0"/>
          <w:sz w:val="28"/>
          <w:szCs w:val="28"/>
        </w:rPr>
      </w:pPr>
      <w:r>
        <w:rPr>
          <w:rFonts w:ascii="宋体" w:hAnsi="宋体" w:cs="宋体"/>
          <w:kern w:val="0"/>
          <w:sz w:val="28"/>
          <w:szCs w:val="28"/>
        </w:rPr>
        <w:t>9</w:t>
      </w:r>
      <w:r>
        <w:rPr>
          <w:rFonts w:ascii="宋体" w:hAnsi="宋体" w:cs="宋体" w:hint="eastAsia"/>
          <w:kern w:val="0"/>
          <w:sz w:val="28"/>
          <w:szCs w:val="28"/>
        </w:rPr>
        <w:t>、自身前科</w:t>
      </w:r>
    </w:p>
    <w:tbl>
      <w:tblPr>
        <w:tblStyle w:val="31"/>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自身是否为前科人员</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打防控违法人员，全国在逃人员，全国重点人员，执法办案取保人员，执法办案相关人员，禁毒涉毒嫌疑人</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参数规则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r>
              <w:rPr>
                <w:rFonts w:ascii="宋体" w:hAnsi="宋体" w:cs="宋体"/>
                <w:sz w:val="24"/>
                <w:szCs w:val="24"/>
              </w:rPr>
              <w:t>是否为前科人员</w:t>
            </w:r>
          </w:p>
        </w:tc>
      </w:tr>
    </w:tbl>
    <w:p w:rsidR="001360F8" w:rsidRDefault="001360F8" w:rsidP="001360F8">
      <w:pPr>
        <w:rPr>
          <w:rFonts w:ascii="宋体" w:hAnsi="宋体" w:cs="宋体"/>
          <w:kern w:val="0"/>
          <w:sz w:val="28"/>
          <w:szCs w:val="28"/>
        </w:rPr>
      </w:pPr>
      <w:r>
        <w:rPr>
          <w:rFonts w:ascii="宋体" w:hAnsi="宋体" w:cs="宋体"/>
          <w:kern w:val="0"/>
          <w:sz w:val="28"/>
          <w:szCs w:val="28"/>
        </w:rPr>
        <w:t>10</w:t>
      </w:r>
      <w:r>
        <w:rPr>
          <w:rFonts w:ascii="宋体" w:hAnsi="宋体" w:cs="宋体" w:hint="eastAsia"/>
          <w:kern w:val="0"/>
          <w:sz w:val="28"/>
          <w:szCs w:val="28"/>
        </w:rPr>
        <w:t>、</w:t>
      </w:r>
      <w:proofErr w:type="gramStart"/>
      <w:r>
        <w:rPr>
          <w:rFonts w:ascii="宋体" w:hAnsi="宋体" w:cs="宋体" w:hint="eastAsia"/>
          <w:kern w:val="0"/>
          <w:sz w:val="28"/>
          <w:szCs w:val="28"/>
        </w:rPr>
        <w:t>强关系</w:t>
      </w:r>
      <w:proofErr w:type="gramEnd"/>
      <w:r>
        <w:rPr>
          <w:rFonts w:ascii="宋体" w:hAnsi="宋体" w:cs="宋体" w:hint="eastAsia"/>
          <w:kern w:val="0"/>
          <w:sz w:val="28"/>
          <w:szCs w:val="28"/>
        </w:rPr>
        <w:t>人员前科情况</w:t>
      </w:r>
    </w:p>
    <w:tbl>
      <w:tblPr>
        <w:tblStyle w:val="31"/>
        <w:tblW w:w="8522" w:type="dxa"/>
        <w:tblLayout w:type="fixed"/>
        <w:tblLook w:val="04A0" w:firstRow="1" w:lastRow="0" w:firstColumn="1" w:lastColumn="0" w:noHBand="0" w:noVBand="1"/>
      </w:tblPr>
      <w:tblGrid>
        <w:gridCol w:w="2405"/>
        <w:gridCol w:w="6117"/>
      </w:tblGrid>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tcPr>
          <w:p w:rsidR="001360F8" w:rsidRDefault="001360F8" w:rsidP="00550D93">
            <w:pPr>
              <w:spacing w:line="360" w:lineRule="auto"/>
              <w:rPr>
                <w:rFonts w:ascii="宋体" w:hAnsi="宋体" w:cs="宋体"/>
                <w:sz w:val="24"/>
                <w:szCs w:val="24"/>
              </w:rPr>
            </w:pPr>
            <w:proofErr w:type="gramStart"/>
            <w:r>
              <w:rPr>
                <w:rFonts w:ascii="宋体" w:hAnsi="宋体" w:cs="宋体"/>
                <w:sz w:val="24"/>
                <w:szCs w:val="24"/>
              </w:rPr>
              <w:t>强关系</w:t>
            </w:r>
            <w:proofErr w:type="gramEnd"/>
            <w:r>
              <w:rPr>
                <w:rFonts w:ascii="宋体" w:hAnsi="宋体" w:cs="宋体"/>
                <w:sz w:val="24"/>
                <w:szCs w:val="24"/>
              </w:rPr>
              <w:t>人员包括朋友</w:t>
            </w:r>
            <w:r>
              <w:rPr>
                <w:rFonts w:ascii="宋体" w:hAnsi="宋体" w:cs="宋体" w:hint="eastAsia"/>
                <w:sz w:val="24"/>
                <w:szCs w:val="24"/>
              </w:rPr>
              <w:t>、</w:t>
            </w:r>
            <w:r>
              <w:rPr>
                <w:rFonts w:ascii="宋体" w:hAnsi="宋体" w:cs="宋体"/>
                <w:sz w:val="24"/>
                <w:szCs w:val="24"/>
              </w:rPr>
              <w:t>亲戚等</w:t>
            </w:r>
            <w:r>
              <w:rPr>
                <w:rFonts w:ascii="宋体" w:hAnsi="宋体" w:cs="宋体" w:hint="eastAsia"/>
                <w:sz w:val="24"/>
                <w:szCs w:val="24"/>
              </w:rPr>
              <w:t>，</w:t>
            </w:r>
            <w:r>
              <w:rPr>
                <w:rFonts w:ascii="宋体" w:hAnsi="宋体" w:cs="宋体"/>
                <w:sz w:val="24"/>
                <w:szCs w:val="24"/>
              </w:rPr>
              <w:t>是否存在有前科人员</w:t>
            </w:r>
          </w:p>
        </w:tc>
      </w:tr>
      <w:tr w:rsidR="001360F8" w:rsidTr="00550D93">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打防控违法人员，全国在逃人员，全国重点人员，执法办案取保人员，执法办案相关人员，禁毒涉毒嫌疑人</w:t>
            </w:r>
          </w:p>
        </w:tc>
      </w:tr>
      <w:tr w:rsidR="001360F8" w:rsidTr="00550D93">
        <w:trPr>
          <w:trHeight w:val="946"/>
        </w:trPr>
        <w:tc>
          <w:tcPr>
            <w:tcW w:w="2405" w:type="dxa"/>
            <w:shd w:val="clear" w:color="auto" w:fill="F2F2F2" w:themeFill="background1" w:themeFillShade="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tcPr>
          <w:p w:rsidR="001360F8" w:rsidRDefault="001360F8" w:rsidP="00550D93">
            <w:pPr>
              <w:spacing w:line="360" w:lineRule="auto"/>
              <w:rPr>
                <w:rFonts w:ascii="宋体" w:hAnsi="宋体" w:cs="宋体"/>
                <w:sz w:val="24"/>
                <w:szCs w:val="24"/>
              </w:rPr>
            </w:pPr>
            <w:proofErr w:type="gramStart"/>
            <w:r>
              <w:rPr>
                <w:rFonts w:ascii="宋体" w:hAnsi="宋体" w:cs="宋体"/>
                <w:sz w:val="24"/>
                <w:szCs w:val="24"/>
              </w:rPr>
              <w:t>强关系</w:t>
            </w:r>
            <w:proofErr w:type="gramEnd"/>
            <w:r>
              <w:rPr>
                <w:rFonts w:ascii="宋体" w:hAnsi="宋体" w:cs="宋体"/>
                <w:sz w:val="24"/>
                <w:szCs w:val="24"/>
              </w:rPr>
              <w:t>人员是否有前科</w:t>
            </w:r>
          </w:p>
        </w:tc>
      </w:tr>
    </w:tbl>
    <w:p w:rsidR="001360F8" w:rsidRDefault="001360F8" w:rsidP="001360F8">
      <w:pPr>
        <w:spacing w:line="360" w:lineRule="auto"/>
        <w:rPr>
          <w:rFonts w:ascii="宋体" w:hAnsi="宋体" w:cs="宋体"/>
          <w:b/>
          <w:kern w:val="0"/>
          <w:sz w:val="28"/>
          <w:szCs w:val="28"/>
        </w:rPr>
      </w:pPr>
      <w:r>
        <w:rPr>
          <w:rFonts w:ascii="宋体" w:hAnsi="宋体" w:cs="宋体" w:hint="eastAsia"/>
          <w:b/>
          <w:kern w:val="0"/>
          <w:sz w:val="28"/>
          <w:szCs w:val="28"/>
        </w:rPr>
        <w:t>2）、居住情况</w:t>
      </w:r>
    </w:p>
    <w:p w:rsidR="001360F8" w:rsidRDefault="001360F8" w:rsidP="001360F8">
      <w:pPr>
        <w:spacing w:line="360" w:lineRule="auto"/>
        <w:rPr>
          <w:rFonts w:ascii="宋体" w:hAnsi="宋体" w:cs="宋体"/>
          <w:kern w:val="0"/>
          <w:sz w:val="28"/>
          <w:szCs w:val="28"/>
        </w:rPr>
      </w:pPr>
      <w:r>
        <w:rPr>
          <w:rFonts w:ascii="宋体" w:hAnsi="宋体" w:cs="宋体" w:hint="eastAsia"/>
          <w:kern w:val="0"/>
          <w:sz w:val="28"/>
          <w:szCs w:val="28"/>
        </w:rPr>
        <w:t>1、住处</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住处</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常住人口表，流动人口表</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通过是否有固定居处，自</w:t>
            </w:r>
            <w:proofErr w:type="gramStart"/>
            <w:r>
              <w:rPr>
                <w:rFonts w:ascii="宋体" w:hAnsi="宋体" w:cs="宋体" w:hint="eastAsia"/>
                <w:sz w:val="24"/>
                <w:szCs w:val="24"/>
              </w:rPr>
              <w:t>购还是</w:t>
            </w:r>
            <w:proofErr w:type="gramEnd"/>
            <w:r>
              <w:rPr>
                <w:rFonts w:ascii="宋体" w:hAnsi="宋体" w:cs="宋体" w:hint="eastAsia"/>
                <w:sz w:val="24"/>
                <w:szCs w:val="24"/>
              </w:rPr>
              <w:t>租赁判断住所是否稳定</w:t>
            </w:r>
          </w:p>
        </w:tc>
      </w:tr>
    </w:tbl>
    <w:p w:rsidR="00B04AF1" w:rsidRDefault="00B04AF1" w:rsidP="001360F8">
      <w:pPr>
        <w:spacing w:line="360" w:lineRule="auto"/>
        <w:rPr>
          <w:rFonts w:ascii="宋体" w:hAnsi="宋体" w:cs="宋体"/>
          <w:kern w:val="0"/>
          <w:sz w:val="28"/>
          <w:szCs w:val="28"/>
        </w:rPr>
      </w:pPr>
    </w:p>
    <w:p w:rsidR="00B04AF1" w:rsidRDefault="00B04AF1">
      <w:pPr>
        <w:widowControl/>
        <w:jc w:val="left"/>
        <w:rPr>
          <w:rFonts w:ascii="宋体" w:hAnsi="宋体" w:cs="宋体"/>
          <w:kern w:val="0"/>
          <w:sz w:val="28"/>
          <w:szCs w:val="28"/>
        </w:rPr>
      </w:pPr>
      <w:r>
        <w:rPr>
          <w:rFonts w:ascii="宋体" w:hAnsi="宋体" w:cs="宋体"/>
          <w:kern w:val="0"/>
          <w:sz w:val="28"/>
          <w:szCs w:val="28"/>
        </w:rPr>
        <w:br w:type="page"/>
      </w:r>
    </w:p>
    <w:p w:rsidR="001360F8" w:rsidRDefault="001360F8" w:rsidP="001360F8">
      <w:pPr>
        <w:spacing w:line="360" w:lineRule="auto"/>
        <w:rPr>
          <w:rFonts w:ascii="宋体" w:hAnsi="宋体" w:cs="宋体"/>
          <w:kern w:val="0"/>
          <w:sz w:val="28"/>
          <w:szCs w:val="28"/>
        </w:rPr>
      </w:pPr>
      <w:r>
        <w:rPr>
          <w:rFonts w:ascii="宋体" w:hAnsi="宋体" w:cs="宋体" w:hint="eastAsia"/>
          <w:kern w:val="0"/>
          <w:sz w:val="28"/>
          <w:szCs w:val="28"/>
        </w:rPr>
        <w:lastRenderedPageBreak/>
        <w:t>2、居住时长</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居住时长</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常住人口表，流动人口表</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居住时间长短</w:t>
            </w:r>
          </w:p>
        </w:tc>
      </w:tr>
    </w:tbl>
    <w:p w:rsidR="001360F8" w:rsidRDefault="001360F8" w:rsidP="001360F8">
      <w:pPr>
        <w:spacing w:line="360" w:lineRule="auto"/>
        <w:rPr>
          <w:rFonts w:ascii="宋体" w:hAnsi="宋体" w:cs="宋体"/>
          <w:kern w:val="0"/>
          <w:sz w:val="24"/>
        </w:rPr>
      </w:pPr>
      <w:r>
        <w:rPr>
          <w:rFonts w:ascii="宋体" w:hAnsi="宋体" w:cs="宋体" w:hint="eastAsia"/>
          <w:kern w:val="0"/>
          <w:sz w:val="24"/>
        </w:rPr>
        <w:t>3</w:t>
      </w:r>
      <w:r>
        <w:rPr>
          <w:rFonts w:ascii="宋体" w:hAnsi="宋体" w:cs="宋体" w:hint="eastAsia"/>
          <w:kern w:val="0"/>
          <w:sz w:val="28"/>
          <w:szCs w:val="28"/>
        </w:rPr>
        <w:t>、同居情况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117"/>
      </w:tblGrid>
      <w:tr w:rsidR="001360F8" w:rsidTr="00550D93">
        <w:tc>
          <w:tcPr>
            <w:tcW w:w="2405"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17"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同行居住情况</w:t>
            </w:r>
          </w:p>
        </w:tc>
      </w:tr>
      <w:tr w:rsidR="001360F8" w:rsidTr="00550D93">
        <w:tc>
          <w:tcPr>
            <w:tcW w:w="2405"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17"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流动人口表</w:t>
            </w:r>
          </w:p>
        </w:tc>
      </w:tr>
      <w:tr w:rsidR="001360F8" w:rsidTr="00550D93">
        <w:trPr>
          <w:trHeight w:val="812"/>
        </w:trPr>
        <w:tc>
          <w:tcPr>
            <w:tcW w:w="2405"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17"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根据居住情况判断，依据有否有随居家人或其他身份同居者</w:t>
            </w:r>
          </w:p>
        </w:tc>
      </w:tr>
    </w:tbl>
    <w:p w:rsidR="001360F8" w:rsidRDefault="001360F8" w:rsidP="001360F8">
      <w:pPr>
        <w:spacing w:line="360" w:lineRule="auto"/>
        <w:rPr>
          <w:rFonts w:ascii="宋体" w:hAnsi="宋体" w:cs="宋体"/>
          <w:kern w:val="0"/>
          <w:sz w:val="28"/>
          <w:szCs w:val="28"/>
        </w:rPr>
      </w:pPr>
      <w:r>
        <w:rPr>
          <w:rFonts w:ascii="宋体" w:hAnsi="宋体" w:cs="宋体" w:hint="eastAsia"/>
          <w:kern w:val="0"/>
          <w:sz w:val="28"/>
          <w:szCs w:val="28"/>
        </w:rPr>
        <w:t>4、出租房登记情况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出租房、公租房</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流动人口表</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出租房登记情况</w:t>
            </w:r>
          </w:p>
        </w:tc>
      </w:tr>
    </w:tbl>
    <w:p w:rsidR="001360F8" w:rsidRDefault="001360F8" w:rsidP="001360F8">
      <w:pPr>
        <w:spacing w:line="360" w:lineRule="auto"/>
        <w:rPr>
          <w:rFonts w:ascii="宋体" w:hAnsi="宋体" w:cs="宋体"/>
          <w:b/>
          <w:kern w:val="0"/>
          <w:sz w:val="28"/>
          <w:szCs w:val="28"/>
        </w:rPr>
      </w:pPr>
      <w:r>
        <w:rPr>
          <w:rFonts w:ascii="宋体" w:hAnsi="宋体" w:cs="宋体"/>
          <w:b/>
          <w:kern w:val="0"/>
          <w:sz w:val="28"/>
          <w:szCs w:val="28"/>
        </w:rPr>
        <w:t>3</w:t>
      </w:r>
      <w:r>
        <w:rPr>
          <w:rFonts w:ascii="宋体" w:hAnsi="宋体" w:cs="宋体" w:hint="eastAsia"/>
          <w:b/>
          <w:kern w:val="0"/>
          <w:sz w:val="28"/>
          <w:szCs w:val="28"/>
        </w:rPr>
        <w:t>）、工作情况</w:t>
      </w:r>
    </w:p>
    <w:p w:rsidR="001360F8" w:rsidRDefault="001360F8" w:rsidP="001360F8">
      <w:pPr>
        <w:spacing w:line="360" w:lineRule="auto"/>
        <w:rPr>
          <w:rFonts w:ascii="宋体" w:hAnsi="宋体" w:cs="宋体"/>
          <w:kern w:val="0"/>
          <w:sz w:val="24"/>
        </w:rPr>
      </w:pPr>
      <w:r>
        <w:rPr>
          <w:rFonts w:ascii="宋体" w:hAnsi="宋体" w:cs="宋体" w:hint="eastAsia"/>
          <w:kern w:val="0"/>
          <w:sz w:val="24"/>
        </w:rPr>
        <w:t>1</w:t>
      </w:r>
      <w:r>
        <w:rPr>
          <w:rFonts w:ascii="宋体" w:hAnsi="宋体" w:cs="宋体" w:hint="eastAsia"/>
          <w:kern w:val="0"/>
          <w:sz w:val="28"/>
          <w:szCs w:val="28"/>
        </w:rPr>
        <w:t>、工作情况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宋体" w:hAnsi="宋体" w:cs="宋体"/>
                <w:sz w:val="24"/>
                <w:szCs w:val="24"/>
              </w:rPr>
            </w:pPr>
            <w:r>
              <w:rPr>
                <w:rFonts w:ascii="宋体" w:hAnsi="宋体" w:cs="宋体" w:hint="eastAsia"/>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工作情况</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流动人口表，</w:t>
            </w:r>
            <w:r>
              <w:rPr>
                <w:rFonts w:ascii="宋体" w:hAnsi="宋体" w:cs="宋体"/>
                <w:sz w:val="24"/>
                <w:szCs w:val="24"/>
              </w:rPr>
              <w:t>社保登记</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是否有工作</w:t>
            </w:r>
          </w:p>
        </w:tc>
      </w:tr>
    </w:tbl>
    <w:p w:rsidR="001360F8" w:rsidRDefault="001360F8" w:rsidP="001360F8">
      <w:pPr>
        <w:spacing w:line="360" w:lineRule="auto"/>
        <w:rPr>
          <w:rFonts w:ascii="宋体" w:hAnsi="宋体" w:cs="宋体"/>
          <w:kern w:val="0"/>
          <w:sz w:val="28"/>
          <w:szCs w:val="28"/>
        </w:rPr>
      </w:pPr>
      <w:r>
        <w:rPr>
          <w:rFonts w:ascii="宋体" w:hAnsi="宋体" w:cs="宋体" w:hint="eastAsia"/>
          <w:kern w:val="0"/>
          <w:sz w:val="28"/>
          <w:szCs w:val="28"/>
        </w:rPr>
        <w:t>2、社保缴纳</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社保缴纳信息</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公积金</w:t>
            </w:r>
            <w:r>
              <w:rPr>
                <w:rFonts w:ascii="宋体" w:hAnsi="宋体" w:cs="宋体"/>
                <w:sz w:val="24"/>
                <w:szCs w:val="24"/>
              </w:rPr>
              <w:t>信息</w:t>
            </w:r>
            <w:r>
              <w:rPr>
                <w:rFonts w:ascii="宋体" w:hAnsi="宋体" w:cs="宋体" w:hint="eastAsia"/>
                <w:sz w:val="24"/>
                <w:szCs w:val="24"/>
              </w:rPr>
              <w:t>，</w:t>
            </w:r>
            <w:r>
              <w:rPr>
                <w:rFonts w:ascii="宋体" w:hAnsi="宋体" w:cs="宋体"/>
                <w:sz w:val="24"/>
                <w:szCs w:val="24"/>
              </w:rPr>
              <w:t>社保登记</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根据社保表数据信息，缴纳起始时间及时长、缴纳单位及缴纳单位变更情况</w:t>
            </w:r>
          </w:p>
        </w:tc>
      </w:tr>
    </w:tbl>
    <w:p w:rsidR="00B04AF1" w:rsidRDefault="00B04AF1" w:rsidP="001360F8">
      <w:pPr>
        <w:spacing w:line="360" w:lineRule="auto"/>
        <w:rPr>
          <w:rFonts w:ascii="宋体" w:hAnsi="宋体" w:cs="宋体"/>
          <w:kern w:val="0"/>
          <w:sz w:val="28"/>
          <w:szCs w:val="28"/>
        </w:rPr>
      </w:pPr>
    </w:p>
    <w:p w:rsidR="001360F8" w:rsidRDefault="001360F8" w:rsidP="001360F8">
      <w:pPr>
        <w:spacing w:line="360" w:lineRule="auto"/>
        <w:rPr>
          <w:rFonts w:ascii="宋体" w:hAnsi="宋体" w:cs="宋体"/>
          <w:kern w:val="0"/>
          <w:sz w:val="28"/>
          <w:szCs w:val="28"/>
        </w:rPr>
      </w:pPr>
      <w:r>
        <w:rPr>
          <w:rFonts w:ascii="宋体" w:hAnsi="宋体" w:cs="宋体"/>
          <w:kern w:val="0"/>
          <w:sz w:val="28"/>
          <w:szCs w:val="28"/>
        </w:rPr>
        <w:lastRenderedPageBreak/>
        <w:t>3</w:t>
      </w:r>
      <w:r>
        <w:rPr>
          <w:rFonts w:ascii="宋体" w:hAnsi="宋体" w:cs="宋体" w:hint="eastAsia"/>
          <w:kern w:val="0"/>
          <w:sz w:val="28"/>
          <w:szCs w:val="28"/>
        </w:rPr>
        <w:t>、工作稳定性</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jc w:val="left"/>
              <w:rPr>
                <w:rFonts w:ascii="宋体" w:hAnsi="宋体" w:cs="宋体"/>
                <w:sz w:val="24"/>
                <w:szCs w:val="24"/>
              </w:rPr>
            </w:pPr>
            <w:r>
              <w:rPr>
                <w:rFonts w:ascii="宋体" w:hAnsi="宋体" w:cs="宋体"/>
                <w:sz w:val="24"/>
                <w:szCs w:val="24"/>
              </w:rPr>
              <w:t>工作</w:t>
            </w:r>
            <w:r>
              <w:rPr>
                <w:rFonts w:ascii="宋体" w:hAnsi="宋体" w:cs="宋体" w:hint="eastAsia"/>
                <w:sz w:val="24"/>
                <w:szCs w:val="24"/>
              </w:rPr>
              <w:t>稳定性</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人员信息库</w:t>
            </w:r>
            <w:r>
              <w:rPr>
                <w:rFonts w:ascii="宋体" w:hAnsi="宋体" w:cs="宋体" w:hint="eastAsia"/>
                <w:sz w:val="24"/>
                <w:szCs w:val="24"/>
              </w:rPr>
              <w:t>，</w:t>
            </w:r>
            <w:r>
              <w:rPr>
                <w:rFonts w:ascii="宋体" w:hAnsi="宋体" w:cs="宋体"/>
                <w:sz w:val="24"/>
                <w:szCs w:val="24"/>
              </w:rPr>
              <w:t>三实表</w:t>
            </w:r>
            <w:r>
              <w:rPr>
                <w:rFonts w:ascii="宋体" w:hAnsi="宋体" w:cs="宋体" w:hint="eastAsia"/>
                <w:sz w:val="24"/>
                <w:szCs w:val="24"/>
              </w:rPr>
              <w:t>、</w:t>
            </w:r>
            <w:r>
              <w:rPr>
                <w:rFonts w:ascii="宋体" w:hAnsi="宋体" w:cs="宋体"/>
                <w:sz w:val="24"/>
                <w:szCs w:val="24"/>
              </w:rPr>
              <w:t>社保</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工作是否稳定，可通过相应的社保缴纳情况侧面反映</w:t>
            </w:r>
          </w:p>
        </w:tc>
      </w:tr>
    </w:tbl>
    <w:p w:rsidR="001360F8" w:rsidRDefault="001360F8" w:rsidP="001360F8">
      <w:pPr>
        <w:spacing w:line="360" w:lineRule="auto"/>
        <w:rPr>
          <w:rFonts w:ascii="宋体" w:hAnsi="宋体" w:cs="宋体"/>
          <w:kern w:val="0"/>
          <w:sz w:val="28"/>
          <w:szCs w:val="28"/>
        </w:rPr>
      </w:pPr>
      <w:r>
        <w:rPr>
          <w:rFonts w:ascii="宋体" w:hAnsi="宋体" w:cs="宋体" w:hint="eastAsia"/>
          <w:kern w:val="0"/>
          <w:sz w:val="24"/>
        </w:rPr>
        <w:t>4</w:t>
      </w:r>
      <w:r>
        <w:rPr>
          <w:rFonts w:ascii="宋体" w:hAnsi="宋体" w:cs="宋体" w:hint="eastAsia"/>
          <w:kern w:val="0"/>
          <w:sz w:val="28"/>
          <w:szCs w:val="28"/>
        </w:rPr>
        <w:t>、工作类别</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jc w:val="left"/>
              <w:rPr>
                <w:rFonts w:ascii="宋体" w:hAnsi="宋体" w:cs="宋体"/>
                <w:sz w:val="24"/>
                <w:szCs w:val="24"/>
              </w:rPr>
            </w:pPr>
            <w:r>
              <w:rPr>
                <w:rFonts w:ascii="宋体" w:hAnsi="宋体" w:cs="宋体"/>
                <w:sz w:val="24"/>
                <w:szCs w:val="24"/>
              </w:rPr>
              <w:t>工作</w:t>
            </w:r>
            <w:r>
              <w:rPr>
                <w:rFonts w:ascii="宋体" w:hAnsi="宋体" w:cs="宋体" w:hint="eastAsia"/>
                <w:sz w:val="24"/>
                <w:szCs w:val="24"/>
              </w:rPr>
              <w:t>类别</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娱乐场所</w:t>
            </w:r>
            <w:r>
              <w:rPr>
                <w:rFonts w:ascii="宋体" w:hAnsi="宋体" w:cs="宋体"/>
                <w:sz w:val="24"/>
                <w:szCs w:val="24"/>
              </w:rPr>
              <w:t>从业人员</w:t>
            </w:r>
            <w:r>
              <w:rPr>
                <w:rFonts w:ascii="宋体" w:hAnsi="宋体" w:cs="宋体" w:hint="eastAsia"/>
                <w:sz w:val="24"/>
                <w:szCs w:val="24"/>
              </w:rPr>
              <w:t>，</w:t>
            </w:r>
            <w:r>
              <w:rPr>
                <w:rFonts w:ascii="宋体" w:hAnsi="宋体" w:cs="宋体"/>
                <w:sz w:val="24"/>
                <w:szCs w:val="24"/>
              </w:rPr>
              <w:t>典当行业从业人员</w:t>
            </w:r>
          </w:p>
        </w:tc>
      </w:tr>
      <w:tr w:rsidR="001360F8" w:rsidTr="00550D93">
        <w:trPr>
          <w:trHeight w:val="812"/>
        </w:trPr>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（判断条件+参数）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是否属于特殊行业</w:t>
            </w:r>
          </w:p>
        </w:tc>
      </w:tr>
    </w:tbl>
    <w:p w:rsidR="001360F8" w:rsidRDefault="001360F8" w:rsidP="001360F8">
      <w:pPr>
        <w:rPr>
          <w:sz w:val="28"/>
          <w:szCs w:val="28"/>
        </w:rPr>
      </w:pPr>
      <w:r>
        <w:rPr>
          <w:sz w:val="28"/>
          <w:szCs w:val="28"/>
        </w:rPr>
        <w:t>5</w:t>
      </w:r>
      <w:r>
        <w:rPr>
          <w:rFonts w:hint="eastAsia"/>
          <w:sz w:val="28"/>
          <w:szCs w:val="28"/>
        </w:rPr>
        <w:t>、就业培训参加情况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定义</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是否参加由社保局组织的就业培训</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数据来源</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hint="eastAsia"/>
                <w:sz w:val="24"/>
                <w:szCs w:val="24"/>
              </w:rPr>
              <w:t>社保就业信息库</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color w:val="0070C0"/>
                <w:sz w:val="24"/>
                <w:szCs w:val="24"/>
              </w:rPr>
              <w:t>规则</w:t>
            </w:r>
          </w:p>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0070C0"/>
                <w:sz w:val="24"/>
                <w:szCs w:val="24"/>
              </w:rPr>
              <w:t>（筛选条件+参数）</w:t>
            </w:r>
          </w:p>
        </w:tc>
        <w:tc>
          <w:tcPr>
            <w:tcW w:w="6146" w:type="dxa"/>
            <w:shd w:val="clear" w:color="auto" w:fill="auto"/>
          </w:tcPr>
          <w:p w:rsidR="001360F8" w:rsidRDefault="001360F8" w:rsidP="00550D93">
            <w:pPr>
              <w:spacing w:line="360" w:lineRule="auto"/>
              <w:rPr>
                <w:rFonts w:ascii="宋体" w:hAnsi="宋体" w:cs="宋体"/>
                <w:sz w:val="24"/>
                <w:szCs w:val="24"/>
              </w:rPr>
            </w:pPr>
            <w:r>
              <w:rPr>
                <w:rFonts w:ascii="宋体" w:hAnsi="宋体" w:cs="宋体"/>
                <w:sz w:val="24"/>
                <w:szCs w:val="24"/>
              </w:rPr>
              <w:t>是否有参加就业培训</w:t>
            </w:r>
          </w:p>
        </w:tc>
      </w:tr>
      <w:tr w:rsidR="001360F8" w:rsidTr="00550D93">
        <w:tc>
          <w:tcPr>
            <w:tcW w:w="2376" w:type="dxa"/>
            <w:shd w:val="clear" w:color="auto" w:fill="F2F2F2"/>
            <w:vAlign w:val="center"/>
          </w:tcPr>
          <w:p w:rsidR="001360F8" w:rsidRDefault="001360F8" w:rsidP="00550D93">
            <w:pPr>
              <w:spacing w:line="360" w:lineRule="auto"/>
              <w:jc w:val="center"/>
              <w:rPr>
                <w:rFonts w:ascii="黑体" w:eastAsia="黑体" w:hAnsi="黑体" w:cs="黑体"/>
                <w:color w:val="0070C0"/>
                <w:sz w:val="24"/>
                <w:szCs w:val="24"/>
              </w:rPr>
            </w:pPr>
            <w:r>
              <w:rPr>
                <w:rFonts w:ascii="黑体" w:eastAsia="黑体" w:hAnsi="黑体" w:cs="黑体" w:hint="eastAsia"/>
                <w:color w:val="C00000"/>
                <w:sz w:val="24"/>
                <w:szCs w:val="24"/>
              </w:rPr>
              <w:t>问题</w:t>
            </w:r>
          </w:p>
        </w:tc>
        <w:tc>
          <w:tcPr>
            <w:tcW w:w="6146" w:type="dxa"/>
            <w:shd w:val="clear" w:color="auto" w:fill="auto"/>
          </w:tcPr>
          <w:p w:rsidR="001360F8" w:rsidRDefault="001360F8" w:rsidP="0052090F">
            <w:pPr>
              <w:pStyle w:val="11"/>
              <w:spacing w:line="360" w:lineRule="auto"/>
              <w:ind w:firstLineChars="0" w:firstLine="0"/>
              <w:rPr>
                <w:rFonts w:ascii="宋体" w:hAnsi="宋体" w:cs="宋体"/>
                <w:sz w:val="24"/>
              </w:rPr>
            </w:pPr>
            <w:r>
              <w:rPr>
                <w:rFonts w:ascii="宋体" w:hAnsi="宋体" w:cs="宋体"/>
                <w:sz w:val="24"/>
              </w:rPr>
              <w:t>待采集</w:t>
            </w:r>
          </w:p>
        </w:tc>
      </w:tr>
    </w:tbl>
    <w:p w:rsidR="00B04AF1" w:rsidRDefault="00B04AF1" w:rsidP="00EA722A">
      <w:pPr>
        <w:pStyle w:val="af"/>
        <w:ind w:firstLineChars="0" w:firstLine="0"/>
      </w:pPr>
      <w:bookmarkStart w:id="833" w:name="_Toc472864264"/>
    </w:p>
    <w:p w:rsidR="001360F8" w:rsidRPr="00B04AF1" w:rsidRDefault="00B04AF1" w:rsidP="00B04AF1">
      <w:pPr>
        <w:widowControl/>
        <w:jc w:val="left"/>
        <w:rPr>
          <w:rFonts w:ascii="Calibri" w:eastAsia="华文细黑" w:hAnsi="Calibri" w:cs="Times New Roman"/>
          <w:sz w:val="24"/>
        </w:rPr>
      </w:pPr>
      <w:r>
        <w:br w:type="page"/>
      </w:r>
    </w:p>
    <w:p w:rsidR="001360F8" w:rsidRDefault="001360F8" w:rsidP="001360F8">
      <w:pPr>
        <w:pStyle w:val="3"/>
      </w:pPr>
      <w:bookmarkStart w:id="834" w:name="_Toc485218388"/>
      <w:r>
        <w:lastRenderedPageBreak/>
        <w:t>规则模型使用数据清单</w:t>
      </w:r>
      <w:bookmarkEnd w:id="834"/>
    </w:p>
    <w:p w:rsidR="001360F8" w:rsidRDefault="001360F8" w:rsidP="001360F8">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t>高危地区人员</w:t>
      </w:r>
    </w:p>
    <w:tbl>
      <w:tblPr>
        <w:tblW w:w="8727" w:type="dxa"/>
        <w:tblLayout w:type="fixed"/>
        <w:tblLook w:val="04A0" w:firstRow="1" w:lastRow="0" w:firstColumn="1" w:lastColumn="0" w:noHBand="0" w:noVBand="1"/>
      </w:tblPr>
      <w:tblGrid>
        <w:gridCol w:w="621"/>
        <w:gridCol w:w="1495"/>
        <w:gridCol w:w="2589"/>
        <w:gridCol w:w="1634"/>
        <w:gridCol w:w="1262"/>
        <w:gridCol w:w="1126"/>
      </w:tblGrid>
      <w:tr w:rsidR="001360F8" w:rsidTr="00550D93">
        <w:trPr>
          <w:trHeight w:val="226"/>
        </w:trPr>
        <w:tc>
          <w:tcPr>
            <w:tcW w:w="621" w:type="dxa"/>
            <w:tcBorders>
              <w:top w:val="single" w:sz="8" w:space="0" w:color="auto"/>
              <w:left w:val="single" w:sz="8"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序号</w:t>
            </w:r>
          </w:p>
        </w:tc>
        <w:tc>
          <w:tcPr>
            <w:tcW w:w="1495" w:type="dxa"/>
            <w:tcBorders>
              <w:top w:val="single" w:sz="8" w:space="0" w:color="auto"/>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表名</w:t>
            </w:r>
          </w:p>
        </w:tc>
        <w:tc>
          <w:tcPr>
            <w:tcW w:w="2589" w:type="dxa"/>
            <w:tcBorders>
              <w:top w:val="single" w:sz="8" w:space="0" w:color="auto"/>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英文名</w:t>
            </w:r>
          </w:p>
        </w:tc>
        <w:tc>
          <w:tcPr>
            <w:tcW w:w="1634" w:type="dxa"/>
            <w:tcBorders>
              <w:top w:val="single" w:sz="8" w:space="0" w:color="auto"/>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字段</w:t>
            </w:r>
          </w:p>
        </w:tc>
        <w:tc>
          <w:tcPr>
            <w:tcW w:w="1262" w:type="dxa"/>
            <w:tcBorders>
              <w:top w:val="single" w:sz="8" w:space="0" w:color="auto"/>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值</w:t>
            </w:r>
          </w:p>
        </w:tc>
        <w:tc>
          <w:tcPr>
            <w:tcW w:w="1126" w:type="dxa"/>
            <w:tcBorders>
              <w:top w:val="single" w:sz="8" w:space="0" w:color="auto"/>
              <w:left w:val="nil"/>
              <w:bottom w:val="single" w:sz="4" w:space="0" w:color="auto"/>
              <w:right w:val="single" w:sz="8"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来源</w:t>
            </w:r>
          </w:p>
        </w:tc>
      </w:tr>
      <w:tr w:rsidR="001360F8" w:rsidTr="00550D93">
        <w:trPr>
          <w:trHeight w:val="226"/>
        </w:trPr>
        <w:tc>
          <w:tcPr>
            <w:tcW w:w="621" w:type="dxa"/>
            <w:vMerge w:val="restart"/>
            <w:tcBorders>
              <w:top w:val="nil"/>
              <w:left w:val="single" w:sz="8"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w:t>
            </w:r>
          </w:p>
        </w:tc>
        <w:tc>
          <w:tcPr>
            <w:tcW w:w="1495" w:type="dxa"/>
            <w:vMerge w:val="restart"/>
            <w:tcBorders>
              <w:top w:val="nil"/>
              <w:left w:val="single" w:sz="4"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流动人口表</w:t>
            </w:r>
          </w:p>
        </w:tc>
        <w:tc>
          <w:tcPr>
            <w:tcW w:w="2589" w:type="dxa"/>
            <w:vMerge w:val="restart"/>
            <w:tcBorders>
              <w:top w:val="nil"/>
              <w:left w:val="single" w:sz="4"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proofErr w:type="spellStart"/>
            <w:r>
              <w:rPr>
                <w:rFonts w:ascii="宋体" w:eastAsia="宋体" w:hAnsi="宋体" w:cs="宋体" w:hint="eastAsia"/>
                <w:color w:val="000000"/>
                <w:kern w:val="0"/>
                <w:sz w:val="22"/>
              </w:rPr>
              <w:t>gazhk_NEWZZRK_JB_TAB</w:t>
            </w:r>
            <w:proofErr w:type="spellEnd"/>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户籍地</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26" w:type="dxa"/>
            <w:vMerge w:val="restart"/>
            <w:tcBorders>
              <w:top w:val="nil"/>
              <w:left w:val="single" w:sz="4" w:space="0" w:color="auto"/>
              <w:bottom w:val="single" w:sz="4" w:space="0" w:color="auto"/>
              <w:right w:val="single" w:sz="8"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市云</w:t>
            </w:r>
          </w:p>
        </w:tc>
      </w:tr>
      <w:tr w:rsidR="001360F8" w:rsidTr="00550D93">
        <w:trPr>
          <w:trHeight w:val="226"/>
        </w:trPr>
        <w:tc>
          <w:tcPr>
            <w:tcW w:w="621" w:type="dxa"/>
            <w:vMerge/>
            <w:tcBorders>
              <w:top w:val="nil"/>
              <w:left w:val="single" w:sz="8"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495"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2589"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身份证号码</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26" w:type="dxa"/>
            <w:vMerge/>
            <w:tcBorders>
              <w:top w:val="nil"/>
              <w:left w:val="single" w:sz="4" w:space="0" w:color="auto"/>
              <w:bottom w:val="single" w:sz="4" w:space="0" w:color="auto"/>
              <w:right w:val="single" w:sz="8" w:space="0" w:color="auto"/>
            </w:tcBorders>
            <w:vAlign w:val="center"/>
          </w:tcPr>
          <w:p w:rsidR="001360F8" w:rsidRDefault="001360F8" w:rsidP="00550D93">
            <w:pPr>
              <w:widowControl/>
              <w:jc w:val="left"/>
              <w:rPr>
                <w:rFonts w:ascii="宋体" w:eastAsia="宋体" w:hAnsi="宋体" w:cs="宋体"/>
                <w:color w:val="000000"/>
                <w:kern w:val="0"/>
                <w:sz w:val="22"/>
              </w:rPr>
            </w:pPr>
          </w:p>
        </w:tc>
      </w:tr>
      <w:tr w:rsidR="001360F8" w:rsidTr="00550D93">
        <w:trPr>
          <w:trHeight w:val="226"/>
        </w:trPr>
        <w:tc>
          <w:tcPr>
            <w:tcW w:w="621" w:type="dxa"/>
            <w:vMerge/>
            <w:tcBorders>
              <w:top w:val="nil"/>
              <w:left w:val="single" w:sz="8"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495"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2589"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注销标志</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"未注销"</w:t>
            </w:r>
          </w:p>
        </w:tc>
        <w:tc>
          <w:tcPr>
            <w:tcW w:w="1126" w:type="dxa"/>
            <w:vMerge/>
            <w:tcBorders>
              <w:top w:val="nil"/>
              <w:left w:val="single" w:sz="4" w:space="0" w:color="auto"/>
              <w:bottom w:val="single" w:sz="4" w:space="0" w:color="auto"/>
              <w:right w:val="single" w:sz="8" w:space="0" w:color="auto"/>
            </w:tcBorders>
            <w:vAlign w:val="center"/>
          </w:tcPr>
          <w:p w:rsidR="001360F8" w:rsidRDefault="001360F8" w:rsidP="00550D93">
            <w:pPr>
              <w:widowControl/>
              <w:jc w:val="left"/>
              <w:rPr>
                <w:rFonts w:ascii="宋体" w:eastAsia="宋体" w:hAnsi="宋体" w:cs="宋体"/>
                <w:color w:val="000000"/>
                <w:kern w:val="0"/>
                <w:sz w:val="22"/>
              </w:rPr>
            </w:pPr>
          </w:p>
        </w:tc>
      </w:tr>
      <w:tr w:rsidR="001360F8" w:rsidTr="00550D93">
        <w:trPr>
          <w:trHeight w:val="226"/>
        </w:trPr>
        <w:tc>
          <w:tcPr>
            <w:tcW w:w="621" w:type="dxa"/>
            <w:vMerge/>
            <w:tcBorders>
              <w:top w:val="nil"/>
              <w:left w:val="single" w:sz="8"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495"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2589" w:type="dxa"/>
            <w:vMerge/>
            <w:tcBorders>
              <w:top w:val="nil"/>
              <w:left w:val="single" w:sz="4" w:space="0" w:color="auto"/>
              <w:bottom w:val="single" w:sz="4" w:space="0" w:color="auto"/>
              <w:right w:val="single" w:sz="4" w:space="0" w:color="auto"/>
            </w:tcBorders>
            <w:vAlign w:val="center"/>
          </w:tcPr>
          <w:p w:rsidR="001360F8" w:rsidRDefault="001360F8" w:rsidP="00550D93">
            <w:pPr>
              <w:widowControl/>
              <w:jc w:val="left"/>
              <w:rPr>
                <w:rFonts w:ascii="宋体" w:eastAsia="宋体" w:hAnsi="宋体" w:cs="宋体"/>
                <w:color w:val="000000"/>
                <w:kern w:val="0"/>
                <w:sz w:val="22"/>
              </w:rPr>
            </w:pPr>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区县</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"萧山"</w:t>
            </w:r>
          </w:p>
        </w:tc>
        <w:tc>
          <w:tcPr>
            <w:tcW w:w="1126" w:type="dxa"/>
            <w:vMerge/>
            <w:tcBorders>
              <w:top w:val="nil"/>
              <w:left w:val="single" w:sz="4" w:space="0" w:color="auto"/>
              <w:bottom w:val="single" w:sz="4" w:space="0" w:color="auto"/>
              <w:right w:val="single" w:sz="8" w:space="0" w:color="auto"/>
            </w:tcBorders>
            <w:vAlign w:val="center"/>
          </w:tcPr>
          <w:p w:rsidR="001360F8" w:rsidRDefault="001360F8" w:rsidP="00550D93">
            <w:pPr>
              <w:widowControl/>
              <w:jc w:val="left"/>
              <w:rPr>
                <w:rFonts w:ascii="宋体" w:eastAsia="宋体" w:hAnsi="宋体" w:cs="宋体"/>
                <w:color w:val="000000"/>
                <w:kern w:val="0"/>
                <w:sz w:val="22"/>
              </w:rPr>
            </w:pPr>
          </w:p>
        </w:tc>
      </w:tr>
      <w:tr w:rsidR="001360F8" w:rsidTr="00550D93">
        <w:trPr>
          <w:trHeight w:val="226"/>
        </w:trPr>
        <w:tc>
          <w:tcPr>
            <w:tcW w:w="621" w:type="dxa"/>
            <w:tcBorders>
              <w:top w:val="nil"/>
              <w:left w:val="single" w:sz="8" w:space="0" w:color="auto"/>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95"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高危地区表</w:t>
            </w:r>
          </w:p>
        </w:tc>
        <w:tc>
          <w:tcPr>
            <w:tcW w:w="2589"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634"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高危地区代码</w:t>
            </w:r>
          </w:p>
        </w:tc>
        <w:tc>
          <w:tcPr>
            <w:tcW w:w="1262" w:type="dxa"/>
            <w:tcBorders>
              <w:top w:val="nil"/>
              <w:left w:val="nil"/>
              <w:bottom w:val="single" w:sz="4" w:space="0" w:color="auto"/>
              <w:right w:val="single" w:sz="4"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自动输入</w:t>
            </w:r>
          </w:p>
        </w:tc>
        <w:tc>
          <w:tcPr>
            <w:tcW w:w="1126" w:type="dxa"/>
            <w:tcBorders>
              <w:top w:val="nil"/>
              <w:left w:val="nil"/>
              <w:bottom w:val="single" w:sz="4" w:space="0" w:color="auto"/>
              <w:right w:val="single" w:sz="8" w:space="0" w:color="auto"/>
            </w:tcBorders>
            <w:shd w:val="clear" w:color="auto" w:fill="auto"/>
            <w:vAlign w:val="center"/>
          </w:tcPr>
          <w:p w:rsidR="001360F8" w:rsidRDefault="001360F8" w:rsidP="00550D9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bl>
    <w:p w:rsidR="00EA722A" w:rsidRDefault="00EA722A" w:rsidP="001360F8">
      <w:pPr>
        <w:widowControl/>
        <w:rPr>
          <w:rFonts w:ascii="宋体" w:eastAsia="宋体" w:hAnsi="宋体" w:cs="宋体"/>
          <w:color w:val="000000"/>
          <w:kern w:val="0"/>
          <w:sz w:val="24"/>
          <w:szCs w:val="24"/>
        </w:rPr>
      </w:pPr>
    </w:p>
    <w:p w:rsidR="001360F8" w:rsidRDefault="001360F8" w:rsidP="001360F8">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t>民族</w:t>
      </w:r>
    </w:p>
    <w:p w:rsidR="00555323" w:rsidRPr="00555323" w:rsidRDefault="001360F8" w:rsidP="001360F8">
      <w:pPr>
        <w:rPr>
          <w:kern w:val="0"/>
          <w:sz w:val="20"/>
          <w:szCs w:val="20"/>
          <w:rPrChange w:id="835" w:author="zhangph" w:date="2017-06-16T15:02:00Z">
            <w:rPr>
              <w:szCs w:val="21"/>
            </w:rPr>
          </w:rPrChange>
        </w:rPr>
      </w:pP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民族</w:instrText>
      </w:r>
      <w:r w:rsidR="00555323">
        <w:rPr>
          <w:rFonts w:hint="eastAsia"/>
        </w:rPr>
        <w:instrText xml:space="preserve">!R2C1:R10C6 </w:instrText>
      </w:r>
      <w:r>
        <w:instrText xml:space="preserve">\a \f 4 \h </w:instrText>
      </w:r>
      <w:r w:rsidR="008942EC">
        <w:instrText xml:space="preserve"> \* MERGEFORMAT </w:instrText>
      </w:r>
      <w:r w:rsidR="00555323">
        <w:fldChar w:fldCharType="separate"/>
      </w:r>
    </w:p>
    <w:tbl>
      <w:tblPr>
        <w:tblW w:w="8779" w:type="dxa"/>
        <w:tblLook w:val="04A0" w:firstRow="1" w:lastRow="0" w:firstColumn="1" w:lastColumn="0" w:noHBand="0" w:noVBand="1"/>
      </w:tblPr>
      <w:tblGrid>
        <w:gridCol w:w="557"/>
        <w:gridCol w:w="1560"/>
        <w:gridCol w:w="2551"/>
        <w:gridCol w:w="1701"/>
        <w:gridCol w:w="1276"/>
        <w:gridCol w:w="1134"/>
        <w:tblGridChange w:id="836">
          <w:tblGrid>
            <w:gridCol w:w="557"/>
            <w:gridCol w:w="1560"/>
            <w:gridCol w:w="2551"/>
            <w:gridCol w:w="1701"/>
            <w:gridCol w:w="1276"/>
            <w:gridCol w:w="1134"/>
          </w:tblGrid>
        </w:tblGridChange>
      </w:tblGrid>
      <w:tr w:rsidR="00555323" w:rsidRPr="00555323" w:rsidTr="00555323">
        <w:trPr>
          <w:divId w:val="2043241780"/>
          <w:trHeight w:val="270"/>
          <w:ins w:id="837" w:author="zhangph" w:date="2017-06-16T15:02:00Z"/>
        </w:trPr>
        <w:tc>
          <w:tcPr>
            <w:tcW w:w="55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38" w:author="zhangph" w:date="2017-06-16T15:02:00Z"/>
                <w:rFonts w:ascii="宋体" w:eastAsia="宋体" w:hAnsi="宋体" w:cs="宋体"/>
                <w:color w:val="000000"/>
                <w:kern w:val="0"/>
                <w:sz w:val="22"/>
                <w:rPrChange w:id="839" w:author="zhangph" w:date="2017-06-16T15:02:00Z">
                  <w:rPr>
                    <w:ins w:id="840" w:author="zhangph" w:date="2017-06-16T15:02:00Z"/>
                    <w:color w:val="000000"/>
                    <w:sz w:val="22"/>
                  </w:rPr>
                </w:rPrChange>
              </w:rPr>
              <w:pPrChange w:id="841" w:author="zhangph" w:date="2017-06-16T15:02:00Z">
                <w:pPr>
                  <w:widowControl/>
                  <w:jc w:val="left"/>
                </w:pPr>
              </w:pPrChange>
            </w:pPr>
            <w:ins w:id="842" w:author="zhangph" w:date="2017-06-16T15:02:00Z">
              <w:r w:rsidRPr="00555323">
                <w:rPr>
                  <w:rFonts w:ascii="宋体" w:eastAsia="宋体" w:hAnsi="宋体" w:cs="宋体" w:hint="eastAsia"/>
                  <w:color w:val="000000"/>
                  <w:kern w:val="0"/>
                  <w:sz w:val="22"/>
                  <w:rPrChange w:id="843" w:author="zhangph" w:date="2017-06-16T15:02:00Z">
                    <w:rPr>
                      <w:rFonts w:hint="eastAsia"/>
                      <w:color w:val="000000"/>
                      <w:sz w:val="22"/>
                    </w:rPr>
                  </w:rPrChange>
                </w:rPr>
                <w:t>序号</w:t>
              </w:r>
            </w:ins>
          </w:p>
        </w:tc>
        <w:tc>
          <w:tcPr>
            <w:tcW w:w="1560"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44" w:author="zhangph" w:date="2017-06-16T15:02:00Z"/>
                <w:rFonts w:ascii="宋体" w:eastAsia="宋体" w:hAnsi="宋体" w:cs="宋体" w:hint="eastAsia"/>
                <w:color w:val="000000"/>
                <w:kern w:val="0"/>
                <w:sz w:val="22"/>
                <w:rPrChange w:id="845" w:author="zhangph" w:date="2017-06-16T15:02:00Z">
                  <w:rPr>
                    <w:ins w:id="846" w:author="zhangph" w:date="2017-06-16T15:02:00Z"/>
                    <w:rFonts w:hint="eastAsia"/>
                  </w:rPr>
                </w:rPrChange>
              </w:rPr>
              <w:pPrChange w:id="847" w:author="zhangph" w:date="2017-06-16T15:02:00Z">
                <w:pPr/>
              </w:pPrChange>
            </w:pPr>
            <w:ins w:id="848" w:author="zhangph" w:date="2017-06-16T15:02:00Z">
              <w:r w:rsidRPr="00555323">
                <w:rPr>
                  <w:rFonts w:ascii="宋体" w:eastAsia="宋体" w:hAnsi="宋体" w:cs="宋体" w:hint="eastAsia"/>
                  <w:color w:val="000000"/>
                  <w:kern w:val="0"/>
                  <w:sz w:val="22"/>
                  <w:rPrChange w:id="849" w:author="zhangph" w:date="2017-06-16T15:02:00Z">
                    <w:rPr>
                      <w:rFonts w:hint="eastAsia"/>
                    </w:rPr>
                  </w:rPrChange>
                </w:rPr>
                <w:t>表名</w:t>
              </w:r>
            </w:ins>
          </w:p>
        </w:tc>
        <w:tc>
          <w:tcPr>
            <w:tcW w:w="2551"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50" w:author="zhangph" w:date="2017-06-16T15:02:00Z"/>
                <w:rFonts w:ascii="宋体" w:eastAsia="宋体" w:hAnsi="宋体" w:cs="宋体" w:hint="eastAsia"/>
                <w:color w:val="000000"/>
                <w:kern w:val="0"/>
                <w:sz w:val="22"/>
                <w:rPrChange w:id="851" w:author="zhangph" w:date="2017-06-16T15:02:00Z">
                  <w:rPr>
                    <w:ins w:id="852" w:author="zhangph" w:date="2017-06-16T15:02:00Z"/>
                    <w:rFonts w:hint="eastAsia"/>
                  </w:rPr>
                </w:rPrChange>
              </w:rPr>
              <w:pPrChange w:id="853" w:author="zhangph" w:date="2017-06-16T15:02:00Z">
                <w:pPr/>
              </w:pPrChange>
            </w:pPr>
            <w:ins w:id="854" w:author="zhangph" w:date="2017-06-16T15:02:00Z">
              <w:r w:rsidRPr="00555323">
                <w:rPr>
                  <w:rFonts w:ascii="宋体" w:eastAsia="宋体" w:hAnsi="宋体" w:cs="宋体" w:hint="eastAsia"/>
                  <w:color w:val="000000"/>
                  <w:kern w:val="0"/>
                  <w:sz w:val="22"/>
                  <w:rPrChange w:id="855" w:author="zhangph" w:date="2017-06-16T15:02:00Z">
                    <w:rPr>
                      <w:rFonts w:hint="eastAsia"/>
                    </w:rPr>
                  </w:rPrChange>
                </w:rPr>
                <w:t>英文名</w:t>
              </w:r>
            </w:ins>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56" w:author="zhangph" w:date="2017-06-16T15:02:00Z"/>
                <w:rFonts w:ascii="宋体" w:eastAsia="宋体" w:hAnsi="宋体" w:cs="宋体" w:hint="eastAsia"/>
                <w:color w:val="000000"/>
                <w:kern w:val="0"/>
                <w:sz w:val="22"/>
                <w:rPrChange w:id="857" w:author="zhangph" w:date="2017-06-16T15:02:00Z">
                  <w:rPr>
                    <w:ins w:id="858" w:author="zhangph" w:date="2017-06-16T15:02:00Z"/>
                    <w:rFonts w:hint="eastAsia"/>
                  </w:rPr>
                </w:rPrChange>
              </w:rPr>
              <w:pPrChange w:id="859" w:author="zhangph" w:date="2017-06-16T15:02:00Z">
                <w:pPr/>
              </w:pPrChange>
            </w:pPr>
            <w:ins w:id="860" w:author="zhangph" w:date="2017-06-16T15:02:00Z">
              <w:r w:rsidRPr="00555323">
                <w:rPr>
                  <w:rFonts w:ascii="宋体" w:eastAsia="宋体" w:hAnsi="宋体" w:cs="宋体" w:hint="eastAsia"/>
                  <w:color w:val="000000"/>
                  <w:kern w:val="0"/>
                  <w:sz w:val="22"/>
                  <w:rPrChange w:id="861" w:author="zhangph" w:date="2017-06-16T15:02:00Z">
                    <w:rPr>
                      <w:rFonts w:hint="eastAsia"/>
                    </w:rPr>
                  </w:rPrChange>
                </w:rPr>
                <w:t>字段</w:t>
              </w:r>
            </w:ins>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62" w:author="zhangph" w:date="2017-06-16T15:02:00Z"/>
                <w:rFonts w:ascii="宋体" w:eastAsia="宋体" w:hAnsi="宋体" w:cs="宋体" w:hint="eastAsia"/>
                <w:color w:val="000000"/>
                <w:kern w:val="0"/>
                <w:sz w:val="22"/>
                <w:rPrChange w:id="863" w:author="zhangph" w:date="2017-06-16T15:02:00Z">
                  <w:rPr>
                    <w:ins w:id="864" w:author="zhangph" w:date="2017-06-16T15:02:00Z"/>
                    <w:rFonts w:hint="eastAsia"/>
                  </w:rPr>
                </w:rPrChange>
              </w:rPr>
              <w:pPrChange w:id="865" w:author="zhangph" w:date="2017-06-16T15:02:00Z">
                <w:pPr/>
              </w:pPrChange>
            </w:pPr>
            <w:ins w:id="866" w:author="zhangph" w:date="2017-06-16T15:02:00Z">
              <w:r w:rsidRPr="00555323">
                <w:rPr>
                  <w:rFonts w:ascii="宋体" w:eastAsia="宋体" w:hAnsi="宋体" w:cs="宋体" w:hint="eastAsia"/>
                  <w:color w:val="000000"/>
                  <w:kern w:val="0"/>
                  <w:sz w:val="22"/>
                  <w:rPrChange w:id="867" w:author="zhangph" w:date="2017-06-16T15:02:00Z">
                    <w:rPr>
                      <w:rFonts w:hint="eastAsia"/>
                    </w:rPr>
                  </w:rPrChange>
                </w:rPr>
                <w:t>值</w:t>
              </w:r>
            </w:ins>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868" w:author="zhangph" w:date="2017-06-16T15:02:00Z"/>
                <w:rFonts w:ascii="宋体" w:eastAsia="宋体" w:hAnsi="宋体" w:cs="宋体" w:hint="eastAsia"/>
                <w:color w:val="000000"/>
                <w:kern w:val="0"/>
                <w:sz w:val="22"/>
                <w:rPrChange w:id="869" w:author="zhangph" w:date="2017-06-16T15:02:00Z">
                  <w:rPr>
                    <w:ins w:id="870" w:author="zhangph" w:date="2017-06-16T15:02:00Z"/>
                    <w:rFonts w:hint="eastAsia"/>
                  </w:rPr>
                </w:rPrChange>
              </w:rPr>
              <w:pPrChange w:id="871" w:author="zhangph" w:date="2017-06-16T15:02:00Z">
                <w:pPr/>
              </w:pPrChange>
            </w:pPr>
            <w:ins w:id="872" w:author="zhangph" w:date="2017-06-16T15:02:00Z">
              <w:r w:rsidRPr="00555323">
                <w:rPr>
                  <w:rFonts w:ascii="宋体" w:eastAsia="宋体" w:hAnsi="宋体" w:cs="宋体" w:hint="eastAsia"/>
                  <w:color w:val="000000"/>
                  <w:kern w:val="0"/>
                  <w:sz w:val="22"/>
                  <w:rPrChange w:id="873" w:author="zhangph" w:date="2017-06-16T15:02:00Z">
                    <w:rPr>
                      <w:rFonts w:hint="eastAsia"/>
                    </w:rPr>
                  </w:rPrChange>
                </w:rPr>
                <w:t>来源</w:t>
              </w:r>
            </w:ins>
          </w:p>
        </w:tc>
      </w:tr>
      <w:tr w:rsidR="00555323" w:rsidRPr="00555323" w:rsidTr="00555323">
        <w:trPr>
          <w:divId w:val="2043241780"/>
          <w:trHeight w:val="270"/>
          <w:ins w:id="874" w:author="zhangph" w:date="2017-06-16T15:02:00Z"/>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75" w:author="zhangph" w:date="2017-06-16T15:02:00Z"/>
                <w:rFonts w:ascii="宋体" w:eastAsia="宋体" w:hAnsi="宋体" w:cs="宋体" w:hint="eastAsia"/>
                <w:color w:val="000000"/>
                <w:kern w:val="0"/>
                <w:sz w:val="22"/>
                <w:rPrChange w:id="876" w:author="zhangph" w:date="2017-06-16T15:02:00Z">
                  <w:rPr>
                    <w:ins w:id="877" w:author="zhangph" w:date="2017-06-16T15:02:00Z"/>
                    <w:rFonts w:hint="eastAsia"/>
                  </w:rPr>
                </w:rPrChange>
              </w:rPr>
              <w:pPrChange w:id="878" w:author="zhangph" w:date="2017-06-16T15:02:00Z">
                <w:pPr/>
              </w:pPrChange>
            </w:pPr>
            <w:ins w:id="879" w:author="zhangph" w:date="2017-06-16T15:02:00Z">
              <w:r w:rsidRPr="00555323">
                <w:rPr>
                  <w:rFonts w:ascii="宋体" w:eastAsia="宋体" w:hAnsi="宋体" w:cs="宋体" w:hint="eastAsia"/>
                  <w:color w:val="000000"/>
                  <w:kern w:val="0"/>
                  <w:sz w:val="22"/>
                  <w:rPrChange w:id="880" w:author="zhangph" w:date="2017-06-16T15:02:00Z">
                    <w:rPr>
                      <w:rFonts w:hint="eastAsia"/>
                    </w:rPr>
                  </w:rPrChange>
                </w:rPr>
                <w:t>1</w:t>
              </w:r>
            </w:ins>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81" w:author="zhangph" w:date="2017-06-16T15:02:00Z"/>
                <w:rFonts w:ascii="宋体" w:eastAsia="宋体" w:hAnsi="宋体" w:cs="宋体" w:hint="eastAsia"/>
                <w:color w:val="000000"/>
                <w:kern w:val="0"/>
                <w:sz w:val="22"/>
                <w:rPrChange w:id="882" w:author="zhangph" w:date="2017-06-16T15:02:00Z">
                  <w:rPr>
                    <w:ins w:id="883" w:author="zhangph" w:date="2017-06-16T15:02:00Z"/>
                    <w:rFonts w:hint="eastAsia"/>
                  </w:rPr>
                </w:rPrChange>
              </w:rPr>
              <w:pPrChange w:id="884" w:author="zhangph" w:date="2017-06-16T15:02:00Z">
                <w:pPr/>
              </w:pPrChange>
            </w:pPr>
            <w:ins w:id="885" w:author="zhangph" w:date="2017-06-16T15:02:00Z">
              <w:r w:rsidRPr="00555323">
                <w:rPr>
                  <w:rFonts w:ascii="宋体" w:eastAsia="宋体" w:hAnsi="宋体" w:cs="宋体" w:hint="eastAsia"/>
                  <w:color w:val="000000"/>
                  <w:kern w:val="0"/>
                  <w:sz w:val="22"/>
                  <w:rPrChange w:id="886" w:author="zhangph" w:date="2017-06-16T15:02:00Z">
                    <w:rPr>
                      <w:rFonts w:hint="eastAsia"/>
                    </w:rPr>
                  </w:rPrChange>
                </w:rPr>
                <w:t>常住人口表</w:t>
              </w:r>
            </w:ins>
          </w:p>
        </w:tc>
        <w:tc>
          <w:tcPr>
            <w:tcW w:w="25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87" w:author="zhangph" w:date="2017-06-16T15:02:00Z"/>
                <w:rFonts w:ascii="宋体" w:eastAsia="宋体" w:hAnsi="宋体" w:cs="宋体" w:hint="eastAsia"/>
                <w:color w:val="000000"/>
                <w:kern w:val="0"/>
                <w:sz w:val="22"/>
                <w:rPrChange w:id="888" w:author="zhangph" w:date="2017-06-16T15:02:00Z">
                  <w:rPr>
                    <w:ins w:id="889" w:author="zhangph" w:date="2017-06-16T15:02:00Z"/>
                    <w:rFonts w:hint="eastAsia"/>
                  </w:rPr>
                </w:rPrChange>
              </w:rPr>
              <w:pPrChange w:id="890" w:author="zhangph" w:date="2017-06-16T15:02:00Z">
                <w:pPr/>
              </w:pPrChange>
            </w:pPr>
            <w:proofErr w:type="spellStart"/>
            <w:ins w:id="891" w:author="zhangph" w:date="2017-06-16T15:02:00Z">
              <w:r w:rsidRPr="00555323">
                <w:rPr>
                  <w:rFonts w:ascii="宋体" w:eastAsia="宋体" w:hAnsi="宋体" w:cs="宋体" w:hint="eastAsia"/>
                  <w:color w:val="000000"/>
                  <w:kern w:val="0"/>
                  <w:sz w:val="22"/>
                  <w:rPrChange w:id="892" w:author="zhangph" w:date="2017-06-16T15:02:00Z">
                    <w:rPr>
                      <w:rFonts w:hint="eastAsia"/>
                    </w:rPr>
                  </w:rPrChange>
                </w:rPr>
                <w:t>gazhk_CZRK</w:t>
              </w:r>
              <w:proofErr w:type="spellEnd"/>
            </w:ins>
          </w:p>
        </w:tc>
        <w:tc>
          <w:tcPr>
            <w:tcW w:w="170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93" w:author="zhangph" w:date="2017-06-16T15:02:00Z"/>
                <w:rFonts w:ascii="宋体" w:eastAsia="宋体" w:hAnsi="宋体" w:cs="宋体" w:hint="eastAsia"/>
                <w:color w:val="000000"/>
                <w:kern w:val="0"/>
                <w:sz w:val="22"/>
                <w:rPrChange w:id="894" w:author="zhangph" w:date="2017-06-16T15:02:00Z">
                  <w:rPr>
                    <w:ins w:id="895" w:author="zhangph" w:date="2017-06-16T15:02:00Z"/>
                    <w:rFonts w:hint="eastAsia"/>
                  </w:rPr>
                </w:rPrChange>
              </w:rPr>
              <w:pPrChange w:id="896" w:author="zhangph" w:date="2017-06-16T15:02:00Z">
                <w:pPr/>
              </w:pPrChange>
            </w:pPr>
            <w:ins w:id="897" w:author="zhangph" w:date="2017-06-16T15:02:00Z">
              <w:r w:rsidRPr="00555323">
                <w:rPr>
                  <w:rFonts w:ascii="宋体" w:eastAsia="宋体" w:hAnsi="宋体" w:cs="宋体" w:hint="eastAsia"/>
                  <w:color w:val="000000"/>
                  <w:kern w:val="0"/>
                  <w:sz w:val="22"/>
                  <w:rPrChange w:id="898" w:author="zhangph" w:date="2017-06-16T15:02:00Z">
                    <w:rPr>
                      <w:rFonts w:hint="eastAsia"/>
                    </w:rPr>
                  </w:rPrChange>
                </w:rPr>
                <w:t>民族</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899" w:author="zhangph" w:date="2017-06-16T15:02:00Z"/>
                <w:rFonts w:ascii="宋体" w:eastAsia="宋体" w:hAnsi="宋体" w:cs="宋体" w:hint="eastAsia"/>
                <w:color w:val="000000"/>
                <w:kern w:val="0"/>
                <w:sz w:val="22"/>
                <w:rPrChange w:id="900" w:author="zhangph" w:date="2017-06-16T15:02:00Z">
                  <w:rPr>
                    <w:ins w:id="901" w:author="zhangph" w:date="2017-06-16T15:02:00Z"/>
                    <w:rFonts w:hint="eastAsia"/>
                  </w:rPr>
                </w:rPrChange>
              </w:rPr>
              <w:pPrChange w:id="902" w:author="zhangph" w:date="2017-06-16T15:02:00Z">
                <w:pPr/>
              </w:pPrChange>
            </w:pPr>
            <w:ins w:id="903" w:author="zhangph" w:date="2017-06-16T15:02:00Z">
              <w:r w:rsidRPr="00555323">
                <w:rPr>
                  <w:rFonts w:ascii="宋体" w:eastAsia="宋体" w:hAnsi="宋体" w:cs="宋体" w:hint="eastAsia"/>
                  <w:color w:val="000000"/>
                  <w:kern w:val="0"/>
                  <w:sz w:val="22"/>
                  <w:rPrChange w:id="904" w:author="zhangph" w:date="2017-06-16T15:02:00Z">
                    <w:rPr>
                      <w:rFonts w:hint="eastAsia"/>
                    </w:rPr>
                  </w:rPrChange>
                </w:rPr>
                <w:t xml:space="preserve">　</w:t>
              </w:r>
            </w:ins>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905" w:author="zhangph" w:date="2017-06-16T15:02:00Z"/>
                <w:rFonts w:ascii="宋体" w:eastAsia="宋体" w:hAnsi="宋体" w:cs="宋体" w:hint="eastAsia"/>
                <w:color w:val="000000"/>
                <w:kern w:val="0"/>
                <w:sz w:val="22"/>
                <w:rPrChange w:id="906" w:author="zhangph" w:date="2017-06-16T15:02:00Z">
                  <w:rPr>
                    <w:ins w:id="907" w:author="zhangph" w:date="2017-06-16T15:02:00Z"/>
                    <w:rFonts w:hint="eastAsia"/>
                  </w:rPr>
                </w:rPrChange>
              </w:rPr>
              <w:pPrChange w:id="908" w:author="zhangph" w:date="2017-06-16T15:02:00Z">
                <w:pPr/>
              </w:pPrChange>
            </w:pPr>
            <w:ins w:id="909" w:author="zhangph" w:date="2017-06-16T15:02:00Z">
              <w:r w:rsidRPr="00555323">
                <w:rPr>
                  <w:rFonts w:ascii="宋体" w:eastAsia="宋体" w:hAnsi="宋体" w:cs="宋体" w:hint="eastAsia"/>
                  <w:color w:val="000000"/>
                  <w:kern w:val="0"/>
                  <w:sz w:val="22"/>
                  <w:rPrChange w:id="910" w:author="zhangph" w:date="2017-06-16T15:02:00Z">
                    <w:rPr>
                      <w:rFonts w:hint="eastAsia"/>
                    </w:rPr>
                  </w:rPrChange>
                </w:rPr>
                <w:t>市云</w:t>
              </w:r>
            </w:ins>
          </w:p>
        </w:tc>
      </w:tr>
      <w:tr w:rsidR="00555323" w:rsidRPr="00555323" w:rsidTr="00555323">
        <w:trPr>
          <w:divId w:val="2043241780"/>
          <w:trHeight w:val="270"/>
          <w:ins w:id="911"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912" w:author="zhangph" w:date="2017-06-16T15:02:00Z"/>
                <w:rFonts w:ascii="宋体" w:eastAsia="宋体" w:hAnsi="宋体" w:cs="宋体"/>
                <w:color w:val="000000"/>
                <w:kern w:val="0"/>
                <w:sz w:val="22"/>
                <w:rPrChange w:id="913" w:author="zhangph" w:date="2017-06-16T15:02:00Z">
                  <w:rPr>
                    <w:ins w:id="914" w:author="zhangph" w:date="2017-06-16T15:02:00Z"/>
                  </w:rPr>
                </w:rPrChange>
              </w:rPr>
              <w:pPrChange w:id="915" w:author="zhangph" w:date="2017-06-16T15:02:00Z">
                <w:pPr/>
              </w:pPrChange>
            </w:pPr>
          </w:p>
        </w:tc>
        <w:tc>
          <w:tcPr>
            <w:tcW w:w="1560"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916" w:author="zhangph" w:date="2017-06-16T15:02:00Z"/>
                <w:rFonts w:ascii="宋体" w:eastAsia="宋体" w:hAnsi="宋体" w:cs="宋体"/>
                <w:color w:val="000000"/>
                <w:kern w:val="0"/>
                <w:sz w:val="22"/>
                <w:rPrChange w:id="917" w:author="zhangph" w:date="2017-06-16T15:02:00Z">
                  <w:rPr>
                    <w:ins w:id="918" w:author="zhangph" w:date="2017-06-16T15:02:00Z"/>
                  </w:rPr>
                </w:rPrChange>
              </w:rPr>
              <w:pPrChange w:id="919" w:author="zhangph" w:date="2017-06-16T15:02:00Z">
                <w:pPr/>
              </w:pPrChange>
            </w:pPr>
          </w:p>
        </w:tc>
        <w:tc>
          <w:tcPr>
            <w:tcW w:w="255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920" w:author="zhangph" w:date="2017-06-16T15:02:00Z"/>
                <w:rFonts w:ascii="宋体" w:eastAsia="宋体" w:hAnsi="宋体" w:cs="宋体"/>
                <w:color w:val="000000"/>
                <w:kern w:val="0"/>
                <w:sz w:val="22"/>
                <w:rPrChange w:id="921" w:author="zhangph" w:date="2017-06-16T15:02:00Z">
                  <w:rPr>
                    <w:ins w:id="922" w:author="zhangph" w:date="2017-06-16T15:02:00Z"/>
                  </w:rPr>
                </w:rPrChange>
              </w:rPr>
              <w:pPrChange w:id="923" w:author="zhangph" w:date="2017-06-16T15:02:00Z">
                <w:pPr/>
              </w:pPrChange>
            </w:pPr>
          </w:p>
        </w:tc>
        <w:tc>
          <w:tcPr>
            <w:tcW w:w="1701" w:type="dxa"/>
            <w:tcBorders>
              <w:top w:val="nil"/>
              <w:left w:val="nil"/>
              <w:bottom w:val="single" w:sz="4" w:space="0" w:color="auto"/>
              <w:right w:val="single" w:sz="4" w:space="0" w:color="auto"/>
            </w:tcBorders>
            <w:shd w:val="clear" w:color="auto" w:fill="auto"/>
            <w:noWrap/>
            <w:vAlign w:val="bottom"/>
            <w:hideMark/>
          </w:tcPr>
          <w:p w:rsidR="00555323" w:rsidRPr="00555323" w:rsidRDefault="00555323" w:rsidP="00555323">
            <w:pPr>
              <w:widowControl/>
              <w:jc w:val="left"/>
              <w:rPr>
                <w:ins w:id="924" w:author="zhangph" w:date="2017-06-16T15:02:00Z"/>
                <w:rFonts w:ascii="宋体" w:eastAsia="宋体" w:hAnsi="宋体" w:cs="宋体" w:hint="eastAsia"/>
                <w:color w:val="000000"/>
                <w:kern w:val="0"/>
                <w:sz w:val="22"/>
                <w:rPrChange w:id="925" w:author="zhangph" w:date="2017-06-16T15:02:00Z">
                  <w:rPr>
                    <w:ins w:id="926" w:author="zhangph" w:date="2017-06-16T15:02:00Z"/>
                    <w:rFonts w:hint="eastAsia"/>
                  </w:rPr>
                </w:rPrChange>
              </w:rPr>
              <w:pPrChange w:id="927" w:author="zhangph" w:date="2017-06-16T15:02:00Z">
                <w:pPr/>
              </w:pPrChange>
            </w:pPr>
            <w:ins w:id="928" w:author="zhangph" w:date="2017-06-16T15:02:00Z">
              <w:r w:rsidRPr="00555323">
                <w:rPr>
                  <w:rFonts w:ascii="宋体" w:eastAsia="宋体" w:hAnsi="宋体" w:cs="宋体" w:hint="eastAsia"/>
                  <w:color w:val="000000"/>
                  <w:kern w:val="0"/>
                  <w:sz w:val="22"/>
                  <w:rPrChange w:id="929" w:author="zhangph" w:date="2017-06-16T15:02:00Z">
                    <w:rPr>
                      <w:rFonts w:hint="eastAsia"/>
                    </w:rPr>
                  </w:rPrChange>
                </w:rPr>
                <w:t>身份证号码</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930" w:author="zhangph" w:date="2017-06-16T15:02:00Z"/>
                <w:rFonts w:ascii="宋体" w:eastAsia="宋体" w:hAnsi="宋体" w:cs="宋体" w:hint="eastAsia"/>
                <w:color w:val="000000"/>
                <w:kern w:val="0"/>
                <w:sz w:val="22"/>
                <w:rPrChange w:id="931" w:author="zhangph" w:date="2017-06-16T15:02:00Z">
                  <w:rPr>
                    <w:ins w:id="932" w:author="zhangph" w:date="2017-06-16T15:02:00Z"/>
                    <w:rFonts w:hint="eastAsia"/>
                  </w:rPr>
                </w:rPrChange>
              </w:rPr>
              <w:pPrChange w:id="933" w:author="zhangph" w:date="2017-06-16T15:02:00Z">
                <w:pPr/>
              </w:pPrChange>
            </w:pPr>
            <w:ins w:id="934" w:author="zhangph" w:date="2017-06-16T15:02:00Z">
              <w:r w:rsidRPr="00555323">
                <w:rPr>
                  <w:rFonts w:ascii="宋体" w:eastAsia="宋体" w:hAnsi="宋体" w:cs="宋体" w:hint="eastAsia"/>
                  <w:color w:val="000000"/>
                  <w:kern w:val="0"/>
                  <w:sz w:val="22"/>
                  <w:rPrChange w:id="935" w:author="zhangph" w:date="2017-06-16T15:02:00Z">
                    <w:rPr>
                      <w:rFonts w:hint="eastAsia"/>
                    </w:rPr>
                  </w:rPrChange>
                </w:rPr>
                <w:t xml:space="preserve">　</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936" w:author="zhangph" w:date="2017-06-16T15:02:00Z"/>
                <w:rFonts w:ascii="宋体" w:eastAsia="宋体" w:hAnsi="宋体" w:cs="宋体"/>
                <w:color w:val="000000"/>
                <w:kern w:val="0"/>
                <w:sz w:val="22"/>
                <w:rPrChange w:id="937" w:author="zhangph" w:date="2017-06-16T15:02:00Z">
                  <w:rPr>
                    <w:ins w:id="938" w:author="zhangph" w:date="2017-06-16T15:02:00Z"/>
                  </w:rPr>
                </w:rPrChange>
              </w:rPr>
              <w:pPrChange w:id="939" w:author="zhangph" w:date="2017-06-16T15:02:00Z">
                <w:pPr/>
              </w:pPrChange>
            </w:pPr>
          </w:p>
        </w:tc>
      </w:tr>
      <w:tr w:rsidR="00555323" w:rsidRPr="00555323" w:rsidTr="00555323">
        <w:trPr>
          <w:divId w:val="2043241780"/>
          <w:trHeight w:val="270"/>
          <w:ins w:id="940"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941" w:author="zhangph" w:date="2017-06-16T15:02:00Z"/>
                <w:rFonts w:ascii="宋体" w:eastAsia="宋体" w:hAnsi="宋体" w:cs="宋体"/>
                <w:color w:val="000000"/>
                <w:kern w:val="0"/>
                <w:sz w:val="22"/>
                <w:rPrChange w:id="942" w:author="zhangph" w:date="2017-06-16T15:02:00Z">
                  <w:rPr>
                    <w:ins w:id="943" w:author="zhangph" w:date="2017-06-16T15:02:00Z"/>
                  </w:rPr>
                </w:rPrChange>
              </w:rPr>
              <w:pPrChange w:id="944" w:author="zhangph" w:date="2017-06-16T15:02:00Z">
                <w:pPr/>
              </w:pPrChange>
            </w:pPr>
          </w:p>
        </w:tc>
        <w:tc>
          <w:tcPr>
            <w:tcW w:w="1560"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945" w:author="zhangph" w:date="2017-06-16T15:02:00Z"/>
                <w:rFonts w:ascii="宋体" w:eastAsia="宋体" w:hAnsi="宋体" w:cs="宋体"/>
                <w:color w:val="000000"/>
                <w:kern w:val="0"/>
                <w:sz w:val="22"/>
                <w:rPrChange w:id="946" w:author="zhangph" w:date="2017-06-16T15:02:00Z">
                  <w:rPr>
                    <w:ins w:id="947" w:author="zhangph" w:date="2017-06-16T15:02:00Z"/>
                  </w:rPr>
                </w:rPrChange>
              </w:rPr>
              <w:pPrChange w:id="948" w:author="zhangph" w:date="2017-06-16T15:02:00Z">
                <w:pPr/>
              </w:pPrChange>
            </w:pPr>
          </w:p>
        </w:tc>
        <w:tc>
          <w:tcPr>
            <w:tcW w:w="255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949" w:author="zhangph" w:date="2017-06-16T15:02:00Z"/>
                <w:rFonts w:ascii="宋体" w:eastAsia="宋体" w:hAnsi="宋体" w:cs="宋体"/>
                <w:color w:val="000000"/>
                <w:kern w:val="0"/>
                <w:sz w:val="22"/>
                <w:rPrChange w:id="950" w:author="zhangph" w:date="2017-06-16T15:02:00Z">
                  <w:rPr>
                    <w:ins w:id="951" w:author="zhangph" w:date="2017-06-16T15:02:00Z"/>
                  </w:rPr>
                </w:rPrChange>
              </w:rPr>
              <w:pPrChange w:id="952" w:author="zhangph" w:date="2017-06-16T15:02:00Z">
                <w:pPr/>
              </w:pPrChange>
            </w:pPr>
          </w:p>
        </w:tc>
        <w:tc>
          <w:tcPr>
            <w:tcW w:w="170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953" w:author="zhangph" w:date="2017-06-16T15:02:00Z"/>
                <w:rFonts w:ascii="宋体" w:eastAsia="宋体" w:hAnsi="宋体" w:cs="宋体" w:hint="eastAsia"/>
                <w:color w:val="000000"/>
                <w:kern w:val="0"/>
                <w:sz w:val="22"/>
                <w:rPrChange w:id="954" w:author="zhangph" w:date="2017-06-16T15:02:00Z">
                  <w:rPr>
                    <w:ins w:id="955" w:author="zhangph" w:date="2017-06-16T15:02:00Z"/>
                    <w:rFonts w:hint="eastAsia"/>
                  </w:rPr>
                </w:rPrChange>
              </w:rPr>
              <w:pPrChange w:id="956" w:author="zhangph" w:date="2017-06-16T15:02:00Z">
                <w:pPr/>
              </w:pPrChange>
            </w:pPr>
            <w:ins w:id="957" w:author="zhangph" w:date="2017-06-16T15:02:00Z">
              <w:r w:rsidRPr="00555323">
                <w:rPr>
                  <w:rFonts w:ascii="宋体" w:eastAsia="宋体" w:hAnsi="宋体" w:cs="宋体" w:hint="eastAsia"/>
                  <w:color w:val="000000"/>
                  <w:kern w:val="0"/>
                  <w:sz w:val="22"/>
                  <w:rPrChange w:id="958" w:author="zhangph" w:date="2017-06-16T15:02:00Z">
                    <w:rPr>
                      <w:rFonts w:hint="eastAsia"/>
                    </w:rPr>
                  </w:rPrChange>
                </w:rPr>
                <w:t>有效标志</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959" w:author="zhangph" w:date="2017-06-16T15:02:00Z"/>
                <w:rFonts w:ascii="宋体" w:eastAsia="宋体" w:hAnsi="宋体" w:cs="宋体" w:hint="eastAsia"/>
                <w:color w:val="000000"/>
                <w:kern w:val="0"/>
                <w:sz w:val="22"/>
                <w:rPrChange w:id="960" w:author="zhangph" w:date="2017-06-16T15:02:00Z">
                  <w:rPr>
                    <w:ins w:id="961" w:author="zhangph" w:date="2017-06-16T15:02:00Z"/>
                    <w:rFonts w:hint="eastAsia"/>
                  </w:rPr>
                </w:rPrChange>
              </w:rPr>
              <w:pPrChange w:id="962" w:author="zhangph" w:date="2017-06-16T15:02:00Z">
                <w:pPr/>
              </w:pPrChange>
            </w:pPr>
            <w:ins w:id="963" w:author="zhangph" w:date="2017-06-16T15:02:00Z">
              <w:r w:rsidRPr="00555323">
                <w:rPr>
                  <w:rFonts w:ascii="宋体" w:eastAsia="宋体" w:hAnsi="宋体" w:cs="宋体" w:hint="eastAsia"/>
                  <w:color w:val="000000"/>
                  <w:kern w:val="0"/>
                  <w:sz w:val="22"/>
                  <w:rPrChange w:id="964" w:author="zhangph" w:date="2017-06-16T15:02:00Z">
                    <w:rPr>
                      <w:rFonts w:hint="eastAsia"/>
                    </w:rPr>
                  </w:rPrChange>
                </w:rPr>
                <w:t>"</w:t>
              </w:r>
              <w:r w:rsidRPr="00555323">
                <w:rPr>
                  <w:rFonts w:ascii="宋体" w:eastAsia="宋体" w:hAnsi="宋体" w:cs="宋体" w:hint="eastAsia"/>
                  <w:color w:val="000000"/>
                  <w:kern w:val="0"/>
                  <w:sz w:val="22"/>
                  <w:rPrChange w:id="965" w:author="zhangph" w:date="2017-06-16T15:02:00Z">
                    <w:rPr>
                      <w:rFonts w:hint="eastAsia"/>
                    </w:rPr>
                  </w:rPrChange>
                </w:rPr>
                <w:t>有效</w:t>
              </w:r>
              <w:r w:rsidRPr="00555323">
                <w:rPr>
                  <w:rFonts w:ascii="宋体" w:eastAsia="宋体" w:hAnsi="宋体" w:cs="宋体" w:hint="eastAsia"/>
                  <w:color w:val="000000"/>
                  <w:kern w:val="0"/>
                  <w:sz w:val="22"/>
                  <w:rPrChange w:id="966" w:author="zhangph" w:date="2017-06-16T15:02:00Z">
                    <w:rPr>
                      <w:rFonts w:hint="eastAsia"/>
                    </w:rPr>
                  </w:rPrChange>
                </w:rPr>
                <w:t>"</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967" w:author="zhangph" w:date="2017-06-16T15:02:00Z"/>
                <w:rFonts w:ascii="宋体" w:eastAsia="宋体" w:hAnsi="宋体" w:cs="宋体"/>
                <w:color w:val="000000"/>
                <w:kern w:val="0"/>
                <w:sz w:val="22"/>
                <w:rPrChange w:id="968" w:author="zhangph" w:date="2017-06-16T15:02:00Z">
                  <w:rPr>
                    <w:ins w:id="969" w:author="zhangph" w:date="2017-06-16T15:02:00Z"/>
                  </w:rPr>
                </w:rPrChange>
              </w:rPr>
              <w:pPrChange w:id="970" w:author="zhangph" w:date="2017-06-16T15:02:00Z">
                <w:pPr/>
              </w:pPrChange>
            </w:pPr>
          </w:p>
        </w:tc>
      </w:tr>
      <w:tr w:rsidR="00555323" w:rsidRPr="00555323" w:rsidTr="00555323">
        <w:trPr>
          <w:divId w:val="2043241780"/>
          <w:trHeight w:val="270"/>
          <w:ins w:id="971"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972" w:author="zhangph" w:date="2017-06-16T15:02:00Z"/>
                <w:rFonts w:ascii="宋体" w:eastAsia="宋体" w:hAnsi="宋体" w:cs="宋体"/>
                <w:color w:val="000000"/>
                <w:kern w:val="0"/>
                <w:sz w:val="22"/>
                <w:rPrChange w:id="973" w:author="zhangph" w:date="2017-06-16T15:02:00Z">
                  <w:rPr>
                    <w:ins w:id="974" w:author="zhangph" w:date="2017-06-16T15:02:00Z"/>
                  </w:rPr>
                </w:rPrChange>
              </w:rPr>
              <w:pPrChange w:id="975" w:author="zhangph" w:date="2017-06-16T15:02:00Z">
                <w:pPr/>
              </w:pPrChange>
            </w:pPr>
          </w:p>
        </w:tc>
        <w:tc>
          <w:tcPr>
            <w:tcW w:w="1560"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976" w:author="zhangph" w:date="2017-06-16T15:02:00Z"/>
                <w:rFonts w:ascii="宋体" w:eastAsia="宋体" w:hAnsi="宋体" w:cs="宋体"/>
                <w:color w:val="000000"/>
                <w:kern w:val="0"/>
                <w:sz w:val="22"/>
                <w:rPrChange w:id="977" w:author="zhangph" w:date="2017-06-16T15:02:00Z">
                  <w:rPr>
                    <w:ins w:id="978" w:author="zhangph" w:date="2017-06-16T15:02:00Z"/>
                  </w:rPr>
                </w:rPrChange>
              </w:rPr>
              <w:pPrChange w:id="979" w:author="zhangph" w:date="2017-06-16T15:02:00Z">
                <w:pPr/>
              </w:pPrChange>
            </w:pPr>
          </w:p>
        </w:tc>
        <w:tc>
          <w:tcPr>
            <w:tcW w:w="255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980" w:author="zhangph" w:date="2017-06-16T15:02:00Z"/>
                <w:rFonts w:ascii="宋体" w:eastAsia="宋体" w:hAnsi="宋体" w:cs="宋体"/>
                <w:color w:val="000000"/>
                <w:kern w:val="0"/>
                <w:sz w:val="22"/>
                <w:rPrChange w:id="981" w:author="zhangph" w:date="2017-06-16T15:02:00Z">
                  <w:rPr>
                    <w:ins w:id="982" w:author="zhangph" w:date="2017-06-16T15:02:00Z"/>
                  </w:rPr>
                </w:rPrChange>
              </w:rPr>
              <w:pPrChange w:id="983" w:author="zhangph" w:date="2017-06-16T15:02:00Z">
                <w:pPr/>
              </w:pPrChange>
            </w:pPr>
          </w:p>
        </w:tc>
        <w:tc>
          <w:tcPr>
            <w:tcW w:w="170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984" w:author="zhangph" w:date="2017-06-16T15:02:00Z"/>
                <w:rFonts w:ascii="宋体" w:eastAsia="宋体" w:hAnsi="宋体" w:cs="宋体" w:hint="eastAsia"/>
                <w:color w:val="000000"/>
                <w:kern w:val="0"/>
                <w:sz w:val="22"/>
                <w:rPrChange w:id="985" w:author="zhangph" w:date="2017-06-16T15:02:00Z">
                  <w:rPr>
                    <w:ins w:id="986" w:author="zhangph" w:date="2017-06-16T15:02:00Z"/>
                    <w:rFonts w:hint="eastAsia"/>
                  </w:rPr>
                </w:rPrChange>
              </w:rPr>
              <w:pPrChange w:id="987" w:author="zhangph" w:date="2017-06-16T15:02:00Z">
                <w:pPr/>
              </w:pPrChange>
            </w:pPr>
            <w:ins w:id="988" w:author="zhangph" w:date="2017-06-16T15:02:00Z">
              <w:r w:rsidRPr="00555323">
                <w:rPr>
                  <w:rFonts w:ascii="宋体" w:eastAsia="宋体" w:hAnsi="宋体" w:cs="宋体" w:hint="eastAsia"/>
                  <w:color w:val="000000"/>
                  <w:kern w:val="0"/>
                  <w:sz w:val="22"/>
                  <w:rPrChange w:id="989" w:author="zhangph" w:date="2017-06-16T15:02:00Z">
                    <w:rPr>
                      <w:rFonts w:hint="eastAsia"/>
                    </w:rPr>
                  </w:rPrChange>
                </w:rPr>
                <w:t>户籍地</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990" w:author="zhangph" w:date="2017-06-16T15:02:00Z"/>
                <w:rFonts w:ascii="宋体" w:eastAsia="宋体" w:hAnsi="宋体" w:cs="宋体" w:hint="eastAsia"/>
                <w:color w:val="000000"/>
                <w:kern w:val="0"/>
                <w:sz w:val="22"/>
                <w:rPrChange w:id="991" w:author="zhangph" w:date="2017-06-16T15:02:00Z">
                  <w:rPr>
                    <w:ins w:id="992" w:author="zhangph" w:date="2017-06-16T15:02:00Z"/>
                    <w:rFonts w:hint="eastAsia"/>
                  </w:rPr>
                </w:rPrChange>
              </w:rPr>
              <w:pPrChange w:id="993" w:author="zhangph" w:date="2017-06-16T15:02:00Z">
                <w:pPr/>
              </w:pPrChange>
            </w:pPr>
            <w:ins w:id="994" w:author="zhangph" w:date="2017-06-16T15:02:00Z">
              <w:r w:rsidRPr="00555323">
                <w:rPr>
                  <w:rFonts w:ascii="宋体" w:eastAsia="宋体" w:hAnsi="宋体" w:cs="宋体" w:hint="eastAsia"/>
                  <w:color w:val="000000"/>
                  <w:kern w:val="0"/>
                  <w:sz w:val="22"/>
                  <w:rPrChange w:id="995" w:author="zhangph" w:date="2017-06-16T15:02:00Z">
                    <w:rPr>
                      <w:rFonts w:hint="eastAsia"/>
                    </w:rPr>
                  </w:rPrChange>
                </w:rPr>
                <w:t>"</w:t>
              </w:r>
              <w:r w:rsidRPr="00555323">
                <w:rPr>
                  <w:rFonts w:ascii="宋体" w:eastAsia="宋体" w:hAnsi="宋体" w:cs="宋体" w:hint="eastAsia"/>
                  <w:color w:val="000000"/>
                  <w:kern w:val="0"/>
                  <w:sz w:val="22"/>
                  <w:rPrChange w:id="996" w:author="zhangph" w:date="2017-06-16T15:02:00Z">
                    <w:rPr>
                      <w:rFonts w:hint="eastAsia"/>
                    </w:rPr>
                  </w:rPrChange>
                </w:rPr>
                <w:t>萧山</w:t>
              </w:r>
              <w:r w:rsidRPr="00555323">
                <w:rPr>
                  <w:rFonts w:ascii="宋体" w:eastAsia="宋体" w:hAnsi="宋体" w:cs="宋体" w:hint="eastAsia"/>
                  <w:color w:val="000000"/>
                  <w:kern w:val="0"/>
                  <w:sz w:val="22"/>
                  <w:rPrChange w:id="997" w:author="zhangph" w:date="2017-06-16T15:02:00Z">
                    <w:rPr>
                      <w:rFonts w:hint="eastAsia"/>
                    </w:rPr>
                  </w:rPrChange>
                </w:rPr>
                <w:t>"</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998" w:author="zhangph" w:date="2017-06-16T15:02:00Z"/>
                <w:rFonts w:ascii="宋体" w:eastAsia="宋体" w:hAnsi="宋体" w:cs="宋体"/>
                <w:color w:val="000000"/>
                <w:kern w:val="0"/>
                <w:sz w:val="22"/>
                <w:rPrChange w:id="999" w:author="zhangph" w:date="2017-06-16T15:02:00Z">
                  <w:rPr>
                    <w:ins w:id="1000" w:author="zhangph" w:date="2017-06-16T15:02:00Z"/>
                  </w:rPr>
                </w:rPrChange>
              </w:rPr>
              <w:pPrChange w:id="1001" w:author="zhangph" w:date="2017-06-16T15:02:00Z">
                <w:pPr/>
              </w:pPrChange>
            </w:pPr>
          </w:p>
        </w:tc>
      </w:tr>
      <w:tr w:rsidR="00555323" w:rsidRPr="00555323" w:rsidTr="00555323">
        <w:trPr>
          <w:divId w:val="2043241780"/>
          <w:trHeight w:val="270"/>
          <w:ins w:id="1002" w:author="zhangph" w:date="2017-06-16T15:02:00Z"/>
        </w:trPr>
        <w:tc>
          <w:tcPr>
            <w:tcW w:w="557"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555323" w:rsidRPr="00555323" w:rsidRDefault="00555323" w:rsidP="00555323">
            <w:pPr>
              <w:widowControl/>
              <w:jc w:val="left"/>
              <w:rPr>
                <w:ins w:id="1003" w:author="zhangph" w:date="2017-06-16T15:02:00Z"/>
                <w:rFonts w:ascii="宋体" w:eastAsia="宋体" w:hAnsi="宋体" w:cs="宋体" w:hint="eastAsia"/>
                <w:color w:val="000000"/>
                <w:kern w:val="0"/>
                <w:sz w:val="22"/>
                <w:rPrChange w:id="1004" w:author="zhangph" w:date="2017-06-16T15:02:00Z">
                  <w:rPr>
                    <w:ins w:id="1005" w:author="zhangph" w:date="2017-06-16T15:02:00Z"/>
                    <w:rFonts w:hint="eastAsia"/>
                  </w:rPr>
                </w:rPrChange>
              </w:rPr>
              <w:pPrChange w:id="1006" w:author="zhangph" w:date="2017-06-16T15:02:00Z">
                <w:pPr/>
              </w:pPrChange>
            </w:pPr>
            <w:ins w:id="1007" w:author="zhangph" w:date="2017-06-16T15:02:00Z">
              <w:r w:rsidRPr="00555323">
                <w:rPr>
                  <w:rFonts w:ascii="宋体" w:eastAsia="宋体" w:hAnsi="宋体" w:cs="宋体" w:hint="eastAsia"/>
                  <w:color w:val="000000"/>
                  <w:kern w:val="0"/>
                  <w:sz w:val="22"/>
                  <w:rPrChange w:id="1008" w:author="zhangph" w:date="2017-06-16T15:02:00Z">
                    <w:rPr>
                      <w:rFonts w:hint="eastAsia"/>
                    </w:rPr>
                  </w:rPrChange>
                </w:rPr>
                <w:t>2</w:t>
              </w:r>
            </w:ins>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009" w:author="zhangph" w:date="2017-06-16T15:02:00Z"/>
                <w:rFonts w:ascii="宋体" w:eastAsia="宋体" w:hAnsi="宋体" w:cs="宋体" w:hint="eastAsia"/>
                <w:color w:val="000000"/>
                <w:kern w:val="0"/>
                <w:sz w:val="22"/>
                <w:rPrChange w:id="1010" w:author="zhangph" w:date="2017-06-16T15:02:00Z">
                  <w:rPr>
                    <w:ins w:id="1011" w:author="zhangph" w:date="2017-06-16T15:02:00Z"/>
                    <w:rFonts w:hint="eastAsia"/>
                  </w:rPr>
                </w:rPrChange>
              </w:rPr>
              <w:pPrChange w:id="1012" w:author="zhangph" w:date="2017-06-16T15:02:00Z">
                <w:pPr/>
              </w:pPrChange>
            </w:pPr>
            <w:ins w:id="1013" w:author="zhangph" w:date="2017-06-16T15:02:00Z">
              <w:r w:rsidRPr="00555323">
                <w:rPr>
                  <w:rFonts w:ascii="宋体" w:eastAsia="宋体" w:hAnsi="宋体" w:cs="宋体" w:hint="eastAsia"/>
                  <w:color w:val="000000"/>
                  <w:kern w:val="0"/>
                  <w:sz w:val="22"/>
                  <w:rPrChange w:id="1014" w:author="zhangph" w:date="2017-06-16T15:02:00Z">
                    <w:rPr>
                      <w:rFonts w:hint="eastAsia"/>
                    </w:rPr>
                  </w:rPrChange>
                </w:rPr>
                <w:t>流动人口表</w:t>
              </w:r>
            </w:ins>
          </w:p>
        </w:tc>
        <w:tc>
          <w:tcPr>
            <w:tcW w:w="25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015" w:author="zhangph" w:date="2017-06-16T15:02:00Z"/>
                <w:rFonts w:ascii="宋体" w:eastAsia="宋体" w:hAnsi="宋体" w:cs="宋体" w:hint="eastAsia"/>
                <w:color w:val="000000"/>
                <w:kern w:val="0"/>
                <w:sz w:val="22"/>
                <w:rPrChange w:id="1016" w:author="zhangph" w:date="2017-06-16T15:02:00Z">
                  <w:rPr>
                    <w:ins w:id="1017" w:author="zhangph" w:date="2017-06-16T15:02:00Z"/>
                    <w:rFonts w:hint="eastAsia"/>
                  </w:rPr>
                </w:rPrChange>
              </w:rPr>
              <w:pPrChange w:id="1018" w:author="zhangph" w:date="2017-06-16T15:02:00Z">
                <w:pPr/>
              </w:pPrChange>
            </w:pPr>
            <w:proofErr w:type="spellStart"/>
            <w:ins w:id="1019" w:author="zhangph" w:date="2017-06-16T15:02:00Z">
              <w:r w:rsidRPr="00555323">
                <w:rPr>
                  <w:rFonts w:ascii="宋体" w:eastAsia="宋体" w:hAnsi="宋体" w:cs="宋体" w:hint="eastAsia"/>
                  <w:color w:val="000000"/>
                  <w:kern w:val="0"/>
                  <w:sz w:val="22"/>
                  <w:rPrChange w:id="1020" w:author="zhangph" w:date="2017-06-16T15:02:00Z">
                    <w:rPr>
                      <w:rFonts w:hint="eastAsia"/>
                    </w:rPr>
                  </w:rPrChange>
                </w:rPr>
                <w:t>gazhk_NEWZZRK_JB_TAB</w:t>
              </w:r>
              <w:proofErr w:type="spellEnd"/>
            </w:ins>
          </w:p>
        </w:tc>
        <w:tc>
          <w:tcPr>
            <w:tcW w:w="170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021" w:author="zhangph" w:date="2017-06-16T15:02:00Z"/>
                <w:rFonts w:ascii="宋体" w:eastAsia="宋体" w:hAnsi="宋体" w:cs="宋体" w:hint="eastAsia"/>
                <w:color w:val="000000"/>
                <w:kern w:val="0"/>
                <w:sz w:val="22"/>
                <w:rPrChange w:id="1022" w:author="zhangph" w:date="2017-06-16T15:02:00Z">
                  <w:rPr>
                    <w:ins w:id="1023" w:author="zhangph" w:date="2017-06-16T15:02:00Z"/>
                    <w:rFonts w:hint="eastAsia"/>
                  </w:rPr>
                </w:rPrChange>
              </w:rPr>
              <w:pPrChange w:id="1024" w:author="zhangph" w:date="2017-06-16T15:02:00Z">
                <w:pPr/>
              </w:pPrChange>
            </w:pPr>
            <w:ins w:id="1025" w:author="zhangph" w:date="2017-06-16T15:02:00Z">
              <w:r w:rsidRPr="00555323">
                <w:rPr>
                  <w:rFonts w:ascii="宋体" w:eastAsia="宋体" w:hAnsi="宋体" w:cs="宋体" w:hint="eastAsia"/>
                  <w:color w:val="000000"/>
                  <w:kern w:val="0"/>
                  <w:sz w:val="22"/>
                  <w:rPrChange w:id="1026" w:author="zhangph" w:date="2017-06-16T15:02:00Z">
                    <w:rPr>
                      <w:rFonts w:hint="eastAsia"/>
                    </w:rPr>
                  </w:rPrChange>
                </w:rPr>
                <w:t>民族</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027" w:author="zhangph" w:date="2017-06-16T15:02:00Z"/>
                <w:rFonts w:ascii="宋体" w:eastAsia="宋体" w:hAnsi="宋体" w:cs="宋体" w:hint="eastAsia"/>
                <w:color w:val="000000"/>
                <w:kern w:val="0"/>
                <w:sz w:val="22"/>
                <w:rPrChange w:id="1028" w:author="zhangph" w:date="2017-06-16T15:02:00Z">
                  <w:rPr>
                    <w:ins w:id="1029" w:author="zhangph" w:date="2017-06-16T15:02:00Z"/>
                    <w:rFonts w:hint="eastAsia"/>
                  </w:rPr>
                </w:rPrChange>
              </w:rPr>
              <w:pPrChange w:id="1030" w:author="zhangph" w:date="2017-06-16T15:02:00Z">
                <w:pPr/>
              </w:pPrChange>
            </w:pPr>
            <w:ins w:id="1031" w:author="zhangph" w:date="2017-06-16T15:02:00Z">
              <w:r w:rsidRPr="00555323">
                <w:rPr>
                  <w:rFonts w:ascii="宋体" w:eastAsia="宋体" w:hAnsi="宋体" w:cs="宋体" w:hint="eastAsia"/>
                  <w:color w:val="000000"/>
                  <w:kern w:val="0"/>
                  <w:sz w:val="22"/>
                  <w:rPrChange w:id="1032" w:author="zhangph" w:date="2017-06-16T15:02:00Z">
                    <w:rPr>
                      <w:rFonts w:hint="eastAsia"/>
                    </w:rPr>
                  </w:rPrChange>
                </w:rPr>
                <w:t xml:space="preserve">　</w:t>
              </w:r>
            </w:ins>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1033" w:author="zhangph" w:date="2017-06-16T15:02:00Z"/>
                <w:rFonts w:ascii="宋体" w:eastAsia="宋体" w:hAnsi="宋体" w:cs="宋体" w:hint="eastAsia"/>
                <w:color w:val="000000"/>
                <w:kern w:val="0"/>
                <w:sz w:val="22"/>
                <w:rPrChange w:id="1034" w:author="zhangph" w:date="2017-06-16T15:02:00Z">
                  <w:rPr>
                    <w:ins w:id="1035" w:author="zhangph" w:date="2017-06-16T15:02:00Z"/>
                    <w:rFonts w:hint="eastAsia"/>
                  </w:rPr>
                </w:rPrChange>
              </w:rPr>
              <w:pPrChange w:id="1036" w:author="zhangph" w:date="2017-06-16T15:02:00Z">
                <w:pPr/>
              </w:pPrChange>
            </w:pPr>
            <w:ins w:id="1037" w:author="zhangph" w:date="2017-06-16T15:02:00Z">
              <w:r w:rsidRPr="00555323">
                <w:rPr>
                  <w:rFonts w:ascii="宋体" w:eastAsia="宋体" w:hAnsi="宋体" w:cs="宋体" w:hint="eastAsia"/>
                  <w:color w:val="000000"/>
                  <w:kern w:val="0"/>
                  <w:sz w:val="22"/>
                  <w:rPrChange w:id="1038" w:author="zhangph" w:date="2017-06-16T15:02:00Z">
                    <w:rPr>
                      <w:rFonts w:hint="eastAsia"/>
                    </w:rPr>
                  </w:rPrChange>
                </w:rPr>
                <w:t>市云</w:t>
              </w:r>
            </w:ins>
          </w:p>
        </w:tc>
      </w:tr>
      <w:tr w:rsidR="00555323" w:rsidRPr="00555323" w:rsidTr="00555323">
        <w:trPr>
          <w:divId w:val="2043241780"/>
          <w:trHeight w:val="270"/>
          <w:ins w:id="1039" w:author="zhangph" w:date="2017-06-16T15:02:00Z"/>
        </w:trPr>
        <w:tc>
          <w:tcPr>
            <w:tcW w:w="557"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1040" w:author="zhangph" w:date="2017-06-16T15:02:00Z"/>
                <w:rFonts w:ascii="宋体" w:eastAsia="宋体" w:hAnsi="宋体" w:cs="宋体"/>
                <w:color w:val="000000"/>
                <w:kern w:val="0"/>
                <w:sz w:val="22"/>
                <w:rPrChange w:id="1041" w:author="zhangph" w:date="2017-06-16T15:02:00Z">
                  <w:rPr>
                    <w:ins w:id="1042" w:author="zhangph" w:date="2017-06-16T15:02:00Z"/>
                  </w:rPr>
                </w:rPrChange>
              </w:rPr>
              <w:pPrChange w:id="1043" w:author="zhangph" w:date="2017-06-16T15:02:00Z">
                <w:pPr/>
              </w:pPrChange>
            </w:pPr>
          </w:p>
        </w:tc>
        <w:tc>
          <w:tcPr>
            <w:tcW w:w="1560"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044" w:author="zhangph" w:date="2017-06-16T15:02:00Z"/>
                <w:rFonts w:ascii="宋体" w:eastAsia="宋体" w:hAnsi="宋体" w:cs="宋体"/>
                <w:color w:val="000000"/>
                <w:kern w:val="0"/>
                <w:sz w:val="22"/>
                <w:rPrChange w:id="1045" w:author="zhangph" w:date="2017-06-16T15:02:00Z">
                  <w:rPr>
                    <w:ins w:id="1046" w:author="zhangph" w:date="2017-06-16T15:02:00Z"/>
                  </w:rPr>
                </w:rPrChange>
              </w:rPr>
              <w:pPrChange w:id="1047" w:author="zhangph" w:date="2017-06-16T15:02:00Z">
                <w:pPr/>
              </w:pPrChange>
            </w:pPr>
          </w:p>
        </w:tc>
        <w:tc>
          <w:tcPr>
            <w:tcW w:w="255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048" w:author="zhangph" w:date="2017-06-16T15:02:00Z"/>
                <w:rFonts w:ascii="宋体" w:eastAsia="宋体" w:hAnsi="宋体" w:cs="宋体"/>
                <w:color w:val="000000"/>
                <w:kern w:val="0"/>
                <w:sz w:val="22"/>
                <w:rPrChange w:id="1049" w:author="zhangph" w:date="2017-06-16T15:02:00Z">
                  <w:rPr>
                    <w:ins w:id="1050" w:author="zhangph" w:date="2017-06-16T15:02:00Z"/>
                  </w:rPr>
                </w:rPrChange>
              </w:rPr>
              <w:pPrChange w:id="1051" w:author="zhangph" w:date="2017-06-16T15:02:00Z">
                <w:pPr/>
              </w:pPrChange>
            </w:pPr>
          </w:p>
        </w:tc>
        <w:tc>
          <w:tcPr>
            <w:tcW w:w="1701" w:type="dxa"/>
            <w:tcBorders>
              <w:top w:val="nil"/>
              <w:left w:val="nil"/>
              <w:bottom w:val="single" w:sz="4" w:space="0" w:color="auto"/>
              <w:right w:val="single" w:sz="4" w:space="0" w:color="auto"/>
            </w:tcBorders>
            <w:shd w:val="clear" w:color="auto" w:fill="auto"/>
            <w:noWrap/>
            <w:vAlign w:val="bottom"/>
            <w:hideMark/>
          </w:tcPr>
          <w:p w:rsidR="00555323" w:rsidRPr="00555323" w:rsidRDefault="00555323" w:rsidP="00555323">
            <w:pPr>
              <w:widowControl/>
              <w:jc w:val="left"/>
              <w:rPr>
                <w:ins w:id="1052" w:author="zhangph" w:date="2017-06-16T15:02:00Z"/>
                <w:rFonts w:ascii="宋体" w:eastAsia="宋体" w:hAnsi="宋体" w:cs="宋体" w:hint="eastAsia"/>
                <w:color w:val="000000"/>
                <w:kern w:val="0"/>
                <w:sz w:val="22"/>
                <w:rPrChange w:id="1053" w:author="zhangph" w:date="2017-06-16T15:02:00Z">
                  <w:rPr>
                    <w:ins w:id="1054" w:author="zhangph" w:date="2017-06-16T15:02:00Z"/>
                    <w:rFonts w:hint="eastAsia"/>
                  </w:rPr>
                </w:rPrChange>
              </w:rPr>
              <w:pPrChange w:id="1055" w:author="zhangph" w:date="2017-06-16T15:02:00Z">
                <w:pPr/>
              </w:pPrChange>
            </w:pPr>
            <w:ins w:id="1056" w:author="zhangph" w:date="2017-06-16T15:02:00Z">
              <w:r w:rsidRPr="00555323">
                <w:rPr>
                  <w:rFonts w:ascii="宋体" w:eastAsia="宋体" w:hAnsi="宋体" w:cs="宋体" w:hint="eastAsia"/>
                  <w:color w:val="000000"/>
                  <w:kern w:val="0"/>
                  <w:sz w:val="22"/>
                  <w:rPrChange w:id="1057" w:author="zhangph" w:date="2017-06-16T15:02:00Z">
                    <w:rPr>
                      <w:rFonts w:hint="eastAsia"/>
                    </w:rPr>
                  </w:rPrChange>
                </w:rPr>
                <w:t>身份证号码</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058" w:author="zhangph" w:date="2017-06-16T15:02:00Z"/>
                <w:rFonts w:ascii="宋体" w:eastAsia="宋体" w:hAnsi="宋体" w:cs="宋体" w:hint="eastAsia"/>
                <w:color w:val="000000"/>
                <w:kern w:val="0"/>
                <w:sz w:val="22"/>
                <w:rPrChange w:id="1059" w:author="zhangph" w:date="2017-06-16T15:02:00Z">
                  <w:rPr>
                    <w:ins w:id="1060" w:author="zhangph" w:date="2017-06-16T15:02:00Z"/>
                    <w:rFonts w:hint="eastAsia"/>
                  </w:rPr>
                </w:rPrChange>
              </w:rPr>
              <w:pPrChange w:id="1061" w:author="zhangph" w:date="2017-06-16T15:02:00Z">
                <w:pPr/>
              </w:pPrChange>
            </w:pPr>
            <w:ins w:id="1062" w:author="zhangph" w:date="2017-06-16T15:02:00Z">
              <w:r w:rsidRPr="00555323">
                <w:rPr>
                  <w:rFonts w:ascii="宋体" w:eastAsia="宋体" w:hAnsi="宋体" w:cs="宋体" w:hint="eastAsia"/>
                  <w:color w:val="000000"/>
                  <w:kern w:val="0"/>
                  <w:sz w:val="22"/>
                  <w:rPrChange w:id="1063" w:author="zhangph" w:date="2017-06-16T15:02:00Z">
                    <w:rPr>
                      <w:rFonts w:hint="eastAsia"/>
                    </w:rPr>
                  </w:rPrChange>
                </w:rPr>
                <w:t xml:space="preserve">　</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064" w:author="zhangph" w:date="2017-06-16T15:02:00Z"/>
                <w:rFonts w:ascii="宋体" w:eastAsia="宋体" w:hAnsi="宋体" w:cs="宋体"/>
                <w:color w:val="000000"/>
                <w:kern w:val="0"/>
                <w:sz w:val="22"/>
                <w:rPrChange w:id="1065" w:author="zhangph" w:date="2017-06-16T15:02:00Z">
                  <w:rPr>
                    <w:ins w:id="1066" w:author="zhangph" w:date="2017-06-16T15:02:00Z"/>
                  </w:rPr>
                </w:rPrChange>
              </w:rPr>
              <w:pPrChange w:id="1067" w:author="zhangph" w:date="2017-06-16T15:02:00Z">
                <w:pPr/>
              </w:pPrChange>
            </w:pPr>
          </w:p>
        </w:tc>
      </w:tr>
      <w:tr w:rsidR="00555323" w:rsidRPr="00555323" w:rsidTr="00555323">
        <w:trPr>
          <w:divId w:val="2043241780"/>
          <w:trHeight w:val="270"/>
          <w:ins w:id="1068" w:author="zhangph" w:date="2017-06-16T15:02:00Z"/>
        </w:trPr>
        <w:tc>
          <w:tcPr>
            <w:tcW w:w="557"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1069" w:author="zhangph" w:date="2017-06-16T15:02:00Z"/>
                <w:rFonts w:ascii="宋体" w:eastAsia="宋体" w:hAnsi="宋体" w:cs="宋体"/>
                <w:color w:val="000000"/>
                <w:kern w:val="0"/>
                <w:sz w:val="22"/>
                <w:rPrChange w:id="1070" w:author="zhangph" w:date="2017-06-16T15:02:00Z">
                  <w:rPr>
                    <w:ins w:id="1071" w:author="zhangph" w:date="2017-06-16T15:02:00Z"/>
                  </w:rPr>
                </w:rPrChange>
              </w:rPr>
              <w:pPrChange w:id="1072" w:author="zhangph" w:date="2017-06-16T15:02:00Z">
                <w:pPr/>
              </w:pPrChange>
            </w:pPr>
          </w:p>
        </w:tc>
        <w:tc>
          <w:tcPr>
            <w:tcW w:w="1560"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073" w:author="zhangph" w:date="2017-06-16T15:02:00Z"/>
                <w:rFonts w:ascii="宋体" w:eastAsia="宋体" w:hAnsi="宋体" w:cs="宋体"/>
                <w:color w:val="000000"/>
                <w:kern w:val="0"/>
                <w:sz w:val="22"/>
                <w:rPrChange w:id="1074" w:author="zhangph" w:date="2017-06-16T15:02:00Z">
                  <w:rPr>
                    <w:ins w:id="1075" w:author="zhangph" w:date="2017-06-16T15:02:00Z"/>
                  </w:rPr>
                </w:rPrChange>
              </w:rPr>
              <w:pPrChange w:id="1076" w:author="zhangph" w:date="2017-06-16T15:02:00Z">
                <w:pPr/>
              </w:pPrChange>
            </w:pPr>
          </w:p>
        </w:tc>
        <w:tc>
          <w:tcPr>
            <w:tcW w:w="255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077" w:author="zhangph" w:date="2017-06-16T15:02:00Z"/>
                <w:rFonts w:ascii="宋体" w:eastAsia="宋体" w:hAnsi="宋体" w:cs="宋体"/>
                <w:color w:val="000000"/>
                <w:kern w:val="0"/>
                <w:sz w:val="22"/>
                <w:rPrChange w:id="1078" w:author="zhangph" w:date="2017-06-16T15:02:00Z">
                  <w:rPr>
                    <w:ins w:id="1079" w:author="zhangph" w:date="2017-06-16T15:02:00Z"/>
                  </w:rPr>
                </w:rPrChange>
              </w:rPr>
              <w:pPrChange w:id="1080" w:author="zhangph" w:date="2017-06-16T15:02:00Z">
                <w:pPr/>
              </w:pPrChange>
            </w:pPr>
          </w:p>
        </w:tc>
        <w:tc>
          <w:tcPr>
            <w:tcW w:w="170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081" w:author="zhangph" w:date="2017-06-16T15:02:00Z"/>
                <w:rFonts w:ascii="宋体" w:eastAsia="宋体" w:hAnsi="宋体" w:cs="宋体" w:hint="eastAsia"/>
                <w:color w:val="000000"/>
                <w:kern w:val="0"/>
                <w:sz w:val="22"/>
                <w:rPrChange w:id="1082" w:author="zhangph" w:date="2017-06-16T15:02:00Z">
                  <w:rPr>
                    <w:ins w:id="1083" w:author="zhangph" w:date="2017-06-16T15:02:00Z"/>
                    <w:rFonts w:hint="eastAsia"/>
                  </w:rPr>
                </w:rPrChange>
              </w:rPr>
              <w:pPrChange w:id="1084" w:author="zhangph" w:date="2017-06-16T15:02:00Z">
                <w:pPr/>
              </w:pPrChange>
            </w:pPr>
            <w:ins w:id="1085" w:author="zhangph" w:date="2017-06-16T15:02:00Z">
              <w:r w:rsidRPr="00555323">
                <w:rPr>
                  <w:rFonts w:ascii="宋体" w:eastAsia="宋体" w:hAnsi="宋体" w:cs="宋体" w:hint="eastAsia"/>
                  <w:color w:val="000000"/>
                  <w:kern w:val="0"/>
                  <w:sz w:val="22"/>
                  <w:rPrChange w:id="1086" w:author="zhangph" w:date="2017-06-16T15:02:00Z">
                    <w:rPr>
                      <w:rFonts w:hint="eastAsia"/>
                    </w:rPr>
                  </w:rPrChange>
                </w:rPr>
                <w:t>注销标志</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087" w:author="zhangph" w:date="2017-06-16T15:02:00Z"/>
                <w:rFonts w:ascii="宋体" w:eastAsia="宋体" w:hAnsi="宋体" w:cs="宋体" w:hint="eastAsia"/>
                <w:color w:val="000000"/>
                <w:kern w:val="0"/>
                <w:sz w:val="22"/>
                <w:rPrChange w:id="1088" w:author="zhangph" w:date="2017-06-16T15:02:00Z">
                  <w:rPr>
                    <w:ins w:id="1089" w:author="zhangph" w:date="2017-06-16T15:02:00Z"/>
                    <w:rFonts w:hint="eastAsia"/>
                  </w:rPr>
                </w:rPrChange>
              </w:rPr>
              <w:pPrChange w:id="1090" w:author="zhangph" w:date="2017-06-16T15:02:00Z">
                <w:pPr/>
              </w:pPrChange>
            </w:pPr>
            <w:ins w:id="1091" w:author="zhangph" w:date="2017-06-16T15:02:00Z">
              <w:r w:rsidRPr="00555323">
                <w:rPr>
                  <w:rFonts w:ascii="宋体" w:eastAsia="宋体" w:hAnsi="宋体" w:cs="宋体" w:hint="eastAsia"/>
                  <w:color w:val="000000"/>
                  <w:kern w:val="0"/>
                  <w:sz w:val="22"/>
                  <w:rPrChange w:id="1092" w:author="zhangph" w:date="2017-06-16T15:02:00Z">
                    <w:rPr>
                      <w:rFonts w:hint="eastAsia"/>
                    </w:rPr>
                  </w:rPrChange>
                </w:rPr>
                <w:t>"</w:t>
              </w:r>
              <w:r w:rsidRPr="00555323">
                <w:rPr>
                  <w:rFonts w:ascii="宋体" w:eastAsia="宋体" w:hAnsi="宋体" w:cs="宋体" w:hint="eastAsia"/>
                  <w:color w:val="000000"/>
                  <w:kern w:val="0"/>
                  <w:sz w:val="22"/>
                  <w:rPrChange w:id="1093" w:author="zhangph" w:date="2017-06-16T15:02:00Z">
                    <w:rPr>
                      <w:rFonts w:hint="eastAsia"/>
                    </w:rPr>
                  </w:rPrChange>
                </w:rPr>
                <w:t>未注销</w:t>
              </w:r>
              <w:r w:rsidRPr="00555323">
                <w:rPr>
                  <w:rFonts w:ascii="宋体" w:eastAsia="宋体" w:hAnsi="宋体" w:cs="宋体" w:hint="eastAsia"/>
                  <w:color w:val="000000"/>
                  <w:kern w:val="0"/>
                  <w:sz w:val="22"/>
                  <w:rPrChange w:id="1094" w:author="zhangph" w:date="2017-06-16T15:02:00Z">
                    <w:rPr>
                      <w:rFonts w:hint="eastAsia"/>
                    </w:rPr>
                  </w:rPrChange>
                </w:rPr>
                <w:t>"</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095" w:author="zhangph" w:date="2017-06-16T15:02:00Z"/>
                <w:rFonts w:ascii="宋体" w:eastAsia="宋体" w:hAnsi="宋体" w:cs="宋体"/>
                <w:color w:val="000000"/>
                <w:kern w:val="0"/>
                <w:sz w:val="22"/>
                <w:rPrChange w:id="1096" w:author="zhangph" w:date="2017-06-16T15:02:00Z">
                  <w:rPr>
                    <w:ins w:id="1097" w:author="zhangph" w:date="2017-06-16T15:02:00Z"/>
                  </w:rPr>
                </w:rPrChange>
              </w:rPr>
              <w:pPrChange w:id="1098" w:author="zhangph" w:date="2017-06-16T15:02:00Z">
                <w:pPr/>
              </w:pPrChange>
            </w:pPr>
          </w:p>
        </w:tc>
      </w:tr>
      <w:tr w:rsidR="00555323" w:rsidRPr="00555323" w:rsidTr="00555323">
        <w:trPr>
          <w:divId w:val="2043241780"/>
          <w:trHeight w:val="270"/>
          <w:ins w:id="1099" w:author="zhangph" w:date="2017-06-16T15:02:00Z"/>
        </w:trPr>
        <w:tc>
          <w:tcPr>
            <w:tcW w:w="557"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1100" w:author="zhangph" w:date="2017-06-16T15:02:00Z"/>
                <w:rFonts w:ascii="宋体" w:eastAsia="宋体" w:hAnsi="宋体" w:cs="宋体"/>
                <w:color w:val="000000"/>
                <w:kern w:val="0"/>
                <w:sz w:val="22"/>
                <w:rPrChange w:id="1101" w:author="zhangph" w:date="2017-06-16T15:02:00Z">
                  <w:rPr>
                    <w:ins w:id="1102" w:author="zhangph" w:date="2017-06-16T15:02:00Z"/>
                  </w:rPr>
                </w:rPrChange>
              </w:rPr>
              <w:pPrChange w:id="1103" w:author="zhangph" w:date="2017-06-16T15:02:00Z">
                <w:pPr/>
              </w:pPrChange>
            </w:pPr>
          </w:p>
        </w:tc>
        <w:tc>
          <w:tcPr>
            <w:tcW w:w="1560"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104" w:author="zhangph" w:date="2017-06-16T15:02:00Z"/>
                <w:rFonts w:ascii="宋体" w:eastAsia="宋体" w:hAnsi="宋体" w:cs="宋体"/>
                <w:color w:val="000000"/>
                <w:kern w:val="0"/>
                <w:sz w:val="22"/>
                <w:rPrChange w:id="1105" w:author="zhangph" w:date="2017-06-16T15:02:00Z">
                  <w:rPr>
                    <w:ins w:id="1106" w:author="zhangph" w:date="2017-06-16T15:02:00Z"/>
                  </w:rPr>
                </w:rPrChange>
              </w:rPr>
              <w:pPrChange w:id="1107" w:author="zhangph" w:date="2017-06-16T15:02:00Z">
                <w:pPr/>
              </w:pPrChange>
            </w:pPr>
          </w:p>
        </w:tc>
        <w:tc>
          <w:tcPr>
            <w:tcW w:w="255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108" w:author="zhangph" w:date="2017-06-16T15:02:00Z"/>
                <w:rFonts w:ascii="宋体" w:eastAsia="宋体" w:hAnsi="宋体" w:cs="宋体"/>
                <w:color w:val="000000"/>
                <w:kern w:val="0"/>
                <w:sz w:val="22"/>
                <w:rPrChange w:id="1109" w:author="zhangph" w:date="2017-06-16T15:02:00Z">
                  <w:rPr>
                    <w:ins w:id="1110" w:author="zhangph" w:date="2017-06-16T15:02:00Z"/>
                  </w:rPr>
                </w:rPrChange>
              </w:rPr>
              <w:pPrChange w:id="1111" w:author="zhangph" w:date="2017-06-16T15:02:00Z">
                <w:pPr/>
              </w:pPrChange>
            </w:pPr>
          </w:p>
        </w:tc>
        <w:tc>
          <w:tcPr>
            <w:tcW w:w="170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112" w:author="zhangph" w:date="2017-06-16T15:02:00Z"/>
                <w:rFonts w:ascii="宋体" w:eastAsia="宋体" w:hAnsi="宋体" w:cs="宋体" w:hint="eastAsia"/>
                <w:color w:val="000000"/>
                <w:kern w:val="0"/>
                <w:sz w:val="22"/>
                <w:rPrChange w:id="1113" w:author="zhangph" w:date="2017-06-16T15:02:00Z">
                  <w:rPr>
                    <w:ins w:id="1114" w:author="zhangph" w:date="2017-06-16T15:02:00Z"/>
                    <w:rFonts w:hint="eastAsia"/>
                  </w:rPr>
                </w:rPrChange>
              </w:rPr>
              <w:pPrChange w:id="1115" w:author="zhangph" w:date="2017-06-16T15:02:00Z">
                <w:pPr/>
              </w:pPrChange>
            </w:pPr>
            <w:ins w:id="1116" w:author="zhangph" w:date="2017-06-16T15:02:00Z">
              <w:r w:rsidRPr="00555323">
                <w:rPr>
                  <w:rFonts w:ascii="宋体" w:eastAsia="宋体" w:hAnsi="宋体" w:cs="宋体" w:hint="eastAsia"/>
                  <w:color w:val="000000"/>
                  <w:kern w:val="0"/>
                  <w:sz w:val="22"/>
                  <w:rPrChange w:id="1117" w:author="zhangph" w:date="2017-06-16T15:02:00Z">
                    <w:rPr>
                      <w:rFonts w:hint="eastAsia"/>
                    </w:rPr>
                  </w:rPrChange>
                </w:rPr>
                <w:t>区县</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118" w:author="zhangph" w:date="2017-06-16T15:02:00Z"/>
                <w:rFonts w:ascii="宋体" w:eastAsia="宋体" w:hAnsi="宋体" w:cs="宋体" w:hint="eastAsia"/>
                <w:color w:val="000000"/>
                <w:kern w:val="0"/>
                <w:sz w:val="22"/>
                <w:rPrChange w:id="1119" w:author="zhangph" w:date="2017-06-16T15:02:00Z">
                  <w:rPr>
                    <w:ins w:id="1120" w:author="zhangph" w:date="2017-06-16T15:02:00Z"/>
                    <w:rFonts w:hint="eastAsia"/>
                  </w:rPr>
                </w:rPrChange>
              </w:rPr>
              <w:pPrChange w:id="1121" w:author="zhangph" w:date="2017-06-16T15:02:00Z">
                <w:pPr/>
              </w:pPrChange>
            </w:pPr>
            <w:ins w:id="1122" w:author="zhangph" w:date="2017-06-16T15:02:00Z">
              <w:r w:rsidRPr="00555323">
                <w:rPr>
                  <w:rFonts w:ascii="宋体" w:eastAsia="宋体" w:hAnsi="宋体" w:cs="宋体" w:hint="eastAsia"/>
                  <w:color w:val="000000"/>
                  <w:kern w:val="0"/>
                  <w:sz w:val="22"/>
                  <w:rPrChange w:id="1123" w:author="zhangph" w:date="2017-06-16T15:02:00Z">
                    <w:rPr>
                      <w:rFonts w:hint="eastAsia"/>
                    </w:rPr>
                  </w:rPrChange>
                </w:rPr>
                <w:t>"</w:t>
              </w:r>
              <w:r w:rsidRPr="00555323">
                <w:rPr>
                  <w:rFonts w:ascii="宋体" w:eastAsia="宋体" w:hAnsi="宋体" w:cs="宋体" w:hint="eastAsia"/>
                  <w:color w:val="000000"/>
                  <w:kern w:val="0"/>
                  <w:sz w:val="22"/>
                  <w:rPrChange w:id="1124" w:author="zhangph" w:date="2017-06-16T15:02:00Z">
                    <w:rPr>
                      <w:rFonts w:hint="eastAsia"/>
                    </w:rPr>
                  </w:rPrChange>
                </w:rPr>
                <w:t>萧山</w:t>
              </w:r>
              <w:r w:rsidRPr="00555323">
                <w:rPr>
                  <w:rFonts w:ascii="宋体" w:eastAsia="宋体" w:hAnsi="宋体" w:cs="宋体" w:hint="eastAsia"/>
                  <w:color w:val="000000"/>
                  <w:kern w:val="0"/>
                  <w:sz w:val="22"/>
                  <w:rPrChange w:id="1125" w:author="zhangph" w:date="2017-06-16T15:02:00Z">
                    <w:rPr>
                      <w:rFonts w:hint="eastAsia"/>
                    </w:rPr>
                  </w:rPrChange>
                </w:rPr>
                <w:t>"</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126" w:author="zhangph" w:date="2017-06-16T15:02:00Z"/>
                <w:rFonts w:ascii="宋体" w:eastAsia="宋体" w:hAnsi="宋体" w:cs="宋体"/>
                <w:color w:val="000000"/>
                <w:kern w:val="0"/>
                <w:sz w:val="22"/>
                <w:rPrChange w:id="1127" w:author="zhangph" w:date="2017-06-16T15:02:00Z">
                  <w:rPr>
                    <w:ins w:id="1128" w:author="zhangph" w:date="2017-06-16T15:02:00Z"/>
                  </w:rPr>
                </w:rPrChange>
              </w:rPr>
              <w:pPrChange w:id="1129" w:author="zhangph" w:date="2017-06-16T15:02:00Z">
                <w:pPr/>
              </w:pPrChange>
            </w:pPr>
          </w:p>
        </w:tc>
      </w:tr>
    </w:tbl>
    <w:p w:rsidR="00F22C6A" w:rsidRPr="00F22C6A" w:rsidDel="00555323" w:rsidRDefault="00F22C6A" w:rsidP="00555323">
      <w:pPr>
        <w:rPr>
          <w:del w:id="1130" w:author="zhangph" w:date="2017-06-16T15:02:00Z"/>
          <w:kern w:val="0"/>
          <w:sz w:val="20"/>
          <w:szCs w:val="20"/>
        </w:rPr>
        <w:pPrChange w:id="1131" w:author="zhangph" w:date="2017-06-16T15:02:00Z">
          <w:pPr/>
        </w:pPrChange>
      </w:pPr>
    </w:p>
    <w:tbl>
      <w:tblPr>
        <w:tblW w:w="8779" w:type="dxa"/>
        <w:tblLook w:val="04A0" w:firstRow="1" w:lastRow="0" w:firstColumn="1" w:lastColumn="0" w:noHBand="0" w:noVBand="1"/>
      </w:tblPr>
      <w:tblGrid>
        <w:gridCol w:w="557"/>
        <w:gridCol w:w="1560"/>
        <w:gridCol w:w="2551"/>
        <w:gridCol w:w="1701"/>
        <w:gridCol w:w="1276"/>
        <w:gridCol w:w="1134"/>
      </w:tblGrid>
      <w:tr w:rsidR="00F22C6A" w:rsidRPr="00F22C6A" w:rsidDel="00555323" w:rsidTr="00F22C6A">
        <w:trPr>
          <w:divId w:val="1837112253"/>
          <w:trHeight w:val="270"/>
          <w:del w:id="1132" w:author="zhangph" w:date="2017-06-16T15:02:00Z"/>
        </w:trPr>
        <w:tc>
          <w:tcPr>
            <w:tcW w:w="55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33" w:author="zhangph" w:date="2017-06-16T15:02:00Z"/>
                <w:rFonts w:ascii="宋体" w:eastAsia="宋体" w:hAnsi="宋体" w:cs="宋体"/>
                <w:color w:val="000000"/>
                <w:kern w:val="0"/>
                <w:sz w:val="22"/>
              </w:rPr>
            </w:pPr>
            <w:del w:id="1134" w:author="zhangph" w:date="2017-06-16T15:02:00Z">
              <w:r w:rsidRPr="00F22C6A" w:rsidDel="00555323">
                <w:rPr>
                  <w:rFonts w:ascii="宋体" w:eastAsia="宋体" w:hAnsi="宋体" w:cs="宋体" w:hint="eastAsia"/>
                  <w:color w:val="000000"/>
                  <w:kern w:val="0"/>
                  <w:sz w:val="22"/>
                </w:rPr>
                <w:delText>序号</w:delText>
              </w:r>
            </w:del>
          </w:p>
        </w:tc>
        <w:tc>
          <w:tcPr>
            <w:tcW w:w="156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35" w:author="zhangph" w:date="2017-06-16T15:02:00Z"/>
                <w:rFonts w:ascii="宋体" w:eastAsia="宋体" w:hAnsi="宋体" w:cs="宋体"/>
                <w:color w:val="000000"/>
                <w:kern w:val="0"/>
                <w:sz w:val="22"/>
              </w:rPr>
            </w:pPr>
            <w:del w:id="1136" w:author="zhangph" w:date="2017-06-16T15:02:00Z">
              <w:r w:rsidRPr="00F22C6A" w:rsidDel="00555323">
                <w:rPr>
                  <w:rFonts w:ascii="宋体" w:eastAsia="宋体" w:hAnsi="宋体" w:cs="宋体" w:hint="eastAsia"/>
                  <w:color w:val="000000"/>
                  <w:kern w:val="0"/>
                  <w:sz w:val="22"/>
                </w:rPr>
                <w:delText>表名</w:delText>
              </w:r>
            </w:del>
          </w:p>
        </w:tc>
        <w:tc>
          <w:tcPr>
            <w:tcW w:w="255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37" w:author="zhangph" w:date="2017-06-16T15:02:00Z"/>
                <w:rFonts w:ascii="宋体" w:eastAsia="宋体" w:hAnsi="宋体" w:cs="宋体"/>
                <w:color w:val="000000"/>
                <w:kern w:val="0"/>
                <w:sz w:val="22"/>
              </w:rPr>
            </w:pPr>
            <w:del w:id="1138" w:author="zhangph" w:date="2017-06-16T15:02:00Z">
              <w:r w:rsidRPr="00F22C6A" w:rsidDel="00555323">
                <w:rPr>
                  <w:rFonts w:ascii="宋体" w:eastAsia="宋体" w:hAnsi="宋体" w:cs="宋体" w:hint="eastAsia"/>
                  <w:color w:val="000000"/>
                  <w:kern w:val="0"/>
                  <w:sz w:val="22"/>
                </w:rPr>
                <w:delText>英文名</w:delText>
              </w:r>
            </w:del>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39" w:author="zhangph" w:date="2017-06-16T15:02:00Z"/>
                <w:rFonts w:ascii="宋体" w:eastAsia="宋体" w:hAnsi="宋体" w:cs="宋体"/>
                <w:color w:val="000000"/>
                <w:kern w:val="0"/>
                <w:sz w:val="22"/>
              </w:rPr>
            </w:pPr>
            <w:del w:id="1140" w:author="zhangph" w:date="2017-06-16T15:02:00Z">
              <w:r w:rsidRPr="00F22C6A" w:rsidDel="00555323">
                <w:rPr>
                  <w:rFonts w:ascii="宋体" w:eastAsia="宋体" w:hAnsi="宋体" w:cs="宋体" w:hint="eastAsia"/>
                  <w:color w:val="000000"/>
                  <w:kern w:val="0"/>
                  <w:sz w:val="22"/>
                </w:rPr>
                <w:delText>字段</w:delText>
              </w:r>
            </w:del>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41" w:author="zhangph" w:date="2017-06-16T15:02:00Z"/>
                <w:rFonts w:ascii="宋体" w:eastAsia="宋体" w:hAnsi="宋体" w:cs="宋体"/>
                <w:color w:val="000000"/>
                <w:kern w:val="0"/>
                <w:sz w:val="22"/>
              </w:rPr>
            </w:pPr>
            <w:del w:id="1142" w:author="zhangph" w:date="2017-06-16T15:02:00Z">
              <w:r w:rsidRPr="00F22C6A" w:rsidDel="00555323">
                <w:rPr>
                  <w:rFonts w:ascii="宋体" w:eastAsia="宋体" w:hAnsi="宋体" w:cs="宋体" w:hint="eastAsia"/>
                  <w:color w:val="000000"/>
                  <w:kern w:val="0"/>
                  <w:sz w:val="22"/>
                </w:rPr>
                <w:delText>值</w:delText>
              </w:r>
            </w:del>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1143" w:author="zhangph" w:date="2017-06-16T15:02:00Z"/>
                <w:rFonts w:ascii="宋体" w:eastAsia="宋体" w:hAnsi="宋体" w:cs="宋体"/>
                <w:color w:val="000000"/>
                <w:kern w:val="0"/>
                <w:sz w:val="22"/>
              </w:rPr>
            </w:pPr>
            <w:del w:id="1144"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1837112253"/>
          <w:trHeight w:val="270"/>
          <w:del w:id="1145" w:author="zhangph" w:date="2017-06-16T15:02:00Z"/>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46" w:author="zhangph" w:date="2017-06-16T15:02:00Z"/>
                <w:rFonts w:ascii="宋体" w:eastAsia="宋体" w:hAnsi="宋体" w:cs="宋体"/>
                <w:color w:val="000000"/>
                <w:kern w:val="0"/>
                <w:sz w:val="22"/>
              </w:rPr>
            </w:pPr>
            <w:del w:id="1147" w:author="zhangph" w:date="2017-06-16T15:02:00Z">
              <w:r w:rsidRPr="00F22C6A" w:rsidDel="00555323">
                <w:rPr>
                  <w:rFonts w:ascii="宋体" w:eastAsia="宋体" w:hAnsi="宋体" w:cs="宋体" w:hint="eastAsia"/>
                  <w:color w:val="000000"/>
                  <w:kern w:val="0"/>
                  <w:sz w:val="22"/>
                </w:rPr>
                <w:delText>1</w:delText>
              </w:r>
            </w:del>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48" w:author="zhangph" w:date="2017-06-16T15:02:00Z"/>
                <w:rFonts w:ascii="宋体" w:eastAsia="宋体" w:hAnsi="宋体" w:cs="宋体"/>
                <w:color w:val="000000"/>
                <w:kern w:val="0"/>
                <w:sz w:val="22"/>
              </w:rPr>
            </w:pPr>
            <w:del w:id="1149" w:author="zhangph" w:date="2017-06-16T15:02:00Z">
              <w:r w:rsidRPr="00F22C6A" w:rsidDel="00555323">
                <w:rPr>
                  <w:rFonts w:ascii="宋体" w:eastAsia="宋体" w:hAnsi="宋体" w:cs="宋体" w:hint="eastAsia"/>
                  <w:color w:val="000000"/>
                  <w:kern w:val="0"/>
                  <w:sz w:val="22"/>
                </w:rPr>
                <w:delText>常住人口表</w:delText>
              </w:r>
            </w:del>
          </w:p>
        </w:tc>
        <w:tc>
          <w:tcPr>
            <w:tcW w:w="25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50" w:author="zhangph" w:date="2017-06-16T15:02:00Z"/>
                <w:rFonts w:ascii="宋体" w:eastAsia="宋体" w:hAnsi="宋体" w:cs="宋体"/>
                <w:color w:val="000000"/>
                <w:kern w:val="0"/>
                <w:sz w:val="22"/>
              </w:rPr>
            </w:pPr>
            <w:del w:id="1151" w:author="zhangph" w:date="2017-06-16T15:02:00Z">
              <w:r w:rsidRPr="00F22C6A" w:rsidDel="00555323">
                <w:rPr>
                  <w:rFonts w:ascii="宋体" w:eastAsia="宋体" w:hAnsi="宋体" w:cs="宋体" w:hint="eastAsia"/>
                  <w:color w:val="000000"/>
                  <w:kern w:val="0"/>
                  <w:sz w:val="22"/>
                </w:rPr>
                <w:delText>gazhk_CZRK</w:delText>
              </w:r>
            </w:del>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52" w:author="zhangph" w:date="2017-06-16T15:02:00Z"/>
                <w:rFonts w:ascii="宋体" w:eastAsia="宋体" w:hAnsi="宋体" w:cs="宋体"/>
                <w:color w:val="000000"/>
                <w:kern w:val="0"/>
                <w:sz w:val="22"/>
              </w:rPr>
            </w:pPr>
            <w:del w:id="1153" w:author="zhangph" w:date="2017-06-16T15:02:00Z">
              <w:r w:rsidRPr="00F22C6A" w:rsidDel="00555323">
                <w:rPr>
                  <w:rFonts w:ascii="宋体" w:eastAsia="宋体" w:hAnsi="宋体" w:cs="宋体" w:hint="eastAsia"/>
                  <w:color w:val="000000"/>
                  <w:kern w:val="0"/>
                  <w:sz w:val="22"/>
                </w:rPr>
                <w:delText>民族</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54" w:author="zhangph" w:date="2017-06-16T15:02:00Z"/>
                <w:rFonts w:ascii="宋体" w:eastAsia="宋体" w:hAnsi="宋体" w:cs="宋体"/>
                <w:color w:val="000000"/>
                <w:kern w:val="0"/>
                <w:sz w:val="22"/>
              </w:rPr>
            </w:pPr>
            <w:del w:id="1155" w:author="zhangph" w:date="2017-06-16T15:02:00Z">
              <w:r w:rsidRPr="00F22C6A" w:rsidDel="00555323">
                <w:rPr>
                  <w:rFonts w:ascii="宋体" w:eastAsia="宋体" w:hAnsi="宋体" w:cs="宋体" w:hint="eastAsia"/>
                  <w:color w:val="000000"/>
                  <w:kern w:val="0"/>
                  <w:sz w:val="22"/>
                </w:rPr>
                <w:delText xml:space="preserve">　</w:delText>
              </w:r>
            </w:del>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1156" w:author="zhangph" w:date="2017-06-16T15:02:00Z"/>
                <w:rFonts w:ascii="宋体" w:eastAsia="宋体" w:hAnsi="宋体" w:cs="宋体"/>
                <w:color w:val="000000"/>
                <w:kern w:val="0"/>
                <w:sz w:val="22"/>
              </w:rPr>
            </w:pPr>
            <w:del w:id="1157"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1837112253"/>
          <w:trHeight w:val="270"/>
          <w:del w:id="1158"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159" w:author="zhangph" w:date="2017-06-16T15:02:00Z"/>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160" w:author="zhangph" w:date="2017-06-16T15:02:00Z"/>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161" w:author="zhangph" w:date="2017-06-16T15:02:00Z"/>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1162" w:author="zhangph" w:date="2017-06-16T15:02:00Z"/>
                <w:rFonts w:ascii="宋体" w:eastAsia="宋体" w:hAnsi="宋体" w:cs="宋体"/>
                <w:color w:val="000000"/>
                <w:kern w:val="0"/>
                <w:sz w:val="22"/>
              </w:rPr>
            </w:pPr>
            <w:del w:id="1163" w:author="zhangph" w:date="2017-06-16T15:02:00Z">
              <w:r w:rsidRPr="00F22C6A" w:rsidDel="00555323">
                <w:rPr>
                  <w:rFonts w:ascii="宋体" w:eastAsia="宋体" w:hAnsi="宋体" w:cs="宋体" w:hint="eastAsia"/>
                  <w:color w:val="000000"/>
                  <w:kern w:val="0"/>
                  <w:sz w:val="22"/>
                </w:rPr>
                <w:delText>身份证号码</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64" w:author="zhangph" w:date="2017-06-16T15:02:00Z"/>
                <w:rFonts w:ascii="宋体" w:eastAsia="宋体" w:hAnsi="宋体" w:cs="宋体"/>
                <w:color w:val="000000"/>
                <w:kern w:val="0"/>
                <w:sz w:val="22"/>
              </w:rPr>
            </w:pPr>
            <w:del w:id="1165" w:author="zhangph" w:date="2017-06-16T15:02:00Z">
              <w:r w:rsidRPr="00F22C6A" w:rsidDel="00555323">
                <w:rPr>
                  <w:rFonts w:ascii="宋体" w:eastAsia="宋体" w:hAnsi="宋体" w:cs="宋体" w:hint="eastAsia"/>
                  <w:color w:val="000000"/>
                  <w:kern w:val="0"/>
                  <w:sz w:val="22"/>
                </w:rPr>
                <w:delText xml:space="preserve">　</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166" w:author="zhangph" w:date="2017-06-16T15:02:00Z"/>
                <w:rFonts w:ascii="宋体" w:eastAsia="宋体" w:hAnsi="宋体" w:cs="宋体"/>
                <w:color w:val="000000"/>
                <w:kern w:val="0"/>
                <w:sz w:val="22"/>
              </w:rPr>
            </w:pPr>
          </w:p>
        </w:tc>
      </w:tr>
      <w:tr w:rsidR="00F22C6A" w:rsidRPr="00F22C6A" w:rsidDel="00555323" w:rsidTr="00F22C6A">
        <w:trPr>
          <w:divId w:val="1837112253"/>
          <w:trHeight w:val="270"/>
          <w:del w:id="1167"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168" w:author="zhangph" w:date="2017-06-16T15:02:00Z"/>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169" w:author="zhangph" w:date="2017-06-16T15:02:00Z"/>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170" w:author="zhangph" w:date="2017-06-16T15:02:00Z"/>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71" w:author="zhangph" w:date="2017-06-16T15:02:00Z"/>
                <w:rFonts w:ascii="宋体" w:eastAsia="宋体" w:hAnsi="宋体" w:cs="宋体"/>
                <w:color w:val="000000"/>
                <w:kern w:val="0"/>
                <w:sz w:val="22"/>
              </w:rPr>
            </w:pPr>
            <w:del w:id="1172" w:author="zhangph" w:date="2017-06-16T15:02:00Z">
              <w:r w:rsidRPr="00F22C6A" w:rsidDel="00555323">
                <w:rPr>
                  <w:rFonts w:ascii="宋体" w:eastAsia="宋体" w:hAnsi="宋体" w:cs="宋体" w:hint="eastAsia"/>
                  <w:color w:val="000000"/>
                  <w:kern w:val="0"/>
                  <w:sz w:val="22"/>
                </w:rPr>
                <w:delText>有效标志</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73" w:author="zhangph" w:date="2017-06-16T15:02:00Z"/>
                <w:rFonts w:ascii="宋体" w:eastAsia="宋体" w:hAnsi="宋体" w:cs="宋体"/>
                <w:color w:val="000000"/>
                <w:kern w:val="0"/>
                <w:sz w:val="22"/>
              </w:rPr>
            </w:pPr>
            <w:del w:id="1174" w:author="zhangph" w:date="2017-06-16T15:02:00Z">
              <w:r w:rsidRPr="00F22C6A" w:rsidDel="00555323">
                <w:rPr>
                  <w:rFonts w:ascii="宋体" w:eastAsia="宋体" w:hAnsi="宋体" w:cs="宋体" w:hint="eastAsia"/>
                  <w:color w:val="000000"/>
                  <w:kern w:val="0"/>
                  <w:sz w:val="22"/>
                </w:rPr>
                <w:delText>"有效"</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175" w:author="zhangph" w:date="2017-06-16T15:02:00Z"/>
                <w:rFonts w:ascii="宋体" w:eastAsia="宋体" w:hAnsi="宋体" w:cs="宋体"/>
                <w:color w:val="000000"/>
                <w:kern w:val="0"/>
                <w:sz w:val="22"/>
              </w:rPr>
            </w:pPr>
          </w:p>
        </w:tc>
      </w:tr>
      <w:tr w:rsidR="00F22C6A" w:rsidRPr="00F22C6A" w:rsidDel="00555323" w:rsidTr="00F22C6A">
        <w:trPr>
          <w:divId w:val="1837112253"/>
          <w:trHeight w:val="270"/>
          <w:del w:id="1176"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177" w:author="zhangph" w:date="2017-06-16T15:02:00Z"/>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178" w:author="zhangph" w:date="2017-06-16T15:02:00Z"/>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179" w:author="zhangph" w:date="2017-06-16T15:02:00Z"/>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80" w:author="zhangph" w:date="2017-06-16T15:02:00Z"/>
                <w:rFonts w:ascii="宋体" w:eastAsia="宋体" w:hAnsi="宋体" w:cs="宋体"/>
                <w:color w:val="000000"/>
                <w:kern w:val="0"/>
                <w:sz w:val="22"/>
              </w:rPr>
            </w:pPr>
            <w:del w:id="1181" w:author="zhangph" w:date="2017-06-16T15:02:00Z">
              <w:r w:rsidRPr="00F22C6A" w:rsidDel="00555323">
                <w:rPr>
                  <w:rFonts w:ascii="宋体" w:eastAsia="宋体" w:hAnsi="宋体" w:cs="宋体" w:hint="eastAsia"/>
                  <w:color w:val="000000"/>
                  <w:kern w:val="0"/>
                  <w:sz w:val="22"/>
                </w:rPr>
                <w:delText>户籍地</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82" w:author="zhangph" w:date="2017-06-16T15:02:00Z"/>
                <w:rFonts w:ascii="宋体" w:eastAsia="宋体" w:hAnsi="宋体" w:cs="宋体"/>
                <w:color w:val="000000"/>
                <w:kern w:val="0"/>
                <w:sz w:val="22"/>
              </w:rPr>
            </w:pPr>
            <w:del w:id="1183" w:author="zhangph" w:date="2017-06-16T15:02:00Z">
              <w:r w:rsidRPr="00F22C6A" w:rsidDel="00555323">
                <w:rPr>
                  <w:rFonts w:ascii="宋体" w:eastAsia="宋体" w:hAnsi="宋体" w:cs="宋体" w:hint="eastAsia"/>
                  <w:color w:val="000000"/>
                  <w:kern w:val="0"/>
                  <w:sz w:val="22"/>
                </w:rPr>
                <w:delText>"萧山"</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184" w:author="zhangph" w:date="2017-06-16T15:02:00Z"/>
                <w:rFonts w:ascii="宋体" w:eastAsia="宋体" w:hAnsi="宋体" w:cs="宋体"/>
                <w:color w:val="000000"/>
                <w:kern w:val="0"/>
                <w:sz w:val="22"/>
              </w:rPr>
            </w:pPr>
          </w:p>
        </w:tc>
      </w:tr>
      <w:tr w:rsidR="00F22C6A" w:rsidRPr="00F22C6A" w:rsidDel="00555323" w:rsidTr="00F22C6A">
        <w:trPr>
          <w:divId w:val="1837112253"/>
          <w:trHeight w:val="270"/>
          <w:del w:id="1185" w:author="zhangph" w:date="2017-06-16T15:02:00Z"/>
        </w:trPr>
        <w:tc>
          <w:tcPr>
            <w:tcW w:w="557"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1186" w:author="zhangph" w:date="2017-06-16T15:02:00Z"/>
                <w:rFonts w:ascii="宋体" w:eastAsia="宋体" w:hAnsi="宋体" w:cs="宋体"/>
                <w:color w:val="000000"/>
                <w:kern w:val="0"/>
                <w:sz w:val="22"/>
              </w:rPr>
            </w:pPr>
            <w:del w:id="1187" w:author="zhangph" w:date="2017-06-16T15:02:00Z">
              <w:r w:rsidRPr="00F22C6A" w:rsidDel="00555323">
                <w:rPr>
                  <w:rFonts w:ascii="宋体" w:eastAsia="宋体" w:hAnsi="宋体" w:cs="宋体" w:hint="eastAsia"/>
                  <w:color w:val="000000"/>
                  <w:kern w:val="0"/>
                  <w:sz w:val="22"/>
                </w:rPr>
                <w:delText>2</w:delText>
              </w:r>
            </w:del>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88" w:author="zhangph" w:date="2017-06-16T15:02:00Z"/>
                <w:rFonts w:ascii="宋体" w:eastAsia="宋体" w:hAnsi="宋体" w:cs="宋体"/>
                <w:color w:val="000000"/>
                <w:kern w:val="0"/>
                <w:sz w:val="22"/>
              </w:rPr>
            </w:pPr>
            <w:del w:id="1189" w:author="zhangph" w:date="2017-06-16T15:02:00Z">
              <w:r w:rsidRPr="00F22C6A" w:rsidDel="00555323">
                <w:rPr>
                  <w:rFonts w:ascii="宋体" w:eastAsia="宋体" w:hAnsi="宋体" w:cs="宋体" w:hint="eastAsia"/>
                  <w:color w:val="000000"/>
                  <w:kern w:val="0"/>
                  <w:sz w:val="22"/>
                </w:rPr>
                <w:delText>流动人口表</w:delText>
              </w:r>
            </w:del>
          </w:p>
        </w:tc>
        <w:tc>
          <w:tcPr>
            <w:tcW w:w="25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90" w:author="zhangph" w:date="2017-06-16T15:02:00Z"/>
                <w:rFonts w:ascii="宋体" w:eastAsia="宋体" w:hAnsi="宋体" w:cs="宋体"/>
                <w:color w:val="000000"/>
                <w:kern w:val="0"/>
                <w:sz w:val="22"/>
              </w:rPr>
            </w:pPr>
            <w:del w:id="1191" w:author="zhangph" w:date="2017-06-16T15:02:00Z">
              <w:r w:rsidRPr="00F22C6A" w:rsidDel="00555323">
                <w:rPr>
                  <w:rFonts w:ascii="宋体" w:eastAsia="宋体" w:hAnsi="宋体" w:cs="宋体" w:hint="eastAsia"/>
                  <w:color w:val="000000"/>
                  <w:kern w:val="0"/>
                  <w:sz w:val="22"/>
                </w:rPr>
                <w:delText>gazhk_NEWZZRK_JB_TAB</w:delText>
              </w:r>
            </w:del>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92" w:author="zhangph" w:date="2017-06-16T15:02:00Z"/>
                <w:rFonts w:ascii="宋体" w:eastAsia="宋体" w:hAnsi="宋体" w:cs="宋体"/>
                <w:color w:val="000000"/>
                <w:kern w:val="0"/>
                <w:sz w:val="22"/>
              </w:rPr>
            </w:pPr>
            <w:del w:id="1193" w:author="zhangph" w:date="2017-06-16T15:02:00Z">
              <w:r w:rsidRPr="00F22C6A" w:rsidDel="00555323">
                <w:rPr>
                  <w:rFonts w:ascii="宋体" w:eastAsia="宋体" w:hAnsi="宋体" w:cs="宋体" w:hint="eastAsia"/>
                  <w:color w:val="000000"/>
                  <w:kern w:val="0"/>
                  <w:sz w:val="22"/>
                </w:rPr>
                <w:delText>民族</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194" w:author="zhangph" w:date="2017-06-16T15:02:00Z"/>
                <w:rFonts w:ascii="宋体" w:eastAsia="宋体" w:hAnsi="宋体" w:cs="宋体"/>
                <w:color w:val="000000"/>
                <w:kern w:val="0"/>
                <w:sz w:val="22"/>
              </w:rPr>
            </w:pPr>
            <w:del w:id="1195" w:author="zhangph" w:date="2017-06-16T15:02:00Z">
              <w:r w:rsidRPr="00F22C6A" w:rsidDel="00555323">
                <w:rPr>
                  <w:rFonts w:ascii="宋体" w:eastAsia="宋体" w:hAnsi="宋体" w:cs="宋体" w:hint="eastAsia"/>
                  <w:color w:val="000000"/>
                  <w:kern w:val="0"/>
                  <w:sz w:val="22"/>
                </w:rPr>
                <w:delText xml:space="preserve">　</w:delText>
              </w:r>
            </w:del>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1196" w:author="zhangph" w:date="2017-06-16T15:02:00Z"/>
                <w:rFonts w:ascii="宋体" w:eastAsia="宋体" w:hAnsi="宋体" w:cs="宋体"/>
                <w:color w:val="000000"/>
                <w:kern w:val="0"/>
                <w:sz w:val="22"/>
              </w:rPr>
            </w:pPr>
            <w:del w:id="1197"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1837112253"/>
          <w:trHeight w:val="270"/>
          <w:del w:id="1198" w:author="zhangph" w:date="2017-06-16T15:02:00Z"/>
        </w:trPr>
        <w:tc>
          <w:tcPr>
            <w:tcW w:w="557"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1199" w:author="zhangph" w:date="2017-06-16T15:02:00Z"/>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200" w:author="zhangph" w:date="2017-06-16T15:02:00Z"/>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201" w:author="zhangph" w:date="2017-06-16T15:02:00Z"/>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1202" w:author="zhangph" w:date="2017-06-16T15:02:00Z"/>
                <w:rFonts w:ascii="宋体" w:eastAsia="宋体" w:hAnsi="宋体" w:cs="宋体"/>
                <w:color w:val="000000"/>
                <w:kern w:val="0"/>
                <w:sz w:val="22"/>
              </w:rPr>
            </w:pPr>
            <w:del w:id="1203" w:author="zhangph" w:date="2017-06-16T15:02:00Z">
              <w:r w:rsidRPr="00F22C6A" w:rsidDel="00555323">
                <w:rPr>
                  <w:rFonts w:ascii="宋体" w:eastAsia="宋体" w:hAnsi="宋体" w:cs="宋体" w:hint="eastAsia"/>
                  <w:color w:val="000000"/>
                  <w:kern w:val="0"/>
                  <w:sz w:val="22"/>
                </w:rPr>
                <w:delText>身份证号码</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204" w:author="zhangph" w:date="2017-06-16T15:02:00Z"/>
                <w:rFonts w:ascii="宋体" w:eastAsia="宋体" w:hAnsi="宋体" w:cs="宋体"/>
                <w:color w:val="000000"/>
                <w:kern w:val="0"/>
                <w:sz w:val="22"/>
              </w:rPr>
            </w:pPr>
            <w:del w:id="1205" w:author="zhangph" w:date="2017-06-16T15:02:00Z">
              <w:r w:rsidRPr="00F22C6A" w:rsidDel="00555323">
                <w:rPr>
                  <w:rFonts w:ascii="宋体" w:eastAsia="宋体" w:hAnsi="宋体" w:cs="宋体" w:hint="eastAsia"/>
                  <w:color w:val="000000"/>
                  <w:kern w:val="0"/>
                  <w:sz w:val="22"/>
                </w:rPr>
                <w:delText xml:space="preserve">　</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206" w:author="zhangph" w:date="2017-06-16T15:02:00Z"/>
                <w:rFonts w:ascii="宋体" w:eastAsia="宋体" w:hAnsi="宋体" w:cs="宋体"/>
                <w:color w:val="000000"/>
                <w:kern w:val="0"/>
                <w:sz w:val="22"/>
              </w:rPr>
            </w:pPr>
          </w:p>
        </w:tc>
      </w:tr>
      <w:tr w:rsidR="00F22C6A" w:rsidRPr="00F22C6A" w:rsidDel="00555323" w:rsidTr="00F22C6A">
        <w:trPr>
          <w:divId w:val="1837112253"/>
          <w:trHeight w:val="270"/>
          <w:del w:id="1207" w:author="zhangph" w:date="2017-06-16T15:02:00Z"/>
        </w:trPr>
        <w:tc>
          <w:tcPr>
            <w:tcW w:w="557"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1208" w:author="zhangph" w:date="2017-06-16T15:02:00Z"/>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209" w:author="zhangph" w:date="2017-06-16T15:02:00Z"/>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210" w:author="zhangph" w:date="2017-06-16T15:02:00Z"/>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211" w:author="zhangph" w:date="2017-06-16T15:02:00Z"/>
                <w:rFonts w:ascii="宋体" w:eastAsia="宋体" w:hAnsi="宋体" w:cs="宋体"/>
                <w:color w:val="000000"/>
                <w:kern w:val="0"/>
                <w:sz w:val="22"/>
              </w:rPr>
            </w:pPr>
            <w:del w:id="1212" w:author="zhangph" w:date="2017-06-16T15:02:00Z">
              <w:r w:rsidRPr="00F22C6A" w:rsidDel="00555323">
                <w:rPr>
                  <w:rFonts w:ascii="宋体" w:eastAsia="宋体" w:hAnsi="宋体" w:cs="宋体" w:hint="eastAsia"/>
                  <w:color w:val="000000"/>
                  <w:kern w:val="0"/>
                  <w:sz w:val="22"/>
                </w:rPr>
                <w:delText>注销标志</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213" w:author="zhangph" w:date="2017-06-16T15:02:00Z"/>
                <w:rFonts w:ascii="宋体" w:eastAsia="宋体" w:hAnsi="宋体" w:cs="宋体"/>
                <w:color w:val="000000"/>
                <w:kern w:val="0"/>
                <w:sz w:val="22"/>
              </w:rPr>
            </w:pPr>
            <w:del w:id="1214" w:author="zhangph" w:date="2017-06-16T15:02:00Z">
              <w:r w:rsidRPr="00F22C6A" w:rsidDel="00555323">
                <w:rPr>
                  <w:rFonts w:ascii="宋体" w:eastAsia="宋体" w:hAnsi="宋体" w:cs="宋体" w:hint="eastAsia"/>
                  <w:color w:val="000000"/>
                  <w:kern w:val="0"/>
                  <w:sz w:val="22"/>
                </w:rPr>
                <w:delText>"未注销"</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215" w:author="zhangph" w:date="2017-06-16T15:02:00Z"/>
                <w:rFonts w:ascii="宋体" w:eastAsia="宋体" w:hAnsi="宋体" w:cs="宋体"/>
                <w:color w:val="000000"/>
                <w:kern w:val="0"/>
                <w:sz w:val="22"/>
              </w:rPr>
            </w:pPr>
          </w:p>
        </w:tc>
      </w:tr>
      <w:tr w:rsidR="00F22C6A" w:rsidRPr="00F22C6A" w:rsidDel="00555323" w:rsidTr="00F22C6A">
        <w:trPr>
          <w:divId w:val="1837112253"/>
          <w:trHeight w:val="270"/>
          <w:del w:id="1216" w:author="zhangph" w:date="2017-06-16T15:02:00Z"/>
        </w:trPr>
        <w:tc>
          <w:tcPr>
            <w:tcW w:w="557"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1217" w:author="zhangph" w:date="2017-06-16T15:02:00Z"/>
                <w:rFonts w:ascii="宋体" w:eastAsia="宋体" w:hAnsi="宋体" w:cs="宋体"/>
                <w:color w:val="000000"/>
                <w:kern w:val="0"/>
                <w:sz w:val="22"/>
              </w:rPr>
            </w:pPr>
          </w:p>
        </w:tc>
        <w:tc>
          <w:tcPr>
            <w:tcW w:w="15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218" w:author="zhangph" w:date="2017-06-16T15:02:00Z"/>
                <w:rFonts w:ascii="宋体" w:eastAsia="宋体" w:hAnsi="宋体" w:cs="宋体"/>
                <w:color w:val="000000"/>
                <w:kern w:val="0"/>
                <w:sz w:val="22"/>
              </w:rPr>
            </w:pPr>
          </w:p>
        </w:tc>
        <w:tc>
          <w:tcPr>
            <w:tcW w:w="255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219" w:author="zhangph" w:date="2017-06-16T15:02:00Z"/>
                <w:rFonts w:ascii="宋体" w:eastAsia="宋体" w:hAnsi="宋体"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220" w:author="zhangph" w:date="2017-06-16T15:02:00Z"/>
                <w:rFonts w:ascii="宋体" w:eastAsia="宋体" w:hAnsi="宋体" w:cs="宋体"/>
                <w:color w:val="000000"/>
                <w:kern w:val="0"/>
                <w:sz w:val="22"/>
              </w:rPr>
            </w:pPr>
            <w:del w:id="1221" w:author="zhangph" w:date="2017-06-16T15:02:00Z">
              <w:r w:rsidRPr="00F22C6A" w:rsidDel="00555323">
                <w:rPr>
                  <w:rFonts w:ascii="宋体" w:eastAsia="宋体" w:hAnsi="宋体" w:cs="宋体" w:hint="eastAsia"/>
                  <w:color w:val="000000"/>
                  <w:kern w:val="0"/>
                  <w:sz w:val="22"/>
                </w:rPr>
                <w:delText>区县</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222" w:author="zhangph" w:date="2017-06-16T15:02:00Z"/>
                <w:rFonts w:ascii="宋体" w:eastAsia="宋体" w:hAnsi="宋体" w:cs="宋体"/>
                <w:color w:val="000000"/>
                <w:kern w:val="0"/>
                <w:sz w:val="22"/>
              </w:rPr>
            </w:pPr>
            <w:del w:id="1223" w:author="zhangph" w:date="2017-06-16T15:02:00Z">
              <w:r w:rsidRPr="00F22C6A" w:rsidDel="00555323">
                <w:rPr>
                  <w:rFonts w:ascii="宋体" w:eastAsia="宋体" w:hAnsi="宋体" w:cs="宋体" w:hint="eastAsia"/>
                  <w:color w:val="000000"/>
                  <w:kern w:val="0"/>
                  <w:sz w:val="22"/>
                </w:rPr>
                <w:delText>"萧山"</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224" w:author="zhangph" w:date="2017-06-16T15:02:00Z"/>
                <w:rFonts w:ascii="宋体" w:eastAsia="宋体" w:hAnsi="宋体" w:cs="宋体"/>
                <w:color w:val="000000"/>
                <w:kern w:val="0"/>
                <w:sz w:val="22"/>
              </w:rPr>
            </w:pPr>
          </w:p>
        </w:tc>
      </w:tr>
    </w:tbl>
    <w:p w:rsidR="001360F8" w:rsidRDefault="001360F8" w:rsidP="001360F8">
      <w:r>
        <w:fldChar w:fldCharType="end"/>
      </w:r>
    </w:p>
    <w:p w:rsidR="001360F8" w:rsidRDefault="001360F8" w:rsidP="001360F8">
      <w:pPr>
        <w:pStyle w:val="11"/>
        <w:numPr>
          <w:ilvl w:val="0"/>
          <w:numId w:val="2"/>
        </w:numPr>
        <w:ind w:firstLineChars="0"/>
        <w:rPr>
          <w:rFonts w:ascii="华文细黑" w:eastAsia="华文细黑" w:hAnsi="华文细黑" w:cs="宋体"/>
          <w:kern w:val="0"/>
          <w:sz w:val="24"/>
        </w:rPr>
      </w:pPr>
      <w:r>
        <w:rPr>
          <w:rFonts w:ascii="华文细黑" w:eastAsia="华文细黑" w:hAnsi="华文细黑" w:cs="宋体" w:hint="eastAsia"/>
          <w:kern w:val="0"/>
          <w:sz w:val="24"/>
        </w:rPr>
        <w:t>年龄段</w:t>
      </w:r>
    </w:p>
    <w:p w:rsidR="00555323" w:rsidRPr="00555323" w:rsidRDefault="001360F8" w:rsidP="00555323">
      <w:pPr>
        <w:ind w:firstLineChars="200" w:firstLine="420"/>
        <w:rPr>
          <w:kern w:val="0"/>
          <w:sz w:val="20"/>
          <w:szCs w:val="20"/>
          <w:rPrChange w:id="1225" w:author="zhangph" w:date="2017-06-16T15:02:00Z">
            <w:rPr>
              <w:rFonts w:asciiTheme="minorHAnsi" w:eastAsiaTheme="minorEastAsia" w:hAnsiTheme="minorHAnsi" w:cstheme="minorBidi"/>
              <w:szCs w:val="21"/>
            </w:rPr>
          </w:rPrChange>
        </w:rPr>
        <w:pPrChange w:id="1226" w:author="zhangph" w:date="2017-06-16T15:02:00Z">
          <w:pPr>
            <w:pStyle w:val="11"/>
            <w:ind w:left="420" w:firstLineChars="0" w:firstLine="0"/>
          </w:pPr>
        </w:pPrChange>
      </w:pP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年龄段</w:instrText>
      </w:r>
      <w:r w:rsidR="00555323">
        <w:rPr>
          <w:rFonts w:hint="eastAsia"/>
        </w:rPr>
        <w:instrText xml:space="preserve">!R2C1:R10C6 </w:instrText>
      </w:r>
      <w:r>
        <w:instrText xml:space="preserve">\a \f 4 \h </w:instrText>
      </w:r>
      <w:r w:rsidR="008942EC">
        <w:instrText xml:space="preserve"> \* MERGEFORMAT </w:instrText>
      </w:r>
      <w:r w:rsidR="00555323">
        <w:fldChar w:fldCharType="separate"/>
      </w:r>
    </w:p>
    <w:tbl>
      <w:tblPr>
        <w:tblW w:w="8779" w:type="dxa"/>
        <w:tblLook w:val="04A0" w:firstRow="1" w:lastRow="0" w:firstColumn="1" w:lastColumn="0" w:noHBand="0" w:noVBand="1"/>
      </w:tblPr>
      <w:tblGrid>
        <w:gridCol w:w="699"/>
        <w:gridCol w:w="1559"/>
        <w:gridCol w:w="2416"/>
        <w:gridCol w:w="1695"/>
        <w:gridCol w:w="1276"/>
        <w:gridCol w:w="1134"/>
        <w:tblGridChange w:id="1227">
          <w:tblGrid>
            <w:gridCol w:w="699"/>
            <w:gridCol w:w="1559"/>
            <w:gridCol w:w="2416"/>
            <w:gridCol w:w="1695"/>
            <w:gridCol w:w="1276"/>
            <w:gridCol w:w="1134"/>
          </w:tblGrid>
        </w:tblGridChange>
      </w:tblGrid>
      <w:tr w:rsidR="00555323" w:rsidRPr="00555323" w:rsidTr="00555323">
        <w:trPr>
          <w:divId w:val="1185093920"/>
          <w:trHeight w:val="270"/>
          <w:ins w:id="1228" w:author="zhangph" w:date="2017-06-16T15:02:00Z"/>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29" w:author="zhangph" w:date="2017-06-16T15:02:00Z"/>
                <w:rFonts w:ascii="宋体" w:eastAsia="宋体" w:hAnsi="宋体" w:cs="宋体"/>
                <w:color w:val="000000"/>
                <w:kern w:val="0"/>
                <w:sz w:val="22"/>
                <w:rPrChange w:id="1230" w:author="zhangph" w:date="2017-06-16T15:02:00Z">
                  <w:rPr>
                    <w:ins w:id="1231" w:author="zhangph" w:date="2017-06-16T15:02:00Z"/>
                    <w:color w:val="000000"/>
                    <w:sz w:val="22"/>
                  </w:rPr>
                </w:rPrChange>
              </w:rPr>
              <w:pPrChange w:id="1232" w:author="zhangph" w:date="2017-06-16T15:02:00Z">
                <w:pPr>
                  <w:widowControl/>
                  <w:jc w:val="left"/>
                </w:pPr>
              </w:pPrChange>
            </w:pPr>
            <w:ins w:id="1233" w:author="zhangph" w:date="2017-06-16T15:02:00Z">
              <w:r w:rsidRPr="00555323">
                <w:rPr>
                  <w:rFonts w:ascii="宋体" w:eastAsia="宋体" w:hAnsi="宋体" w:cs="宋体" w:hint="eastAsia"/>
                  <w:color w:val="000000"/>
                  <w:kern w:val="0"/>
                  <w:sz w:val="22"/>
                  <w:rPrChange w:id="1234" w:author="zhangph" w:date="2017-06-16T15:02:00Z">
                    <w:rPr>
                      <w:rFonts w:hint="eastAsia"/>
                      <w:color w:val="000000"/>
                      <w:sz w:val="22"/>
                    </w:rPr>
                  </w:rPrChange>
                </w:rPr>
                <w:t>序号</w:t>
              </w:r>
            </w:ins>
          </w:p>
        </w:tc>
        <w:tc>
          <w:tcPr>
            <w:tcW w:w="1559"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35" w:author="zhangph" w:date="2017-06-16T15:02:00Z"/>
                <w:rFonts w:ascii="宋体" w:eastAsia="宋体" w:hAnsi="宋体" w:cs="宋体" w:hint="eastAsia"/>
                <w:color w:val="000000"/>
                <w:kern w:val="0"/>
                <w:sz w:val="22"/>
                <w:rPrChange w:id="1236" w:author="zhangph" w:date="2017-06-16T15:02:00Z">
                  <w:rPr>
                    <w:ins w:id="1237" w:author="zhangph" w:date="2017-06-16T15:02:00Z"/>
                    <w:rFonts w:hint="eastAsia"/>
                  </w:rPr>
                </w:rPrChange>
              </w:rPr>
              <w:pPrChange w:id="1238" w:author="zhangph" w:date="2017-06-16T15:02:00Z">
                <w:pPr/>
              </w:pPrChange>
            </w:pPr>
            <w:ins w:id="1239" w:author="zhangph" w:date="2017-06-16T15:02:00Z">
              <w:r w:rsidRPr="00555323">
                <w:rPr>
                  <w:rFonts w:ascii="宋体" w:eastAsia="宋体" w:hAnsi="宋体" w:cs="宋体" w:hint="eastAsia"/>
                  <w:color w:val="000000"/>
                  <w:kern w:val="0"/>
                  <w:sz w:val="22"/>
                  <w:rPrChange w:id="1240" w:author="zhangph" w:date="2017-06-16T15:02:00Z">
                    <w:rPr>
                      <w:rFonts w:hint="eastAsia"/>
                    </w:rPr>
                  </w:rPrChange>
                </w:rPr>
                <w:t>表名</w:t>
              </w:r>
            </w:ins>
          </w:p>
        </w:tc>
        <w:tc>
          <w:tcPr>
            <w:tcW w:w="2416"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41" w:author="zhangph" w:date="2017-06-16T15:02:00Z"/>
                <w:rFonts w:ascii="宋体" w:eastAsia="宋体" w:hAnsi="宋体" w:cs="宋体" w:hint="eastAsia"/>
                <w:color w:val="000000"/>
                <w:kern w:val="0"/>
                <w:sz w:val="22"/>
                <w:rPrChange w:id="1242" w:author="zhangph" w:date="2017-06-16T15:02:00Z">
                  <w:rPr>
                    <w:ins w:id="1243" w:author="zhangph" w:date="2017-06-16T15:02:00Z"/>
                    <w:rFonts w:hint="eastAsia"/>
                  </w:rPr>
                </w:rPrChange>
              </w:rPr>
              <w:pPrChange w:id="1244" w:author="zhangph" w:date="2017-06-16T15:02:00Z">
                <w:pPr/>
              </w:pPrChange>
            </w:pPr>
            <w:ins w:id="1245" w:author="zhangph" w:date="2017-06-16T15:02:00Z">
              <w:r w:rsidRPr="00555323">
                <w:rPr>
                  <w:rFonts w:ascii="宋体" w:eastAsia="宋体" w:hAnsi="宋体" w:cs="宋体" w:hint="eastAsia"/>
                  <w:color w:val="000000"/>
                  <w:kern w:val="0"/>
                  <w:sz w:val="22"/>
                  <w:rPrChange w:id="1246" w:author="zhangph" w:date="2017-06-16T15:02:00Z">
                    <w:rPr>
                      <w:rFonts w:hint="eastAsia"/>
                    </w:rPr>
                  </w:rPrChange>
                </w:rPr>
                <w:t>英文名</w:t>
              </w:r>
            </w:ins>
          </w:p>
        </w:tc>
        <w:tc>
          <w:tcPr>
            <w:tcW w:w="1695"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47" w:author="zhangph" w:date="2017-06-16T15:02:00Z"/>
                <w:rFonts w:ascii="宋体" w:eastAsia="宋体" w:hAnsi="宋体" w:cs="宋体" w:hint="eastAsia"/>
                <w:color w:val="000000"/>
                <w:kern w:val="0"/>
                <w:sz w:val="22"/>
                <w:rPrChange w:id="1248" w:author="zhangph" w:date="2017-06-16T15:02:00Z">
                  <w:rPr>
                    <w:ins w:id="1249" w:author="zhangph" w:date="2017-06-16T15:02:00Z"/>
                    <w:rFonts w:hint="eastAsia"/>
                  </w:rPr>
                </w:rPrChange>
              </w:rPr>
              <w:pPrChange w:id="1250" w:author="zhangph" w:date="2017-06-16T15:02:00Z">
                <w:pPr/>
              </w:pPrChange>
            </w:pPr>
            <w:ins w:id="1251" w:author="zhangph" w:date="2017-06-16T15:02:00Z">
              <w:r w:rsidRPr="00555323">
                <w:rPr>
                  <w:rFonts w:ascii="宋体" w:eastAsia="宋体" w:hAnsi="宋体" w:cs="宋体" w:hint="eastAsia"/>
                  <w:color w:val="000000"/>
                  <w:kern w:val="0"/>
                  <w:sz w:val="22"/>
                  <w:rPrChange w:id="1252" w:author="zhangph" w:date="2017-06-16T15:02:00Z">
                    <w:rPr>
                      <w:rFonts w:hint="eastAsia"/>
                    </w:rPr>
                  </w:rPrChange>
                </w:rPr>
                <w:t>字段</w:t>
              </w:r>
            </w:ins>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53" w:author="zhangph" w:date="2017-06-16T15:02:00Z"/>
                <w:rFonts w:ascii="宋体" w:eastAsia="宋体" w:hAnsi="宋体" w:cs="宋体" w:hint="eastAsia"/>
                <w:color w:val="000000"/>
                <w:kern w:val="0"/>
                <w:sz w:val="22"/>
                <w:rPrChange w:id="1254" w:author="zhangph" w:date="2017-06-16T15:02:00Z">
                  <w:rPr>
                    <w:ins w:id="1255" w:author="zhangph" w:date="2017-06-16T15:02:00Z"/>
                    <w:rFonts w:hint="eastAsia"/>
                  </w:rPr>
                </w:rPrChange>
              </w:rPr>
              <w:pPrChange w:id="1256" w:author="zhangph" w:date="2017-06-16T15:02:00Z">
                <w:pPr/>
              </w:pPrChange>
            </w:pPr>
            <w:ins w:id="1257" w:author="zhangph" w:date="2017-06-16T15:02:00Z">
              <w:r w:rsidRPr="00555323">
                <w:rPr>
                  <w:rFonts w:ascii="宋体" w:eastAsia="宋体" w:hAnsi="宋体" w:cs="宋体" w:hint="eastAsia"/>
                  <w:color w:val="000000"/>
                  <w:kern w:val="0"/>
                  <w:sz w:val="22"/>
                  <w:rPrChange w:id="1258" w:author="zhangph" w:date="2017-06-16T15:02:00Z">
                    <w:rPr>
                      <w:rFonts w:hint="eastAsia"/>
                    </w:rPr>
                  </w:rPrChange>
                </w:rPr>
                <w:t>值</w:t>
              </w:r>
            </w:ins>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1259" w:author="zhangph" w:date="2017-06-16T15:02:00Z"/>
                <w:rFonts w:ascii="宋体" w:eastAsia="宋体" w:hAnsi="宋体" w:cs="宋体" w:hint="eastAsia"/>
                <w:color w:val="000000"/>
                <w:kern w:val="0"/>
                <w:sz w:val="22"/>
                <w:rPrChange w:id="1260" w:author="zhangph" w:date="2017-06-16T15:02:00Z">
                  <w:rPr>
                    <w:ins w:id="1261" w:author="zhangph" w:date="2017-06-16T15:02:00Z"/>
                    <w:rFonts w:hint="eastAsia"/>
                  </w:rPr>
                </w:rPrChange>
              </w:rPr>
              <w:pPrChange w:id="1262" w:author="zhangph" w:date="2017-06-16T15:02:00Z">
                <w:pPr/>
              </w:pPrChange>
            </w:pPr>
            <w:ins w:id="1263" w:author="zhangph" w:date="2017-06-16T15:02:00Z">
              <w:r w:rsidRPr="00555323">
                <w:rPr>
                  <w:rFonts w:ascii="宋体" w:eastAsia="宋体" w:hAnsi="宋体" w:cs="宋体" w:hint="eastAsia"/>
                  <w:color w:val="000000"/>
                  <w:kern w:val="0"/>
                  <w:sz w:val="22"/>
                  <w:rPrChange w:id="1264" w:author="zhangph" w:date="2017-06-16T15:02:00Z">
                    <w:rPr>
                      <w:rFonts w:hint="eastAsia"/>
                    </w:rPr>
                  </w:rPrChange>
                </w:rPr>
                <w:t>来源</w:t>
              </w:r>
            </w:ins>
          </w:p>
        </w:tc>
      </w:tr>
      <w:tr w:rsidR="00555323" w:rsidRPr="00555323" w:rsidTr="00555323">
        <w:trPr>
          <w:divId w:val="1185093920"/>
          <w:trHeight w:val="270"/>
          <w:ins w:id="1265" w:author="zhangph" w:date="2017-06-16T15:02:00Z"/>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66" w:author="zhangph" w:date="2017-06-16T15:02:00Z"/>
                <w:rFonts w:ascii="宋体" w:eastAsia="宋体" w:hAnsi="宋体" w:cs="宋体" w:hint="eastAsia"/>
                <w:color w:val="000000"/>
                <w:kern w:val="0"/>
                <w:sz w:val="22"/>
                <w:rPrChange w:id="1267" w:author="zhangph" w:date="2017-06-16T15:02:00Z">
                  <w:rPr>
                    <w:ins w:id="1268" w:author="zhangph" w:date="2017-06-16T15:02:00Z"/>
                    <w:rFonts w:hint="eastAsia"/>
                  </w:rPr>
                </w:rPrChange>
              </w:rPr>
              <w:pPrChange w:id="1269" w:author="zhangph" w:date="2017-06-16T15:02:00Z">
                <w:pPr/>
              </w:pPrChange>
            </w:pPr>
            <w:ins w:id="1270" w:author="zhangph" w:date="2017-06-16T15:02:00Z">
              <w:r w:rsidRPr="00555323">
                <w:rPr>
                  <w:rFonts w:ascii="宋体" w:eastAsia="宋体" w:hAnsi="宋体" w:cs="宋体" w:hint="eastAsia"/>
                  <w:color w:val="000000"/>
                  <w:kern w:val="0"/>
                  <w:sz w:val="22"/>
                  <w:rPrChange w:id="1271" w:author="zhangph" w:date="2017-06-16T15:02:00Z">
                    <w:rPr>
                      <w:rFonts w:hint="eastAsia"/>
                    </w:rPr>
                  </w:rPrChange>
                </w:rPr>
                <w:t>1</w:t>
              </w:r>
            </w:ins>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72" w:author="zhangph" w:date="2017-06-16T15:02:00Z"/>
                <w:rFonts w:ascii="宋体" w:eastAsia="宋体" w:hAnsi="宋体" w:cs="宋体" w:hint="eastAsia"/>
                <w:color w:val="000000"/>
                <w:kern w:val="0"/>
                <w:sz w:val="22"/>
                <w:rPrChange w:id="1273" w:author="zhangph" w:date="2017-06-16T15:02:00Z">
                  <w:rPr>
                    <w:ins w:id="1274" w:author="zhangph" w:date="2017-06-16T15:02:00Z"/>
                    <w:rFonts w:hint="eastAsia"/>
                  </w:rPr>
                </w:rPrChange>
              </w:rPr>
              <w:pPrChange w:id="1275" w:author="zhangph" w:date="2017-06-16T15:02:00Z">
                <w:pPr/>
              </w:pPrChange>
            </w:pPr>
            <w:ins w:id="1276" w:author="zhangph" w:date="2017-06-16T15:02:00Z">
              <w:r w:rsidRPr="00555323">
                <w:rPr>
                  <w:rFonts w:ascii="宋体" w:eastAsia="宋体" w:hAnsi="宋体" w:cs="宋体" w:hint="eastAsia"/>
                  <w:color w:val="000000"/>
                  <w:kern w:val="0"/>
                  <w:sz w:val="22"/>
                  <w:rPrChange w:id="1277" w:author="zhangph" w:date="2017-06-16T15:02:00Z">
                    <w:rPr>
                      <w:rFonts w:hint="eastAsia"/>
                    </w:rPr>
                  </w:rPrChange>
                </w:rPr>
                <w:t>常住人口表</w:t>
              </w:r>
            </w:ins>
          </w:p>
        </w:tc>
        <w:tc>
          <w:tcPr>
            <w:tcW w:w="24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78" w:author="zhangph" w:date="2017-06-16T15:02:00Z"/>
                <w:rFonts w:ascii="宋体" w:eastAsia="宋体" w:hAnsi="宋体" w:cs="宋体" w:hint="eastAsia"/>
                <w:color w:val="000000"/>
                <w:kern w:val="0"/>
                <w:sz w:val="22"/>
                <w:rPrChange w:id="1279" w:author="zhangph" w:date="2017-06-16T15:02:00Z">
                  <w:rPr>
                    <w:ins w:id="1280" w:author="zhangph" w:date="2017-06-16T15:02:00Z"/>
                    <w:rFonts w:hint="eastAsia"/>
                  </w:rPr>
                </w:rPrChange>
              </w:rPr>
              <w:pPrChange w:id="1281" w:author="zhangph" w:date="2017-06-16T15:02:00Z">
                <w:pPr/>
              </w:pPrChange>
            </w:pPr>
            <w:proofErr w:type="spellStart"/>
            <w:ins w:id="1282" w:author="zhangph" w:date="2017-06-16T15:02:00Z">
              <w:r w:rsidRPr="00555323">
                <w:rPr>
                  <w:rFonts w:ascii="宋体" w:eastAsia="宋体" w:hAnsi="宋体" w:cs="宋体" w:hint="eastAsia"/>
                  <w:color w:val="000000"/>
                  <w:kern w:val="0"/>
                  <w:sz w:val="22"/>
                  <w:rPrChange w:id="1283" w:author="zhangph" w:date="2017-06-16T15:02:00Z">
                    <w:rPr>
                      <w:rFonts w:hint="eastAsia"/>
                    </w:rPr>
                  </w:rPrChange>
                </w:rPr>
                <w:t>gazhk_CZRK</w:t>
              </w:r>
              <w:proofErr w:type="spellEnd"/>
            </w:ins>
          </w:p>
        </w:tc>
        <w:tc>
          <w:tcPr>
            <w:tcW w:w="1695"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84" w:author="zhangph" w:date="2017-06-16T15:02:00Z"/>
                <w:rFonts w:ascii="宋体" w:eastAsia="宋体" w:hAnsi="宋体" w:cs="宋体" w:hint="eastAsia"/>
                <w:color w:val="000000"/>
                <w:kern w:val="0"/>
                <w:sz w:val="22"/>
                <w:rPrChange w:id="1285" w:author="zhangph" w:date="2017-06-16T15:02:00Z">
                  <w:rPr>
                    <w:ins w:id="1286" w:author="zhangph" w:date="2017-06-16T15:02:00Z"/>
                    <w:rFonts w:hint="eastAsia"/>
                  </w:rPr>
                </w:rPrChange>
              </w:rPr>
              <w:pPrChange w:id="1287" w:author="zhangph" w:date="2017-06-16T15:02:00Z">
                <w:pPr/>
              </w:pPrChange>
            </w:pPr>
            <w:ins w:id="1288" w:author="zhangph" w:date="2017-06-16T15:02:00Z">
              <w:r w:rsidRPr="00555323">
                <w:rPr>
                  <w:rFonts w:ascii="宋体" w:eastAsia="宋体" w:hAnsi="宋体" w:cs="宋体" w:hint="eastAsia"/>
                  <w:color w:val="000000"/>
                  <w:kern w:val="0"/>
                  <w:sz w:val="22"/>
                  <w:rPrChange w:id="1289" w:author="zhangph" w:date="2017-06-16T15:02:00Z">
                    <w:rPr>
                      <w:rFonts w:hint="eastAsia"/>
                    </w:rPr>
                  </w:rPrChange>
                </w:rPr>
                <w:t>出生日期</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290" w:author="zhangph" w:date="2017-06-16T15:02:00Z"/>
                <w:rFonts w:ascii="宋体" w:eastAsia="宋体" w:hAnsi="宋体" w:cs="宋体" w:hint="eastAsia"/>
                <w:color w:val="000000"/>
                <w:kern w:val="0"/>
                <w:sz w:val="22"/>
                <w:rPrChange w:id="1291" w:author="zhangph" w:date="2017-06-16T15:02:00Z">
                  <w:rPr>
                    <w:ins w:id="1292" w:author="zhangph" w:date="2017-06-16T15:02:00Z"/>
                    <w:rFonts w:hint="eastAsia"/>
                  </w:rPr>
                </w:rPrChange>
              </w:rPr>
              <w:pPrChange w:id="1293" w:author="zhangph" w:date="2017-06-16T15:02:00Z">
                <w:pPr/>
              </w:pPrChange>
            </w:pPr>
            <w:ins w:id="1294" w:author="zhangph" w:date="2017-06-16T15:02:00Z">
              <w:r w:rsidRPr="00555323">
                <w:rPr>
                  <w:rFonts w:ascii="宋体" w:eastAsia="宋体" w:hAnsi="宋体" w:cs="宋体" w:hint="eastAsia"/>
                  <w:color w:val="000000"/>
                  <w:kern w:val="0"/>
                  <w:sz w:val="22"/>
                  <w:rPrChange w:id="1295" w:author="zhangph" w:date="2017-06-16T15:02:00Z">
                    <w:rPr>
                      <w:rFonts w:hint="eastAsia"/>
                    </w:rPr>
                  </w:rPrChange>
                </w:rPr>
                <w:t xml:space="preserve">　</w:t>
              </w:r>
            </w:ins>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1296" w:author="zhangph" w:date="2017-06-16T15:02:00Z"/>
                <w:rFonts w:ascii="宋体" w:eastAsia="宋体" w:hAnsi="宋体" w:cs="宋体" w:hint="eastAsia"/>
                <w:color w:val="000000"/>
                <w:kern w:val="0"/>
                <w:sz w:val="22"/>
                <w:rPrChange w:id="1297" w:author="zhangph" w:date="2017-06-16T15:02:00Z">
                  <w:rPr>
                    <w:ins w:id="1298" w:author="zhangph" w:date="2017-06-16T15:02:00Z"/>
                    <w:rFonts w:hint="eastAsia"/>
                  </w:rPr>
                </w:rPrChange>
              </w:rPr>
              <w:pPrChange w:id="1299" w:author="zhangph" w:date="2017-06-16T15:02:00Z">
                <w:pPr/>
              </w:pPrChange>
            </w:pPr>
            <w:ins w:id="1300" w:author="zhangph" w:date="2017-06-16T15:02:00Z">
              <w:r w:rsidRPr="00555323">
                <w:rPr>
                  <w:rFonts w:ascii="宋体" w:eastAsia="宋体" w:hAnsi="宋体" w:cs="宋体" w:hint="eastAsia"/>
                  <w:color w:val="000000"/>
                  <w:kern w:val="0"/>
                  <w:sz w:val="22"/>
                  <w:rPrChange w:id="1301" w:author="zhangph" w:date="2017-06-16T15:02:00Z">
                    <w:rPr>
                      <w:rFonts w:hint="eastAsia"/>
                    </w:rPr>
                  </w:rPrChange>
                </w:rPr>
                <w:t>市云</w:t>
              </w:r>
            </w:ins>
          </w:p>
        </w:tc>
      </w:tr>
      <w:tr w:rsidR="00555323" w:rsidRPr="00555323" w:rsidTr="00555323">
        <w:trPr>
          <w:divId w:val="1185093920"/>
          <w:trHeight w:val="270"/>
          <w:ins w:id="1302"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1303" w:author="zhangph" w:date="2017-06-16T15:02:00Z"/>
                <w:rFonts w:ascii="宋体" w:eastAsia="宋体" w:hAnsi="宋体" w:cs="宋体"/>
                <w:color w:val="000000"/>
                <w:kern w:val="0"/>
                <w:sz w:val="22"/>
                <w:rPrChange w:id="1304" w:author="zhangph" w:date="2017-06-16T15:02:00Z">
                  <w:rPr>
                    <w:ins w:id="1305" w:author="zhangph" w:date="2017-06-16T15:02:00Z"/>
                  </w:rPr>
                </w:rPrChange>
              </w:rPr>
              <w:pPrChange w:id="1306" w:author="zhangph" w:date="2017-06-16T15:02:00Z">
                <w:pPr/>
              </w:pPrChange>
            </w:pPr>
          </w:p>
        </w:tc>
        <w:tc>
          <w:tcPr>
            <w:tcW w:w="1559"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307" w:author="zhangph" w:date="2017-06-16T15:02:00Z"/>
                <w:rFonts w:ascii="宋体" w:eastAsia="宋体" w:hAnsi="宋体" w:cs="宋体"/>
                <w:color w:val="000000"/>
                <w:kern w:val="0"/>
                <w:sz w:val="22"/>
                <w:rPrChange w:id="1308" w:author="zhangph" w:date="2017-06-16T15:02:00Z">
                  <w:rPr>
                    <w:ins w:id="1309" w:author="zhangph" w:date="2017-06-16T15:02:00Z"/>
                  </w:rPr>
                </w:rPrChange>
              </w:rPr>
              <w:pPrChange w:id="1310" w:author="zhangph" w:date="2017-06-16T15:02:00Z">
                <w:pPr/>
              </w:pPrChange>
            </w:pPr>
          </w:p>
        </w:tc>
        <w:tc>
          <w:tcPr>
            <w:tcW w:w="24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311" w:author="zhangph" w:date="2017-06-16T15:02:00Z"/>
                <w:rFonts w:ascii="宋体" w:eastAsia="宋体" w:hAnsi="宋体" w:cs="宋体"/>
                <w:color w:val="000000"/>
                <w:kern w:val="0"/>
                <w:sz w:val="22"/>
                <w:rPrChange w:id="1312" w:author="zhangph" w:date="2017-06-16T15:02:00Z">
                  <w:rPr>
                    <w:ins w:id="1313" w:author="zhangph" w:date="2017-06-16T15:02:00Z"/>
                  </w:rPr>
                </w:rPrChange>
              </w:rPr>
              <w:pPrChange w:id="1314" w:author="zhangph" w:date="2017-06-16T15:02:00Z">
                <w:pPr/>
              </w:pPrChange>
            </w:pPr>
          </w:p>
        </w:tc>
        <w:tc>
          <w:tcPr>
            <w:tcW w:w="1695"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315" w:author="zhangph" w:date="2017-06-16T15:02:00Z"/>
                <w:rFonts w:ascii="宋体" w:eastAsia="宋体" w:hAnsi="宋体" w:cs="宋体" w:hint="eastAsia"/>
                <w:color w:val="000000"/>
                <w:kern w:val="0"/>
                <w:sz w:val="22"/>
                <w:rPrChange w:id="1316" w:author="zhangph" w:date="2017-06-16T15:02:00Z">
                  <w:rPr>
                    <w:ins w:id="1317" w:author="zhangph" w:date="2017-06-16T15:02:00Z"/>
                    <w:rFonts w:hint="eastAsia"/>
                  </w:rPr>
                </w:rPrChange>
              </w:rPr>
              <w:pPrChange w:id="1318" w:author="zhangph" w:date="2017-06-16T15:02:00Z">
                <w:pPr/>
              </w:pPrChange>
            </w:pPr>
            <w:ins w:id="1319" w:author="zhangph" w:date="2017-06-16T15:02:00Z">
              <w:r w:rsidRPr="00555323">
                <w:rPr>
                  <w:rFonts w:ascii="宋体" w:eastAsia="宋体" w:hAnsi="宋体" w:cs="宋体" w:hint="eastAsia"/>
                  <w:color w:val="000000"/>
                  <w:kern w:val="0"/>
                  <w:sz w:val="22"/>
                  <w:rPrChange w:id="1320" w:author="zhangph" w:date="2017-06-16T15:02:00Z">
                    <w:rPr>
                      <w:rFonts w:hint="eastAsia"/>
                    </w:rPr>
                  </w:rPrChange>
                </w:rPr>
                <w:t>身份证号码</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321" w:author="zhangph" w:date="2017-06-16T15:02:00Z"/>
                <w:rFonts w:ascii="宋体" w:eastAsia="宋体" w:hAnsi="宋体" w:cs="宋体" w:hint="eastAsia"/>
                <w:color w:val="000000"/>
                <w:kern w:val="0"/>
                <w:sz w:val="22"/>
                <w:rPrChange w:id="1322" w:author="zhangph" w:date="2017-06-16T15:02:00Z">
                  <w:rPr>
                    <w:ins w:id="1323" w:author="zhangph" w:date="2017-06-16T15:02:00Z"/>
                    <w:rFonts w:hint="eastAsia"/>
                  </w:rPr>
                </w:rPrChange>
              </w:rPr>
              <w:pPrChange w:id="1324" w:author="zhangph" w:date="2017-06-16T15:02:00Z">
                <w:pPr/>
              </w:pPrChange>
            </w:pPr>
            <w:ins w:id="1325" w:author="zhangph" w:date="2017-06-16T15:02:00Z">
              <w:r w:rsidRPr="00555323">
                <w:rPr>
                  <w:rFonts w:ascii="宋体" w:eastAsia="宋体" w:hAnsi="宋体" w:cs="宋体" w:hint="eastAsia"/>
                  <w:color w:val="000000"/>
                  <w:kern w:val="0"/>
                  <w:sz w:val="22"/>
                  <w:rPrChange w:id="1326" w:author="zhangph" w:date="2017-06-16T15:02:00Z">
                    <w:rPr>
                      <w:rFonts w:hint="eastAsia"/>
                    </w:rPr>
                  </w:rPrChange>
                </w:rPr>
                <w:t xml:space="preserve">　</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327" w:author="zhangph" w:date="2017-06-16T15:02:00Z"/>
                <w:rFonts w:ascii="宋体" w:eastAsia="宋体" w:hAnsi="宋体" w:cs="宋体"/>
                <w:color w:val="000000"/>
                <w:kern w:val="0"/>
                <w:sz w:val="22"/>
                <w:rPrChange w:id="1328" w:author="zhangph" w:date="2017-06-16T15:02:00Z">
                  <w:rPr>
                    <w:ins w:id="1329" w:author="zhangph" w:date="2017-06-16T15:02:00Z"/>
                  </w:rPr>
                </w:rPrChange>
              </w:rPr>
              <w:pPrChange w:id="1330" w:author="zhangph" w:date="2017-06-16T15:02:00Z">
                <w:pPr/>
              </w:pPrChange>
            </w:pPr>
          </w:p>
        </w:tc>
      </w:tr>
      <w:tr w:rsidR="00555323" w:rsidRPr="00555323" w:rsidTr="00555323">
        <w:trPr>
          <w:divId w:val="1185093920"/>
          <w:trHeight w:val="270"/>
          <w:ins w:id="1331"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1332" w:author="zhangph" w:date="2017-06-16T15:02:00Z"/>
                <w:rFonts w:ascii="宋体" w:eastAsia="宋体" w:hAnsi="宋体" w:cs="宋体"/>
                <w:color w:val="000000"/>
                <w:kern w:val="0"/>
                <w:sz w:val="22"/>
                <w:rPrChange w:id="1333" w:author="zhangph" w:date="2017-06-16T15:02:00Z">
                  <w:rPr>
                    <w:ins w:id="1334" w:author="zhangph" w:date="2017-06-16T15:02:00Z"/>
                  </w:rPr>
                </w:rPrChange>
              </w:rPr>
              <w:pPrChange w:id="1335" w:author="zhangph" w:date="2017-06-16T15:02:00Z">
                <w:pPr/>
              </w:pPrChange>
            </w:pPr>
          </w:p>
        </w:tc>
        <w:tc>
          <w:tcPr>
            <w:tcW w:w="1559"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336" w:author="zhangph" w:date="2017-06-16T15:02:00Z"/>
                <w:rFonts w:ascii="宋体" w:eastAsia="宋体" w:hAnsi="宋体" w:cs="宋体"/>
                <w:color w:val="000000"/>
                <w:kern w:val="0"/>
                <w:sz w:val="22"/>
                <w:rPrChange w:id="1337" w:author="zhangph" w:date="2017-06-16T15:02:00Z">
                  <w:rPr>
                    <w:ins w:id="1338" w:author="zhangph" w:date="2017-06-16T15:02:00Z"/>
                  </w:rPr>
                </w:rPrChange>
              </w:rPr>
              <w:pPrChange w:id="1339" w:author="zhangph" w:date="2017-06-16T15:02:00Z">
                <w:pPr/>
              </w:pPrChange>
            </w:pPr>
          </w:p>
        </w:tc>
        <w:tc>
          <w:tcPr>
            <w:tcW w:w="24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340" w:author="zhangph" w:date="2017-06-16T15:02:00Z"/>
                <w:rFonts w:ascii="宋体" w:eastAsia="宋体" w:hAnsi="宋体" w:cs="宋体"/>
                <w:color w:val="000000"/>
                <w:kern w:val="0"/>
                <w:sz w:val="22"/>
                <w:rPrChange w:id="1341" w:author="zhangph" w:date="2017-06-16T15:02:00Z">
                  <w:rPr>
                    <w:ins w:id="1342" w:author="zhangph" w:date="2017-06-16T15:02:00Z"/>
                  </w:rPr>
                </w:rPrChange>
              </w:rPr>
              <w:pPrChange w:id="1343" w:author="zhangph" w:date="2017-06-16T15:02:00Z">
                <w:pPr/>
              </w:pPrChange>
            </w:pPr>
          </w:p>
        </w:tc>
        <w:tc>
          <w:tcPr>
            <w:tcW w:w="1695"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344" w:author="zhangph" w:date="2017-06-16T15:02:00Z"/>
                <w:rFonts w:ascii="宋体" w:eastAsia="宋体" w:hAnsi="宋体" w:cs="宋体" w:hint="eastAsia"/>
                <w:color w:val="000000"/>
                <w:kern w:val="0"/>
                <w:sz w:val="22"/>
                <w:rPrChange w:id="1345" w:author="zhangph" w:date="2017-06-16T15:02:00Z">
                  <w:rPr>
                    <w:ins w:id="1346" w:author="zhangph" w:date="2017-06-16T15:02:00Z"/>
                    <w:rFonts w:hint="eastAsia"/>
                  </w:rPr>
                </w:rPrChange>
              </w:rPr>
              <w:pPrChange w:id="1347" w:author="zhangph" w:date="2017-06-16T15:02:00Z">
                <w:pPr/>
              </w:pPrChange>
            </w:pPr>
            <w:ins w:id="1348" w:author="zhangph" w:date="2017-06-16T15:02:00Z">
              <w:r w:rsidRPr="00555323">
                <w:rPr>
                  <w:rFonts w:ascii="宋体" w:eastAsia="宋体" w:hAnsi="宋体" w:cs="宋体" w:hint="eastAsia"/>
                  <w:color w:val="000000"/>
                  <w:kern w:val="0"/>
                  <w:sz w:val="22"/>
                  <w:rPrChange w:id="1349" w:author="zhangph" w:date="2017-06-16T15:02:00Z">
                    <w:rPr>
                      <w:rFonts w:hint="eastAsia"/>
                    </w:rPr>
                  </w:rPrChange>
                </w:rPr>
                <w:t>有效标志</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350" w:author="zhangph" w:date="2017-06-16T15:02:00Z"/>
                <w:rFonts w:ascii="宋体" w:eastAsia="宋体" w:hAnsi="宋体" w:cs="宋体" w:hint="eastAsia"/>
                <w:color w:val="000000"/>
                <w:kern w:val="0"/>
                <w:sz w:val="22"/>
                <w:rPrChange w:id="1351" w:author="zhangph" w:date="2017-06-16T15:02:00Z">
                  <w:rPr>
                    <w:ins w:id="1352" w:author="zhangph" w:date="2017-06-16T15:02:00Z"/>
                    <w:rFonts w:hint="eastAsia"/>
                  </w:rPr>
                </w:rPrChange>
              </w:rPr>
              <w:pPrChange w:id="1353" w:author="zhangph" w:date="2017-06-16T15:02:00Z">
                <w:pPr/>
              </w:pPrChange>
            </w:pPr>
            <w:ins w:id="1354" w:author="zhangph" w:date="2017-06-16T15:02:00Z">
              <w:r w:rsidRPr="00555323">
                <w:rPr>
                  <w:rFonts w:ascii="宋体" w:eastAsia="宋体" w:hAnsi="宋体" w:cs="宋体" w:hint="eastAsia"/>
                  <w:color w:val="000000"/>
                  <w:kern w:val="0"/>
                  <w:sz w:val="22"/>
                  <w:rPrChange w:id="1355" w:author="zhangph" w:date="2017-06-16T15:02:00Z">
                    <w:rPr>
                      <w:rFonts w:hint="eastAsia"/>
                    </w:rPr>
                  </w:rPrChange>
                </w:rPr>
                <w:t>"</w:t>
              </w:r>
              <w:r w:rsidRPr="00555323">
                <w:rPr>
                  <w:rFonts w:ascii="宋体" w:eastAsia="宋体" w:hAnsi="宋体" w:cs="宋体" w:hint="eastAsia"/>
                  <w:color w:val="000000"/>
                  <w:kern w:val="0"/>
                  <w:sz w:val="22"/>
                  <w:rPrChange w:id="1356" w:author="zhangph" w:date="2017-06-16T15:02:00Z">
                    <w:rPr>
                      <w:rFonts w:hint="eastAsia"/>
                    </w:rPr>
                  </w:rPrChange>
                </w:rPr>
                <w:t>有效</w:t>
              </w:r>
              <w:r w:rsidRPr="00555323">
                <w:rPr>
                  <w:rFonts w:ascii="宋体" w:eastAsia="宋体" w:hAnsi="宋体" w:cs="宋体" w:hint="eastAsia"/>
                  <w:color w:val="000000"/>
                  <w:kern w:val="0"/>
                  <w:sz w:val="22"/>
                  <w:rPrChange w:id="1357" w:author="zhangph" w:date="2017-06-16T15:02:00Z">
                    <w:rPr>
                      <w:rFonts w:hint="eastAsia"/>
                    </w:rPr>
                  </w:rPrChange>
                </w:rPr>
                <w:t>"</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358" w:author="zhangph" w:date="2017-06-16T15:02:00Z"/>
                <w:rFonts w:ascii="宋体" w:eastAsia="宋体" w:hAnsi="宋体" w:cs="宋体"/>
                <w:color w:val="000000"/>
                <w:kern w:val="0"/>
                <w:sz w:val="22"/>
                <w:rPrChange w:id="1359" w:author="zhangph" w:date="2017-06-16T15:02:00Z">
                  <w:rPr>
                    <w:ins w:id="1360" w:author="zhangph" w:date="2017-06-16T15:02:00Z"/>
                  </w:rPr>
                </w:rPrChange>
              </w:rPr>
              <w:pPrChange w:id="1361" w:author="zhangph" w:date="2017-06-16T15:02:00Z">
                <w:pPr/>
              </w:pPrChange>
            </w:pPr>
          </w:p>
        </w:tc>
      </w:tr>
      <w:tr w:rsidR="00555323" w:rsidRPr="00555323" w:rsidTr="00555323">
        <w:trPr>
          <w:divId w:val="1185093920"/>
          <w:trHeight w:val="270"/>
          <w:ins w:id="1362"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1363" w:author="zhangph" w:date="2017-06-16T15:02:00Z"/>
                <w:rFonts w:ascii="宋体" w:eastAsia="宋体" w:hAnsi="宋体" w:cs="宋体"/>
                <w:color w:val="000000"/>
                <w:kern w:val="0"/>
                <w:sz w:val="22"/>
                <w:rPrChange w:id="1364" w:author="zhangph" w:date="2017-06-16T15:02:00Z">
                  <w:rPr>
                    <w:ins w:id="1365" w:author="zhangph" w:date="2017-06-16T15:02:00Z"/>
                  </w:rPr>
                </w:rPrChange>
              </w:rPr>
              <w:pPrChange w:id="1366" w:author="zhangph" w:date="2017-06-16T15:02:00Z">
                <w:pPr/>
              </w:pPrChange>
            </w:pPr>
          </w:p>
        </w:tc>
        <w:tc>
          <w:tcPr>
            <w:tcW w:w="1559"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367" w:author="zhangph" w:date="2017-06-16T15:02:00Z"/>
                <w:rFonts w:ascii="宋体" w:eastAsia="宋体" w:hAnsi="宋体" w:cs="宋体"/>
                <w:color w:val="000000"/>
                <w:kern w:val="0"/>
                <w:sz w:val="22"/>
                <w:rPrChange w:id="1368" w:author="zhangph" w:date="2017-06-16T15:02:00Z">
                  <w:rPr>
                    <w:ins w:id="1369" w:author="zhangph" w:date="2017-06-16T15:02:00Z"/>
                  </w:rPr>
                </w:rPrChange>
              </w:rPr>
              <w:pPrChange w:id="1370" w:author="zhangph" w:date="2017-06-16T15:02:00Z">
                <w:pPr/>
              </w:pPrChange>
            </w:pPr>
          </w:p>
        </w:tc>
        <w:tc>
          <w:tcPr>
            <w:tcW w:w="24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371" w:author="zhangph" w:date="2017-06-16T15:02:00Z"/>
                <w:rFonts w:ascii="宋体" w:eastAsia="宋体" w:hAnsi="宋体" w:cs="宋体"/>
                <w:color w:val="000000"/>
                <w:kern w:val="0"/>
                <w:sz w:val="22"/>
                <w:rPrChange w:id="1372" w:author="zhangph" w:date="2017-06-16T15:02:00Z">
                  <w:rPr>
                    <w:ins w:id="1373" w:author="zhangph" w:date="2017-06-16T15:02:00Z"/>
                  </w:rPr>
                </w:rPrChange>
              </w:rPr>
              <w:pPrChange w:id="1374" w:author="zhangph" w:date="2017-06-16T15:02:00Z">
                <w:pPr/>
              </w:pPrChange>
            </w:pPr>
          </w:p>
        </w:tc>
        <w:tc>
          <w:tcPr>
            <w:tcW w:w="1695"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375" w:author="zhangph" w:date="2017-06-16T15:02:00Z"/>
                <w:rFonts w:ascii="宋体" w:eastAsia="宋体" w:hAnsi="宋体" w:cs="宋体" w:hint="eastAsia"/>
                <w:color w:val="000000"/>
                <w:kern w:val="0"/>
                <w:sz w:val="22"/>
                <w:rPrChange w:id="1376" w:author="zhangph" w:date="2017-06-16T15:02:00Z">
                  <w:rPr>
                    <w:ins w:id="1377" w:author="zhangph" w:date="2017-06-16T15:02:00Z"/>
                    <w:rFonts w:hint="eastAsia"/>
                  </w:rPr>
                </w:rPrChange>
              </w:rPr>
              <w:pPrChange w:id="1378" w:author="zhangph" w:date="2017-06-16T15:02:00Z">
                <w:pPr/>
              </w:pPrChange>
            </w:pPr>
            <w:ins w:id="1379" w:author="zhangph" w:date="2017-06-16T15:02:00Z">
              <w:r w:rsidRPr="00555323">
                <w:rPr>
                  <w:rFonts w:ascii="宋体" w:eastAsia="宋体" w:hAnsi="宋体" w:cs="宋体" w:hint="eastAsia"/>
                  <w:color w:val="000000"/>
                  <w:kern w:val="0"/>
                  <w:sz w:val="22"/>
                  <w:rPrChange w:id="1380" w:author="zhangph" w:date="2017-06-16T15:02:00Z">
                    <w:rPr>
                      <w:rFonts w:hint="eastAsia"/>
                    </w:rPr>
                  </w:rPrChange>
                </w:rPr>
                <w:t>户籍地</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381" w:author="zhangph" w:date="2017-06-16T15:02:00Z"/>
                <w:rFonts w:ascii="宋体" w:eastAsia="宋体" w:hAnsi="宋体" w:cs="宋体" w:hint="eastAsia"/>
                <w:color w:val="000000"/>
                <w:kern w:val="0"/>
                <w:sz w:val="22"/>
                <w:rPrChange w:id="1382" w:author="zhangph" w:date="2017-06-16T15:02:00Z">
                  <w:rPr>
                    <w:ins w:id="1383" w:author="zhangph" w:date="2017-06-16T15:02:00Z"/>
                    <w:rFonts w:hint="eastAsia"/>
                  </w:rPr>
                </w:rPrChange>
              </w:rPr>
              <w:pPrChange w:id="1384" w:author="zhangph" w:date="2017-06-16T15:02:00Z">
                <w:pPr/>
              </w:pPrChange>
            </w:pPr>
            <w:ins w:id="1385" w:author="zhangph" w:date="2017-06-16T15:02:00Z">
              <w:r w:rsidRPr="00555323">
                <w:rPr>
                  <w:rFonts w:ascii="宋体" w:eastAsia="宋体" w:hAnsi="宋体" w:cs="宋体" w:hint="eastAsia"/>
                  <w:color w:val="000000"/>
                  <w:kern w:val="0"/>
                  <w:sz w:val="22"/>
                  <w:rPrChange w:id="1386" w:author="zhangph" w:date="2017-06-16T15:02:00Z">
                    <w:rPr>
                      <w:rFonts w:hint="eastAsia"/>
                    </w:rPr>
                  </w:rPrChange>
                </w:rPr>
                <w:t>"</w:t>
              </w:r>
              <w:r w:rsidRPr="00555323">
                <w:rPr>
                  <w:rFonts w:ascii="宋体" w:eastAsia="宋体" w:hAnsi="宋体" w:cs="宋体" w:hint="eastAsia"/>
                  <w:color w:val="000000"/>
                  <w:kern w:val="0"/>
                  <w:sz w:val="22"/>
                  <w:rPrChange w:id="1387" w:author="zhangph" w:date="2017-06-16T15:02:00Z">
                    <w:rPr>
                      <w:rFonts w:hint="eastAsia"/>
                    </w:rPr>
                  </w:rPrChange>
                </w:rPr>
                <w:t>萧山</w:t>
              </w:r>
              <w:r w:rsidRPr="00555323">
                <w:rPr>
                  <w:rFonts w:ascii="宋体" w:eastAsia="宋体" w:hAnsi="宋体" w:cs="宋体" w:hint="eastAsia"/>
                  <w:color w:val="000000"/>
                  <w:kern w:val="0"/>
                  <w:sz w:val="22"/>
                  <w:rPrChange w:id="1388" w:author="zhangph" w:date="2017-06-16T15:02:00Z">
                    <w:rPr>
                      <w:rFonts w:hint="eastAsia"/>
                    </w:rPr>
                  </w:rPrChange>
                </w:rPr>
                <w:t>"</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389" w:author="zhangph" w:date="2017-06-16T15:02:00Z"/>
                <w:rFonts w:ascii="宋体" w:eastAsia="宋体" w:hAnsi="宋体" w:cs="宋体"/>
                <w:color w:val="000000"/>
                <w:kern w:val="0"/>
                <w:sz w:val="22"/>
                <w:rPrChange w:id="1390" w:author="zhangph" w:date="2017-06-16T15:02:00Z">
                  <w:rPr>
                    <w:ins w:id="1391" w:author="zhangph" w:date="2017-06-16T15:02:00Z"/>
                  </w:rPr>
                </w:rPrChange>
              </w:rPr>
              <w:pPrChange w:id="1392" w:author="zhangph" w:date="2017-06-16T15:02:00Z">
                <w:pPr/>
              </w:pPrChange>
            </w:pPr>
          </w:p>
        </w:tc>
      </w:tr>
      <w:tr w:rsidR="00555323" w:rsidRPr="00555323" w:rsidTr="00555323">
        <w:trPr>
          <w:divId w:val="1185093920"/>
          <w:trHeight w:val="270"/>
          <w:ins w:id="1393" w:author="zhangph" w:date="2017-06-16T15:02:00Z"/>
        </w:trPr>
        <w:tc>
          <w:tcPr>
            <w:tcW w:w="69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555323" w:rsidRPr="00555323" w:rsidRDefault="00555323" w:rsidP="00555323">
            <w:pPr>
              <w:widowControl/>
              <w:jc w:val="left"/>
              <w:rPr>
                <w:ins w:id="1394" w:author="zhangph" w:date="2017-06-16T15:02:00Z"/>
                <w:rFonts w:ascii="宋体" w:eastAsia="宋体" w:hAnsi="宋体" w:cs="宋体" w:hint="eastAsia"/>
                <w:color w:val="000000"/>
                <w:kern w:val="0"/>
                <w:sz w:val="22"/>
                <w:rPrChange w:id="1395" w:author="zhangph" w:date="2017-06-16T15:02:00Z">
                  <w:rPr>
                    <w:ins w:id="1396" w:author="zhangph" w:date="2017-06-16T15:02:00Z"/>
                    <w:rFonts w:hint="eastAsia"/>
                  </w:rPr>
                </w:rPrChange>
              </w:rPr>
              <w:pPrChange w:id="1397" w:author="zhangph" w:date="2017-06-16T15:02:00Z">
                <w:pPr/>
              </w:pPrChange>
            </w:pPr>
            <w:ins w:id="1398" w:author="zhangph" w:date="2017-06-16T15:02:00Z">
              <w:r w:rsidRPr="00555323">
                <w:rPr>
                  <w:rFonts w:ascii="宋体" w:eastAsia="宋体" w:hAnsi="宋体" w:cs="宋体" w:hint="eastAsia"/>
                  <w:color w:val="000000"/>
                  <w:kern w:val="0"/>
                  <w:sz w:val="22"/>
                  <w:rPrChange w:id="1399" w:author="zhangph" w:date="2017-06-16T15:02:00Z">
                    <w:rPr>
                      <w:rFonts w:hint="eastAsia"/>
                    </w:rPr>
                  </w:rPrChange>
                </w:rPr>
                <w:t>2</w:t>
              </w:r>
            </w:ins>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400" w:author="zhangph" w:date="2017-06-16T15:02:00Z"/>
                <w:rFonts w:ascii="宋体" w:eastAsia="宋体" w:hAnsi="宋体" w:cs="宋体" w:hint="eastAsia"/>
                <w:color w:val="000000"/>
                <w:kern w:val="0"/>
                <w:sz w:val="22"/>
                <w:rPrChange w:id="1401" w:author="zhangph" w:date="2017-06-16T15:02:00Z">
                  <w:rPr>
                    <w:ins w:id="1402" w:author="zhangph" w:date="2017-06-16T15:02:00Z"/>
                    <w:rFonts w:hint="eastAsia"/>
                  </w:rPr>
                </w:rPrChange>
              </w:rPr>
              <w:pPrChange w:id="1403" w:author="zhangph" w:date="2017-06-16T15:02:00Z">
                <w:pPr/>
              </w:pPrChange>
            </w:pPr>
            <w:ins w:id="1404" w:author="zhangph" w:date="2017-06-16T15:02:00Z">
              <w:r w:rsidRPr="00555323">
                <w:rPr>
                  <w:rFonts w:ascii="宋体" w:eastAsia="宋体" w:hAnsi="宋体" w:cs="宋体" w:hint="eastAsia"/>
                  <w:color w:val="000000"/>
                  <w:kern w:val="0"/>
                  <w:sz w:val="22"/>
                  <w:rPrChange w:id="1405" w:author="zhangph" w:date="2017-06-16T15:02:00Z">
                    <w:rPr>
                      <w:rFonts w:hint="eastAsia"/>
                    </w:rPr>
                  </w:rPrChange>
                </w:rPr>
                <w:t>流动人口表</w:t>
              </w:r>
            </w:ins>
          </w:p>
        </w:tc>
        <w:tc>
          <w:tcPr>
            <w:tcW w:w="24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406" w:author="zhangph" w:date="2017-06-16T15:02:00Z"/>
                <w:rFonts w:ascii="宋体" w:eastAsia="宋体" w:hAnsi="宋体" w:cs="宋体" w:hint="eastAsia"/>
                <w:color w:val="000000"/>
                <w:kern w:val="0"/>
                <w:sz w:val="22"/>
                <w:rPrChange w:id="1407" w:author="zhangph" w:date="2017-06-16T15:02:00Z">
                  <w:rPr>
                    <w:ins w:id="1408" w:author="zhangph" w:date="2017-06-16T15:02:00Z"/>
                    <w:rFonts w:hint="eastAsia"/>
                  </w:rPr>
                </w:rPrChange>
              </w:rPr>
              <w:pPrChange w:id="1409" w:author="zhangph" w:date="2017-06-16T15:02:00Z">
                <w:pPr/>
              </w:pPrChange>
            </w:pPr>
            <w:proofErr w:type="spellStart"/>
            <w:ins w:id="1410" w:author="zhangph" w:date="2017-06-16T15:02:00Z">
              <w:r w:rsidRPr="00555323">
                <w:rPr>
                  <w:rFonts w:ascii="宋体" w:eastAsia="宋体" w:hAnsi="宋体" w:cs="宋体" w:hint="eastAsia"/>
                  <w:color w:val="000000"/>
                  <w:kern w:val="0"/>
                  <w:sz w:val="22"/>
                  <w:rPrChange w:id="1411" w:author="zhangph" w:date="2017-06-16T15:02:00Z">
                    <w:rPr>
                      <w:rFonts w:hint="eastAsia"/>
                    </w:rPr>
                  </w:rPrChange>
                </w:rPr>
                <w:t>gazhk_NEWZZRK_JB_TAB</w:t>
              </w:r>
              <w:proofErr w:type="spellEnd"/>
            </w:ins>
          </w:p>
        </w:tc>
        <w:tc>
          <w:tcPr>
            <w:tcW w:w="1695"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412" w:author="zhangph" w:date="2017-06-16T15:02:00Z"/>
                <w:rFonts w:ascii="宋体" w:eastAsia="宋体" w:hAnsi="宋体" w:cs="宋体" w:hint="eastAsia"/>
                <w:color w:val="000000"/>
                <w:kern w:val="0"/>
                <w:sz w:val="22"/>
                <w:rPrChange w:id="1413" w:author="zhangph" w:date="2017-06-16T15:02:00Z">
                  <w:rPr>
                    <w:ins w:id="1414" w:author="zhangph" w:date="2017-06-16T15:02:00Z"/>
                    <w:rFonts w:hint="eastAsia"/>
                  </w:rPr>
                </w:rPrChange>
              </w:rPr>
              <w:pPrChange w:id="1415" w:author="zhangph" w:date="2017-06-16T15:02:00Z">
                <w:pPr/>
              </w:pPrChange>
            </w:pPr>
            <w:ins w:id="1416" w:author="zhangph" w:date="2017-06-16T15:02:00Z">
              <w:r w:rsidRPr="00555323">
                <w:rPr>
                  <w:rFonts w:ascii="宋体" w:eastAsia="宋体" w:hAnsi="宋体" w:cs="宋体" w:hint="eastAsia"/>
                  <w:color w:val="000000"/>
                  <w:kern w:val="0"/>
                  <w:sz w:val="22"/>
                  <w:rPrChange w:id="1417" w:author="zhangph" w:date="2017-06-16T15:02:00Z">
                    <w:rPr>
                      <w:rFonts w:hint="eastAsia"/>
                    </w:rPr>
                  </w:rPrChange>
                </w:rPr>
                <w:t>出生日期</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418" w:author="zhangph" w:date="2017-06-16T15:02:00Z"/>
                <w:rFonts w:ascii="宋体" w:eastAsia="宋体" w:hAnsi="宋体" w:cs="宋体" w:hint="eastAsia"/>
                <w:color w:val="000000"/>
                <w:kern w:val="0"/>
                <w:sz w:val="22"/>
                <w:rPrChange w:id="1419" w:author="zhangph" w:date="2017-06-16T15:02:00Z">
                  <w:rPr>
                    <w:ins w:id="1420" w:author="zhangph" w:date="2017-06-16T15:02:00Z"/>
                    <w:rFonts w:hint="eastAsia"/>
                  </w:rPr>
                </w:rPrChange>
              </w:rPr>
              <w:pPrChange w:id="1421" w:author="zhangph" w:date="2017-06-16T15:02:00Z">
                <w:pPr/>
              </w:pPrChange>
            </w:pPr>
            <w:ins w:id="1422" w:author="zhangph" w:date="2017-06-16T15:02:00Z">
              <w:r w:rsidRPr="00555323">
                <w:rPr>
                  <w:rFonts w:ascii="宋体" w:eastAsia="宋体" w:hAnsi="宋体" w:cs="宋体" w:hint="eastAsia"/>
                  <w:color w:val="000000"/>
                  <w:kern w:val="0"/>
                  <w:sz w:val="22"/>
                  <w:rPrChange w:id="1423" w:author="zhangph" w:date="2017-06-16T15:02:00Z">
                    <w:rPr>
                      <w:rFonts w:hint="eastAsia"/>
                    </w:rPr>
                  </w:rPrChange>
                </w:rPr>
                <w:t xml:space="preserve">　</w:t>
              </w:r>
            </w:ins>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1424" w:author="zhangph" w:date="2017-06-16T15:02:00Z"/>
                <w:rFonts w:ascii="宋体" w:eastAsia="宋体" w:hAnsi="宋体" w:cs="宋体" w:hint="eastAsia"/>
                <w:color w:val="000000"/>
                <w:kern w:val="0"/>
                <w:sz w:val="22"/>
                <w:rPrChange w:id="1425" w:author="zhangph" w:date="2017-06-16T15:02:00Z">
                  <w:rPr>
                    <w:ins w:id="1426" w:author="zhangph" w:date="2017-06-16T15:02:00Z"/>
                    <w:rFonts w:hint="eastAsia"/>
                  </w:rPr>
                </w:rPrChange>
              </w:rPr>
              <w:pPrChange w:id="1427" w:author="zhangph" w:date="2017-06-16T15:02:00Z">
                <w:pPr/>
              </w:pPrChange>
            </w:pPr>
            <w:ins w:id="1428" w:author="zhangph" w:date="2017-06-16T15:02:00Z">
              <w:r w:rsidRPr="00555323">
                <w:rPr>
                  <w:rFonts w:ascii="宋体" w:eastAsia="宋体" w:hAnsi="宋体" w:cs="宋体" w:hint="eastAsia"/>
                  <w:color w:val="000000"/>
                  <w:kern w:val="0"/>
                  <w:sz w:val="22"/>
                  <w:rPrChange w:id="1429" w:author="zhangph" w:date="2017-06-16T15:02:00Z">
                    <w:rPr>
                      <w:rFonts w:hint="eastAsia"/>
                    </w:rPr>
                  </w:rPrChange>
                </w:rPr>
                <w:t>市云</w:t>
              </w:r>
            </w:ins>
          </w:p>
        </w:tc>
      </w:tr>
      <w:tr w:rsidR="00555323" w:rsidRPr="00555323" w:rsidTr="00555323">
        <w:trPr>
          <w:divId w:val="1185093920"/>
          <w:trHeight w:val="270"/>
          <w:ins w:id="1430"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1431" w:author="zhangph" w:date="2017-06-16T15:02:00Z"/>
                <w:rFonts w:ascii="宋体" w:eastAsia="宋体" w:hAnsi="宋体" w:cs="宋体"/>
                <w:color w:val="000000"/>
                <w:kern w:val="0"/>
                <w:sz w:val="22"/>
                <w:rPrChange w:id="1432" w:author="zhangph" w:date="2017-06-16T15:02:00Z">
                  <w:rPr>
                    <w:ins w:id="1433" w:author="zhangph" w:date="2017-06-16T15:02:00Z"/>
                  </w:rPr>
                </w:rPrChange>
              </w:rPr>
              <w:pPrChange w:id="1434" w:author="zhangph" w:date="2017-06-16T15:02:00Z">
                <w:pPr/>
              </w:pPrChange>
            </w:pPr>
          </w:p>
        </w:tc>
        <w:tc>
          <w:tcPr>
            <w:tcW w:w="1559"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435" w:author="zhangph" w:date="2017-06-16T15:02:00Z"/>
                <w:rFonts w:ascii="宋体" w:eastAsia="宋体" w:hAnsi="宋体" w:cs="宋体"/>
                <w:color w:val="000000"/>
                <w:kern w:val="0"/>
                <w:sz w:val="22"/>
                <w:rPrChange w:id="1436" w:author="zhangph" w:date="2017-06-16T15:02:00Z">
                  <w:rPr>
                    <w:ins w:id="1437" w:author="zhangph" w:date="2017-06-16T15:02:00Z"/>
                  </w:rPr>
                </w:rPrChange>
              </w:rPr>
              <w:pPrChange w:id="1438" w:author="zhangph" w:date="2017-06-16T15:02:00Z">
                <w:pPr/>
              </w:pPrChange>
            </w:pPr>
          </w:p>
        </w:tc>
        <w:tc>
          <w:tcPr>
            <w:tcW w:w="24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439" w:author="zhangph" w:date="2017-06-16T15:02:00Z"/>
                <w:rFonts w:ascii="宋体" w:eastAsia="宋体" w:hAnsi="宋体" w:cs="宋体"/>
                <w:color w:val="000000"/>
                <w:kern w:val="0"/>
                <w:sz w:val="22"/>
                <w:rPrChange w:id="1440" w:author="zhangph" w:date="2017-06-16T15:02:00Z">
                  <w:rPr>
                    <w:ins w:id="1441" w:author="zhangph" w:date="2017-06-16T15:02:00Z"/>
                  </w:rPr>
                </w:rPrChange>
              </w:rPr>
              <w:pPrChange w:id="1442" w:author="zhangph" w:date="2017-06-16T15:02:00Z">
                <w:pPr/>
              </w:pPrChange>
            </w:pPr>
          </w:p>
        </w:tc>
        <w:tc>
          <w:tcPr>
            <w:tcW w:w="1695"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443" w:author="zhangph" w:date="2017-06-16T15:02:00Z"/>
                <w:rFonts w:ascii="宋体" w:eastAsia="宋体" w:hAnsi="宋体" w:cs="宋体" w:hint="eastAsia"/>
                <w:color w:val="000000"/>
                <w:kern w:val="0"/>
                <w:sz w:val="22"/>
                <w:rPrChange w:id="1444" w:author="zhangph" w:date="2017-06-16T15:02:00Z">
                  <w:rPr>
                    <w:ins w:id="1445" w:author="zhangph" w:date="2017-06-16T15:02:00Z"/>
                    <w:rFonts w:hint="eastAsia"/>
                  </w:rPr>
                </w:rPrChange>
              </w:rPr>
              <w:pPrChange w:id="1446" w:author="zhangph" w:date="2017-06-16T15:02:00Z">
                <w:pPr/>
              </w:pPrChange>
            </w:pPr>
            <w:ins w:id="1447" w:author="zhangph" w:date="2017-06-16T15:02:00Z">
              <w:r w:rsidRPr="00555323">
                <w:rPr>
                  <w:rFonts w:ascii="宋体" w:eastAsia="宋体" w:hAnsi="宋体" w:cs="宋体" w:hint="eastAsia"/>
                  <w:color w:val="000000"/>
                  <w:kern w:val="0"/>
                  <w:sz w:val="22"/>
                  <w:rPrChange w:id="1448" w:author="zhangph" w:date="2017-06-16T15:02:00Z">
                    <w:rPr>
                      <w:rFonts w:hint="eastAsia"/>
                    </w:rPr>
                  </w:rPrChange>
                </w:rPr>
                <w:t>身份证号码</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449" w:author="zhangph" w:date="2017-06-16T15:02:00Z"/>
                <w:rFonts w:ascii="宋体" w:eastAsia="宋体" w:hAnsi="宋体" w:cs="宋体" w:hint="eastAsia"/>
                <w:color w:val="000000"/>
                <w:kern w:val="0"/>
                <w:sz w:val="22"/>
                <w:rPrChange w:id="1450" w:author="zhangph" w:date="2017-06-16T15:02:00Z">
                  <w:rPr>
                    <w:ins w:id="1451" w:author="zhangph" w:date="2017-06-16T15:02:00Z"/>
                    <w:rFonts w:hint="eastAsia"/>
                  </w:rPr>
                </w:rPrChange>
              </w:rPr>
              <w:pPrChange w:id="1452" w:author="zhangph" w:date="2017-06-16T15:02:00Z">
                <w:pPr/>
              </w:pPrChange>
            </w:pPr>
            <w:ins w:id="1453" w:author="zhangph" w:date="2017-06-16T15:02:00Z">
              <w:r w:rsidRPr="00555323">
                <w:rPr>
                  <w:rFonts w:ascii="宋体" w:eastAsia="宋体" w:hAnsi="宋体" w:cs="宋体" w:hint="eastAsia"/>
                  <w:color w:val="000000"/>
                  <w:kern w:val="0"/>
                  <w:sz w:val="22"/>
                  <w:rPrChange w:id="1454" w:author="zhangph" w:date="2017-06-16T15:02:00Z">
                    <w:rPr>
                      <w:rFonts w:hint="eastAsia"/>
                    </w:rPr>
                  </w:rPrChange>
                </w:rPr>
                <w:t xml:space="preserve">　</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455" w:author="zhangph" w:date="2017-06-16T15:02:00Z"/>
                <w:rFonts w:ascii="宋体" w:eastAsia="宋体" w:hAnsi="宋体" w:cs="宋体"/>
                <w:color w:val="000000"/>
                <w:kern w:val="0"/>
                <w:sz w:val="22"/>
                <w:rPrChange w:id="1456" w:author="zhangph" w:date="2017-06-16T15:02:00Z">
                  <w:rPr>
                    <w:ins w:id="1457" w:author="zhangph" w:date="2017-06-16T15:02:00Z"/>
                  </w:rPr>
                </w:rPrChange>
              </w:rPr>
              <w:pPrChange w:id="1458" w:author="zhangph" w:date="2017-06-16T15:02:00Z">
                <w:pPr/>
              </w:pPrChange>
            </w:pPr>
          </w:p>
        </w:tc>
      </w:tr>
      <w:tr w:rsidR="00555323" w:rsidRPr="00555323" w:rsidTr="00555323">
        <w:trPr>
          <w:divId w:val="1185093920"/>
          <w:trHeight w:val="270"/>
          <w:ins w:id="1459"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1460" w:author="zhangph" w:date="2017-06-16T15:02:00Z"/>
                <w:rFonts w:ascii="宋体" w:eastAsia="宋体" w:hAnsi="宋体" w:cs="宋体"/>
                <w:color w:val="000000"/>
                <w:kern w:val="0"/>
                <w:sz w:val="22"/>
                <w:rPrChange w:id="1461" w:author="zhangph" w:date="2017-06-16T15:02:00Z">
                  <w:rPr>
                    <w:ins w:id="1462" w:author="zhangph" w:date="2017-06-16T15:02:00Z"/>
                  </w:rPr>
                </w:rPrChange>
              </w:rPr>
              <w:pPrChange w:id="1463" w:author="zhangph" w:date="2017-06-16T15:02:00Z">
                <w:pPr/>
              </w:pPrChange>
            </w:pPr>
          </w:p>
        </w:tc>
        <w:tc>
          <w:tcPr>
            <w:tcW w:w="1559"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464" w:author="zhangph" w:date="2017-06-16T15:02:00Z"/>
                <w:rFonts w:ascii="宋体" w:eastAsia="宋体" w:hAnsi="宋体" w:cs="宋体"/>
                <w:color w:val="000000"/>
                <w:kern w:val="0"/>
                <w:sz w:val="22"/>
                <w:rPrChange w:id="1465" w:author="zhangph" w:date="2017-06-16T15:02:00Z">
                  <w:rPr>
                    <w:ins w:id="1466" w:author="zhangph" w:date="2017-06-16T15:02:00Z"/>
                  </w:rPr>
                </w:rPrChange>
              </w:rPr>
              <w:pPrChange w:id="1467" w:author="zhangph" w:date="2017-06-16T15:02:00Z">
                <w:pPr/>
              </w:pPrChange>
            </w:pPr>
          </w:p>
        </w:tc>
        <w:tc>
          <w:tcPr>
            <w:tcW w:w="24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468" w:author="zhangph" w:date="2017-06-16T15:02:00Z"/>
                <w:rFonts w:ascii="宋体" w:eastAsia="宋体" w:hAnsi="宋体" w:cs="宋体"/>
                <w:color w:val="000000"/>
                <w:kern w:val="0"/>
                <w:sz w:val="22"/>
                <w:rPrChange w:id="1469" w:author="zhangph" w:date="2017-06-16T15:02:00Z">
                  <w:rPr>
                    <w:ins w:id="1470" w:author="zhangph" w:date="2017-06-16T15:02:00Z"/>
                  </w:rPr>
                </w:rPrChange>
              </w:rPr>
              <w:pPrChange w:id="1471" w:author="zhangph" w:date="2017-06-16T15:02:00Z">
                <w:pPr/>
              </w:pPrChange>
            </w:pPr>
          </w:p>
        </w:tc>
        <w:tc>
          <w:tcPr>
            <w:tcW w:w="1695"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472" w:author="zhangph" w:date="2017-06-16T15:02:00Z"/>
                <w:rFonts w:ascii="宋体" w:eastAsia="宋体" w:hAnsi="宋体" w:cs="宋体" w:hint="eastAsia"/>
                <w:color w:val="000000"/>
                <w:kern w:val="0"/>
                <w:sz w:val="22"/>
                <w:rPrChange w:id="1473" w:author="zhangph" w:date="2017-06-16T15:02:00Z">
                  <w:rPr>
                    <w:ins w:id="1474" w:author="zhangph" w:date="2017-06-16T15:02:00Z"/>
                    <w:rFonts w:hint="eastAsia"/>
                  </w:rPr>
                </w:rPrChange>
              </w:rPr>
              <w:pPrChange w:id="1475" w:author="zhangph" w:date="2017-06-16T15:02:00Z">
                <w:pPr/>
              </w:pPrChange>
            </w:pPr>
            <w:ins w:id="1476" w:author="zhangph" w:date="2017-06-16T15:02:00Z">
              <w:r w:rsidRPr="00555323">
                <w:rPr>
                  <w:rFonts w:ascii="宋体" w:eastAsia="宋体" w:hAnsi="宋体" w:cs="宋体" w:hint="eastAsia"/>
                  <w:color w:val="000000"/>
                  <w:kern w:val="0"/>
                  <w:sz w:val="22"/>
                  <w:rPrChange w:id="1477" w:author="zhangph" w:date="2017-06-16T15:02:00Z">
                    <w:rPr>
                      <w:rFonts w:hint="eastAsia"/>
                    </w:rPr>
                  </w:rPrChange>
                </w:rPr>
                <w:t>注销标志</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478" w:author="zhangph" w:date="2017-06-16T15:02:00Z"/>
                <w:rFonts w:ascii="宋体" w:eastAsia="宋体" w:hAnsi="宋体" w:cs="宋体" w:hint="eastAsia"/>
                <w:color w:val="000000"/>
                <w:kern w:val="0"/>
                <w:sz w:val="22"/>
                <w:rPrChange w:id="1479" w:author="zhangph" w:date="2017-06-16T15:02:00Z">
                  <w:rPr>
                    <w:ins w:id="1480" w:author="zhangph" w:date="2017-06-16T15:02:00Z"/>
                    <w:rFonts w:hint="eastAsia"/>
                  </w:rPr>
                </w:rPrChange>
              </w:rPr>
              <w:pPrChange w:id="1481" w:author="zhangph" w:date="2017-06-16T15:02:00Z">
                <w:pPr/>
              </w:pPrChange>
            </w:pPr>
            <w:ins w:id="1482" w:author="zhangph" w:date="2017-06-16T15:02:00Z">
              <w:r w:rsidRPr="00555323">
                <w:rPr>
                  <w:rFonts w:ascii="宋体" w:eastAsia="宋体" w:hAnsi="宋体" w:cs="宋体" w:hint="eastAsia"/>
                  <w:color w:val="000000"/>
                  <w:kern w:val="0"/>
                  <w:sz w:val="22"/>
                  <w:rPrChange w:id="1483" w:author="zhangph" w:date="2017-06-16T15:02:00Z">
                    <w:rPr>
                      <w:rFonts w:hint="eastAsia"/>
                    </w:rPr>
                  </w:rPrChange>
                </w:rPr>
                <w:t>"</w:t>
              </w:r>
              <w:r w:rsidRPr="00555323">
                <w:rPr>
                  <w:rFonts w:ascii="宋体" w:eastAsia="宋体" w:hAnsi="宋体" w:cs="宋体" w:hint="eastAsia"/>
                  <w:color w:val="000000"/>
                  <w:kern w:val="0"/>
                  <w:sz w:val="22"/>
                  <w:rPrChange w:id="1484" w:author="zhangph" w:date="2017-06-16T15:02:00Z">
                    <w:rPr>
                      <w:rFonts w:hint="eastAsia"/>
                    </w:rPr>
                  </w:rPrChange>
                </w:rPr>
                <w:t>未注销</w:t>
              </w:r>
              <w:r w:rsidRPr="00555323">
                <w:rPr>
                  <w:rFonts w:ascii="宋体" w:eastAsia="宋体" w:hAnsi="宋体" w:cs="宋体" w:hint="eastAsia"/>
                  <w:color w:val="000000"/>
                  <w:kern w:val="0"/>
                  <w:sz w:val="22"/>
                  <w:rPrChange w:id="1485" w:author="zhangph" w:date="2017-06-16T15:02:00Z">
                    <w:rPr>
                      <w:rFonts w:hint="eastAsia"/>
                    </w:rPr>
                  </w:rPrChange>
                </w:rPr>
                <w:t>"</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486" w:author="zhangph" w:date="2017-06-16T15:02:00Z"/>
                <w:rFonts w:ascii="宋体" w:eastAsia="宋体" w:hAnsi="宋体" w:cs="宋体"/>
                <w:color w:val="000000"/>
                <w:kern w:val="0"/>
                <w:sz w:val="22"/>
                <w:rPrChange w:id="1487" w:author="zhangph" w:date="2017-06-16T15:02:00Z">
                  <w:rPr>
                    <w:ins w:id="1488" w:author="zhangph" w:date="2017-06-16T15:02:00Z"/>
                  </w:rPr>
                </w:rPrChange>
              </w:rPr>
              <w:pPrChange w:id="1489" w:author="zhangph" w:date="2017-06-16T15:02:00Z">
                <w:pPr/>
              </w:pPrChange>
            </w:pPr>
          </w:p>
        </w:tc>
      </w:tr>
      <w:tr w:rsidR="00555323" w:rsidRPr="00555323" w:rsidTr="00555323">
        <w:trPr>
          <w:divId w:val="1185093920"/>
          <w:trHeight w:val="270"/>
          <w:ins w:id="1490"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1491" w:author="zhangph" w:date="2017-06-16T15:02:00Z"/>
                <w:rFonts w:ascii="宋体" w:eastAsia="宋体" w:hAnsi="宋体" w:cs="宋体"/>
                <w:color w:val="000000"/>
                <w:kern w:val="0"/>
                <w:sz w:val="22"/>
                <w:rPrChange w:id="1492" w:author="zhangph" w:date="2017-06-16T15:02:00Z">
                  <w:rPr>
                    <w:ins w:id="1493" w:author="zhangph" w:date="2017-06-16T15:02:00Z"/>
                  </w:rPr>
                </w:rPrChange>
              </w:rPr>
              <w:pPrChange w:id="1494" w:author="zhangph" w:date="2017-06-16T15:02:00Z">
                <w:pPr/>
              </w:pPrChange>
            </w:pPr>
          </w:p>
        </w:tc>
        <w:tc>
          <w:tcPr>
            <w:tcW w:w="1559"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495" w:author="zhangph" w:date="2017-06-16T15:02:00Z"/>
                <w:rFonts w:ascii="宋体" w:eastAsia="宋体" w:hAnsi="宋体" w:cs="宋体"/>
                <w:color w:val="000000"/>
                <w:kern w:val="0"/>
                <w:sz w:val="22"/>
                <w:rPrChange w:id="1496" w:author="zhangph" w:date="2017-06-16T15:02:00Z">
                  <w:rPr>
                    <w:ins w:id="1497" w:author="zhangph" w:date="2017-06-16T15:02:00Z"/>
                  </w:rPr>
                </w:rPrChange>
              </w:rPr>
              <w:pPrChange w:id="1498" w:author="zhangph" w:date="2017-06-16T15:02:00Z">
                <w:pPr/>
              </w:pPrChange>
            </w:pPr>
          </w:p>
        </w:tc>
        <w:tc>
          <w:tcPr>
            <w:tcW w:w="24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499" w:author="zhangph" w:date="2017-06-16T15:02:00Z"/>
                <w:rFonts w:ascii="宋体" w:eastAsia="宋体" w:hAnsi="宋体" w:cs="宋体"/>
                <w:color w:val="000000"/>
                <w:kern w:val="0"/>
                <w:sz w:val="22"/>
                <w:rPrChange w:id="1500" w:author="zhangph" w:date="2017-06-16T15:02:00Z">
                  <w:rPr>
                    <w:ins w:id="1501" w:author="zhangph" w:date="2017-06-16T15:02:00Z"/>
                  </w:rPr>
                </w:rPrChange>
              </w:rPr>
              <w:pPrChange w:id="1502" w:author="zhangph" w:date="2017-06-16T15:02:00Z">
                <w:pPr/>
              </w:pPrChange>
            </w:pPr>
          </w:p>
        </w:tc>
        <w:tc>
          <w:tcPr>
            <w:tcW w:w="1695"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503" w:author="zhangph" w:date="2017-06-16T15:02:00Z"/>
                <w:rFonts w:ascii="宋体" w:eastAsia="宋体" w:hAnsi="宋体" w:cs="宋体" w:hint="eastAsia"/>
                <w:color w:val="000000"/>
                <w:kern w:val="0"/>
                <w:sz w:val="22"/>
                <w:rPrChange w:id="1504" w:author="zhangph" w:date="2017-06-16T15:02:00Z">
                  <w:rPr>
                    <w:ins w:id="1505" w:author="zhangph" w:date="2017-06-16T15:02:00Z"/>
                    <w:rFonts w:hint="eastAsia"/>
                  </w:rPr>
                </w:rPrChange>
              </w:rPr>
              <w:pPrChange w:id="1506" w:author="zhangph" w:date="2017-06-16T15:02:00Z">
                <w:pPr/>
              </w:pPrChange>
            </w:pPr>
            <w:ins w:id="1507" w:author="zhangph" w:date="2017-06-16T15:02:00Z">
              <w:r w:rsidRPr="00555323">
                <w:rPr>
                  <w:rFonts w:ascii="宋体" w:eastAsia="宋体" w:hAnsi="宋体" w:cs="宋体" w:hint="eastAsia"/>
                  <w:color w:val="000000"/>
                  <w:kern w:val="0"/>
                  <w:sz w:val="22"/>
                  <w:rPrChange w:id="1508" w:author="zhangph" w:date="2017-06-16T15:02:00Z">
                    <w:rPr>
                      <w:rFonts w:hint="eastAsia"/>
                    </w:rPr>
                  </w:rPrChange>
                </w:rPr>
                <w:t>区县</w:t>
              </w:r>
            </w:ins>
          </w:p>
        </w:tc>
        <w:tc>
          <w:tcPr>
            <w:tcW w:w="127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509" w:author="zhangph" w:date="2017-06-16T15:02:00Z"/>
                <w:rFonts w:ascii="宋体" w:eastAsia="宋体" w:hAnsi="宋体" w:cs="宋体" w:hint="eastAsia"/>
                <w:color w:val="000000"/>
                <w:kern w:val="0"/>
                <w:sz w:val="22"/>
                <w:rPrChange w:id="1510" w:author="zhangph" w:date="2017-06-16T15:02:00Z">
                  <w:rPr>
                    <w:ins w:id="1511" w:author="zhangph" w:date="2017-06-16T15:02:00Z"/>
                    <w:rFonts w:hint="eastAsia"/>
                  </w:rPr>
                </w:rPrChange>
              </w:rPr>
              <w:pPrChange w:id="1512" w:author="zhangph" w:date="2017-06-16T15:02:00Z">
                <w:pPr/>
              </w:pPrChange>
            </w:pPr>
            <w:ins w:id="1513" w:author="zhangph" w:date="2017-06-16T15:02:00Z">
              <w:r w:rsidRPr="00555323">
                <w:rPr>
                  <w:rFonts w:ascii="宋体" w:eastAsia="宋体" w:hAnsi="宋体" w:cs="宋体" w:hint="eastAsia"/>
                  <w:color w:val="000000"/>
                  <w:kern w:val="0"/>
                  <w:sz w:val="22"/>
                  <w:rPrChange w:id="1514" w:author="zhangph" w:date="2017-06-16T15:02:00Z">
                    <w:rPr>
                      <w:rFonts w:hint="eastAsia"/>
                    </w:rPr>
                  </w:rPrChange>
                </w:rPr>
                <w:t>"</w:t>
              </w:r>
              <w:r w:rsidRPr="00555323">
                <w:rPr>
                  <w:rFonts w:ascii="宋体" w:eastAsia="宋体" w:hAnsi="宋体" w:cs="宋体" w:hint="eastAsia"/>
                  <w:color w:val="000000"/>
                  <w:kern w:val="0"/>
                  <w:sz w:val="22"/>
                  <w:rPrChange w:id="1515" w:author="zhangph" w:date="2017-06-16T15:02:00Z">
                    <w:rPr>
                      <w:rFonts w:hint="eastAsia"/>
                    </w:rPr>
                  </w:rPrChange>
                </w:rPr>
                <w:t>萧山</w:t>
              </w:r>
              <w:r w:rsidRPr="00555323">
                <w:rPr>
                  <w:rFonts w:ascii="宋体" w:eastAsia="宋体" w:hAnsi="宋体" w:cs="宋体" w:hint="eastAsia"/>
                  <w:color w:val="000000"/>
                  <w:kern w:val="0"/>
                  <w:sz w:val="22"/>
                  <w:rPrChange w:id="1516" w:author="zhangph" w:date="2017-06-16T15:02:00Z">
                    <w:rPr>
                      <w:rFonts w:hint="eastAsia"/>
                    </w:rPr>
                  </w:rPrChange>
                </w:rPr>
                <w:t>"</w:t>
              </w:r>
            </w:ins>
          </w:p>
        </w:tc>
        <w:tc>
          <w:tcPr>
            <w:tcW w:w="1134"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517" w:author="zhangph" w:date="2017-06-16T15:02:00Z"/>
                <w:rFonts w:ascii="宋体" w:eastAsia="宋体" w:hAnsi="宋体" w:cs="宋体"/>
                <w:color w:val="000000"/>
                <w:kern w:val="0"/>
                <w:sz w:val="22"/>
                <w:rPrChange w:id="1518" w:author="zhangph" w:date="2017-06-16T15:02:00Z">
                  <w:rPr>
                    <w:ins w:id="1519" w:author="zhangph" w:date="2017-06-16T15:02:00Z"/>
                  </w:rPr>
                </w:rPrChange>
              </w:rPr>
              <w:pPrChange w:id="1520" w:author="zhangph" w:date="2017-06-16T15:02:00Z">
                <w:pPr/>
              </w:pPrChange>
            </w:pPr>
          </w:p>
        </w:tc>
      </w:tr>
    </w:tbl>
    <w:p w:rsidR="00F22C6A" w:rsidRPr="00F22C6A" w:rsidDel="00555323" w:rsidRDefault="00F22C6A" w:rsidP="00555323">
      <w:pPr>
        <w:ind w:firstLineChars="200" w:firstLine="400"/>
        <w:rPr>
          <w:del w:id="1521" w:author="zhangph" w:date="2017-06-16T15:02:00Z"/>
          <w:kern w:val="0"/>
          <w:sz w:val="20"/>
          <w:szCs w:val="20"/>
        </w:rPr>
        <w:pPrChange w:id="1522" w:author="zhangph" w:date="2017-06-16T15:02:00Z">
          <w:pPr>
            <w:ind w:firstLineChars="200" w:firstLine="400"/>
          </w:pPr>
        </w:pPrChange>
      </w:pPr>
    </w:p>
    <w:tbl>
      <w:tblPr>
        <w:tblW w:w="8779" w:type="dxa"/>
        <w:tblLook w:val="04A0" w:firstRow="1" w:lastRow="0" w:firstColumn="1" w:lastColumn="0" w:noHBand="0" w:noVBand="1"/>
      </w:tblPr>
      <w:tblGrid>
        <w:gridCol w:w="699"/>
        <w:gridCol w:w="1559"/>
        <w:gridCol w:w="2416"/>
        <w:gridCol w:w="1695"/>
        <w:gridCol w:w="1276"/>
        <w:gridCol w:w="1134"/>
      </w:tblGrid>
      <w:tr w:rsidR="00F22C6A" w:rsidRPr="00F22C6A" w:rsidDel="00555323" w:rsidTr="00F22C6A">
        <w:trPr>
          <w:divId w:val="552271878"/>
          <w:trHeight w:val="270"/>
          <w:del w:id="1523" w:author="zhangph" w:date="2017-06-16T15:02:00Z"/>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24" w:author="zhangph" w:date="2017-06-16T15:02:00Z"/>
                <w:rFonts w:ascii="宋体" w:eastAsia="宋体" w:hAnsi="宋体" w:cs="宋体"/>
                <w:color w:val="000000"/>
                <w:kern w:val="0"/>
                <w:sz w:val="22"/>
              </w:rPr>
            </w:pPr>
            <w:del w:id="1525" w:author="zhangph" w:date="2017-06-16T15:02:00Z">
              <w:r w:rsidRPr="00F22C6A" w:rsidDel="00555323">
                <w:rPr>
                  <w:rFonts w:ascii="宋体" w:eastAsia="宋体" w:hAnsi="宋体" w:cs="宋体" w:hint="eastAsia"/>
                  <w:color w:val="000000"/>
                  <w:kern w:val="0"/>
                  <w:sz w:val="22"/>
                </w:rPr>
                <w:delText>序号</w:delText>
              </w:r>
            </w:del>
          </w:p>
        </w:tc>
        <w:tc>
          <w:tcPr>
            <w:tcW w:w="1559"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26" w:author="zhangph" w:date="2017-06-16T15:02:00Z"/>
                <w:rFonts w:ascii="宋体" w:eastAsia="宋体" w:hAnsi="宋体" w:cs="宋体"/>
                <w:color w:val="000000"/>
                <w:kern w:val="0"/>
                <w:sz w:val="22"/>
              </w:rPr>
            </w:pPr>
            <w:del w:id="1527" w:author="zhangph" w:date="2017-06-16T15:02:00Z">
              <w:r w:rsidRPr="00F22C6A" w:rsidDel="00555323">
                <w:rPr>
                  <w:rFonts w:ascii="宋体" w:eastAsia="宋体" w:hAnsi="宋体" w:cs="宋体" w:hint="eastAsia"/>
                  <w:color w:val="000000"/>
                  <w:kern w:val="0"/>
                  <w:sz w:val="22"/>
                </w:rPr>
                <w:delText>表名</w:delText>
              </w:r>
            </w:del>
          </w:p>
        </w:tc>
        <w:tc>
          <w:tcPr>
            <w:tcW w:w="241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28" w:author="zhangph" w:date="2017-06-16T15:02:00Z"/>
                <w:rFonts w:ascii="宋体" w:eastAsia="宋体" w:hAnsi="宋体" w:cs="宋体"/>
                <w:color w:val="000000"/>
                <w:kern w:val="0"/>
                <w:sz w:val="22"/>
              </w:rPr>
            </w:pPr>
            <w:del w:id="1529" w:author="zhangph" w:date="2017-06-16T15:02:00Z">
              <w:r w:rsidRPr="00F22C6A" w:rsidDel="00555323">
                <w:rPr>
                  <w:rFonts w:ascii="宋体" w:eastAsia="宋体" w:hAnsi="宋体" w:cs="宋体" w:hint="eastAsia"/>
                  <w:color w:val="000000"/>
                  <w:kern w:val="0"/>
                  <w:sz w:val="22"/>
                </w:rPr>
                <w:delText>英文名</w:delText>
              </w:r>
            </w:del>
          </w:p>
        </w:tc>
        <w:tc>
          <w:tcPr>
            <w:tcW w:w="1695"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30" w:author="zhangph" w:date="2017-06-16T15:02:00Z"/>
                <w:rFonts w:ascii="宋体" w:eastAsia="宋体" w:hAnsi="宋体" w:cs="宋体"/>
                <w:color w:val="000000"/>
                <w:kern w:val="0"/>
                <w:sz w:val="22"/>
              </w:rPr>
            </w:pPr>
            <w:del w:id="1531" w:author="zhangph" w:date="2017-06-16T15:02:00Z">
              <w:r w:rsidRPr="00F22C6A" w:rsidDel="00555323">
                <w:rPr>
                  <w:rFonts w:ascii="宋体" w:eastAsia="宋体" w:hAnsi="宋体" w:cs="宋体" w:hint="eastAsia"/>
                  <w:color w:val="000000"/>
                  <w:kern w:val="0"/>
                  <w:sz w:val="22"/>
                </w:rPr>
                <w:delText>字段</w:delText>
              </w:r>
            </w:del>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32" w:author="zhangph" w:date="2017-06-16T15:02:00Z"/>
                <w:rFonts w:ascii="宋体" w:eastAsia="宋体" w:hAnsi="宋体" w:cs="宋体"/>
                <w:color w:val="000000"/>
                <w:kern w:val="0"/>
                <w:sz w:val="22"/>
              </w:rPr>
            </w:pPr>
            <w:del w:id="1533" w:author="zhangph" w:date="2017-06-16T15:02:00Z">
              <w:r w:rsidRPr="00F22C6A" w:rsidDel="00555323">
                <w:rPr>
                  <w:rFonts w:ascii="宋体" w:eastAsia="宋体" w:hAnsi="宋体" w:cs="宋体" w:hint="eastAsia"/>
                  <w:color w:val="000000"/>
                  <w:kern w:val="0"/>
                  <w:sz w:val="22"/>
                </w:rPr>
                <w:delText>值</w:delText>
              </w:r>
            </w:del>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1534" w:author="zhangph" w:date="2017-06-16T15:02:00Z"/>
                <w:rFonts w:ascii="宋体" w:eastAsia="宋体" w:hAnsi="宋体" w:cs="宋体"/>
                <w:color w:val="000000"/>
                <w:kern w:val="0"/>
                <w:sz w:val="22"/>
              </w:rPr>
            </w:pPr>
            <w:del w:id="1535"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552271878"/>
          <w:trHeight w:val="270"/>
          <w:del w:id="1536" w:author="zhangph" w:date="2017-06-16T15:02:00Z"/>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37" w:author="zhangph" w:date="2017-06-16T15:02:00Z"/>
                <w:rFonts w:ascii="宋体" w:eastAsia="宋体" w:hAnsi="宋体" w:cs="宋体"/>
                <w:color w:val="000000"/>
                <w:kern w:val="0"/>
                <w:sz w:val="22"/>
              </w:rPr>
            </w:pPr>
            <w:del w:id="1538" w:author="zhangph" w:date="2017-06-16T15:02:00Z">
              <w:r w:rsidRPr="00F22C6A" w:rsidDel="00555323">
                <w:rPr>
                  <w:rFonts w:ascii="宋体" w:eastAsia="宋体" w:hAnsi="宋体" w:cs="宋体" w:hint="eastAsia"/>
                  <w:color w:val="000000"/>
                  <w:kern w:val="0"/>
                  <w:sz w:val="22"/>
                </w:rPr>
                <w:delText>1</w:delText>
              </w:r>
            </w:del>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39" w:author="zhangph" w:date="2017-06-16T15:02:00Z"/>
                <w:rFonts w:ascii="宋体" w:eastAsia="宋体" w:hAnsi="宋体" w:cs="宋体"/>
                <w:color w:val="000000"/>
                <w:kern w:val="0"/>
                <w:sz w:val="22"/>
              </w:rPr>
            </w:pPr>
            <w:del w:id="1540" w:author="zhangph" w:date="2017-06-16T15:02:00Z">
              <w:r w:rsidRPr="00F22C6A" w:rsidDel="00555323">
                <w:rPr>
                  <w:rFonts w:ascii="宋体" w:eastAsia="宋体" w:hAnsi="宋体" w:cs="宋体" w:hint="eastAsia"/>
                  <w:color w:val="000000"/>
                  <w:kern w:val="0"/>
                  <w:sz w:val="22"/>
                </w:rPr>
                <w:delText>常住人口表</w:delText>
              </w:r>
            </w:del>
          </w:p>
        </w:tc>
        <w:tc>
          <w:tcPr>
            <w:tcW w:w="24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41" w:author="zhangph" w:date="2017-06-16T15:02:00Z"/>
                <w:rFonts w:ascii="宋体" w:eastAsia="宋体" w:hAnsi="宋体" w:cs="宋体"/>
                <w:color w:val="000000"/>
                <w:kern w:val="0"/>
                <w:sz w:val="22"/>
              </w:rPr>
            </w:pPr>
            <w:del w:id="1542" w:author="zhangph" w:date="2017-06-16T15:02:00Z">
              <w:r w:rsidRPr="00F22C6A" w:rsidDel="00555323">
                <w:rPr>
                  <w:rFonts w:ascii="宋体" w:eastAsia="宋体" w:hAnsi="宋体" w:cs="宋体" w:hint="eastAsia"/>
                  <w:color w:val="000000"/>
                  <w:kern w:val="0"/>
                  <w:sz w:val="22"/>
                </w:rPr>
                <w:delText>gazhk_CZRK</w:delText>
              </w:r>
            </w:del>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43" w:author="zhangph" w:date="2017-06-16T15:02:00Z"/>
                <w:rFonts w:ascii="宋体" w:eastAsia="宋体" w:hAnsi="宋体" w:cs="宋体"/>
                <w:color w:val="000000"/>
                <w:kern w:val="0"/>
                <w:sz w:val="22"/>
              </w:rPr>
            </w:pPr>
            <w:del w:id="1544" w:author="zhangph" w:date="2017-06-16T15:02:00Z">
              <w:r w:rsidRPr="00F22C6A" w:rsidDel="00555323">
                <w:rPr>
                  <w:rFonts w:ascii="宋体" w:eastAsia="宋体" w:hAnsi="宋体" w:cs="宋体" w:hint="eastAsia"/>
                  <w:color w:val="000000"/>
                  <w:kern w:val="0"/>
                  <w:sz w:val="22"/>
                </w:rPr>
                <w:delText>出生日期</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45" w:author="zhangph" w:date="2017-06-16T15:02:00Z"/>
                <w:rFonts w:ascii="宋体" w:eastAsia="宋体" w:hAnsi="宋体" w:cs="宋体"/>
                <w:color w:val="000000"/>
                <w:kern w:val="0"/>
                <w:sz w:val="22"/>
              </w:rPr>
            </w:pPr>
            <w:del w:id="1546" w:author="zhangph" w:date="2017-06-16T15:02:00Z">
              <w:r w:rsidRPr="00F22C6A" w:rsidDel="00555323">
                <w:rPr>
                  <w:rFonts w:ascii="宋体" w:eastAsia="宋体" w:hAnsi="宋体" w:cs="宋体" w:hint="eastAsia"/>
                  <w:color w:val="000000"/>
                  <w:kern w:val="0"/>
                  <w:sz w:val="22"/>
                </w:rPr>
                <w:delText xml:space="preserve">　</w:delText>
              </w:r>
            </w:del>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1547" w:author="zhangph" w:date="2017-06-16T15:02:00Z"/>
                <w:rFonts w:ascii="宋体" w:eastAsia="宋体" w:hAnsi="宋体" w:cs="宋体"/>
                <w:color w:val="000000"/>
                <w:kern w:val="0"/>
                <w:sz w:val="22"/>
              </w:rPr>
            </w:pPr>
            <w:del w:id="1548"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552271878"/>
          <w:trHeight w:val="270"/>
          <w:del w:id="1549"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50" w:author="zhangph" w:date="2017-06-16T15:02:00Z"/>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51" w:author="zhangph" w:date="2017-06-16T15:02:00Z"/>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52" w:author="zhangph" w:date="2017-06-16T15:02:00Z"/>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53" w:author="zhangph" w:date="2017-06-16T15:02:00Z"/>
                <w:rFonts w:ascii="宋体" w:eastAsia="宋体" w:hAnsi="宋体" w:cs="宋体"/>
                <w:color w:val="000000"/>
                <w:kern w:val="0"/>
                <w:sz w:val="22"/>
              </w:rPr>
            </w:pPr>
            <w:del w:id="1554" w:author="zhangph" w:date="2017-06-16T15:02:00Z">
              <w:r w:rsidRPr="00F22C6A" w:rsidDel="00555323">
                <w:rPr>
                  <w:rFonts w:ascii="宋体" w:eastAsia="宋体" w:hAnsi="宋体" w:cs="宋体" w:hint="eastAsia"/>
                  <w:color w:val="000000"/>
                  <w:kern w:val="0"/>
                  <w:sz w:val="22"/>
                </w:rPr>
                <w:delText>身份证号码</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55" w:author="zhangph" w:date="2017-06-16T15:02:00Z"/>
                <w:rFonts w:ascii="宋体" w:eastAsia="宋体" w:hAnsi="宋体" w:cs="宋体"/>
                <w:color w:val="000000"/>
                <w:kern w:val="0"/>
                <w:sz w:val="22"/>
              </w:rPr>
            </w:pPr>
            <w:del w:id="1556" w:author="zhangph" w:date="2017-06-16T15:02:00Z">
              <w:r w:rsidRPr="00F22C6A" w:rsidDel="00555323">
                <w:rPr>
                  <w:rFonts w:ascii="宋体" w:eastAsia="宋体" w:hAnsi="宋体" w:cs="宋体" w:hint="eastAsia"/>
                  <w:color w:val="000000"/>
                  <w:kern w:val="0"/>
                  <w:sz w:val="22"/>
                </w:rPr>
                <w:delText xml:space="preserve">　</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557" w:author="zhangph" w:date="2017-06-16T15:02:00Z"/>
                <w:rFonts w:ascii="宋体" w:eastAsia="宋体" w:hAnsi="宋体" w:cs="宋体"/>
                <w:color w:val="000000"/>
                <w:kern w:val="0"/>
                <w:sz w:val="22"/>
              </w:rPr>
            </w:pPr>
          </w:p>
        </w:tc>
      </w:tr>
      <w:tr w:rsidR="00F22C6A" w:rsidRPr="00F22C6A" w:rsidDel="00555323" w:rsidTr="00F22C6A">
        <w:trPr>
          <w:divId w:val="552271878"/>
          <w:trHeight w:val="270"/>
          <w:del w:id="1558"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59" w:author="zhangph" w:date="2017-06-16T15:02:00Z"/>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60" w:author="zhangph" w:date="2017-06-16T15:02:00Z"/>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61" w:author="zhangph" w:date="2017-06-16T15:02:00Z"/>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62" w:author="zhangph" w:date="2017-06-16T15:02:00Z"/>
                <w:rFonts w:ascii="宋体" w:eastAsia="宋体" w:hAnsi="宋体" w:cs="宋体"/>
                <w:color w:val="000000"/>
                <w:kern w:val="0"/>
                <w:sz w:val="22"/>
              </w:rPr>
            </w:pPr>
            <w:del w:id="1563" w:author="zhangph" w:date="2017-06-16T15:02:00Z">
              <w:r w:rsidRPr="00F22C6A" w:rsidDel="00555323">
                <w:rPr>
                  <w:rFonts w:ascii="宋体" w:eastAsia="宋体" w:hAnsi="宋体" w:cs="宋体" w:hint="eastAsia"/>
                  <w:color w:val="000000"/>
                  <w:kern w:val="0"/>
                  <w:sz w:val="22"/>
                </w:rPr>
                <w:delText>有效标志</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64" w:author="zhangph" w:date="2017-06-16T15:02:00Z"/>
                <w:rFonts w:ascii="宋体" w:eastAsia="宋体" w:hAnsi="宋体" w:cs="宋体"/>
                <w:color w:val="000000"/>
                <w:kern w:val="0"/>
                <w:sz w:val="22"/>
              </w:rPr>
            </w:pPr>
            <w:del w:id="1565" w:author="zhangph" w:date="2017-06-16T15:02:00Z">
              <w:r w:rsidRPr="00F22C6A" w:rsidDel="00555323">
                <w:rPr>
                  <w:rFonts w:ascii="宋体" w:eastAsia="宋体" w:hAnsi="宋体" w:cs="宋体" w:hint="eastAsia"/>
                  <w:color w:val="000000"/>
                  <w:kern w:val="0"/>
                  <w:sz w:val="22"/>
                </w:rPr>
                <w:delText>"有效"</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566" w:author="zhangph" w:date="2017-06-16T15:02:00Z"/>
                <w:rFonts w:ascii="宋体" w:eastAsia="宋体" w:hAnsi="宋体" w:cs="宋体"/>
                <w:color w:val="000000"/>
                <w:kern w:val="0"/>
                <w:sz w:val="22"/>
              </w:rPr>
            </w:pPr>
          </w:p>
        </w:tc>
      </w:tr>
      <w:tr w:rsidR="00F22C6A" w:rsidRPr="00F22C6A" w:rsidDel="00555323" w:rsidTr="00F22C6A">
        <w:trPr>
          <w:divId w:val="552271878"/>
          <w:trHeight w:val="270"/>
          <w:del w:id="1567"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68" w:author="zhangph" w:date="2017-06-16T15:02:00Z"/>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69" w:author="zhangph" w:date="2017-06-16T15:02:00Z"/>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70" w:author="zhangph" w:date="2017-06-16T15:02:00Z"/>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71" w:author="zhangph" w:date="2017-06-16T15:02:00Z"/>
                <w:rFonts w:ascii="宋体" w:eastAsia="宋体" w:hAnsi="宋体" w:cs="宋体"/>
                <w:color w:val="000000"/>
                <w:kern w:val="0"/>
                <w:sz w:val="22"/>
              </w:rPr>
            </w:pPr>
            <w:del w:id="1572" w:author="zhangph" w:date="2017-06-16T15:02:00Z">
              <w:r w:rsidRPr="00F22C6A" w:rsidDel="00555323">
                <w:rPr>
                  <w:rFonts w:ascii="宋体" w:eastAsia="宋体" w:hAnsi="宋体" w:cs="宋体" w:hint="eastAsia"/>
                  <w:color w:val="000000"/>
                  <w:kern w:val="0"/>
                  <w:sz w:val="22"/>
                </w:rPr>
                <w:delText>户籍地</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73" w:author="zhangph" w:date="2017-06-16T15:02:00Z"/>
                <w:rFonts w:ascii="宋体" w:eastAsia="宋体" w:hAnsi="宋体" w:cs="宋体"/>
                <w:color w:val="000000"/>
                <w:kern w:val="0"/>
                <w:sz w:val="22"/>
              </w:rPr>
            </w:pPr>
            <w:del w:id="1574" w:author="zhangph" w:date="2017-06-16T15:02:00Z">
              <w:r w:rsidRPr="00F22C6A" w:rsidDel="00555323">
                <w:rPr>
                  <w:rFonts w:ascii="宋体" w:eastAsia="宋体" w:hAnsi="宋体" w:cs="宋体" w:hint="eastAsia"/>
                  <w:color w:val="000000"/>
                  <w:kern w:val="0"/>
                  <w:sz w:val="22"/>
                </w:rPr>
                <w:delText>"萧山"</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575" w:author="zhangph" w:date="2017-06-16T15:02:00Z"/>
                <w:rFonts w:ascii="宋体" w:eastAsia="宋体" w:hAnsi="宋体" w:cs="宋体"/>
                <w:color w:val="000000"/>
                <w:kern w:val="0"/>
                <w:sz w:val="22"/>
              </w:rPr>
            </w:pPr>
          </w:p>
        </w:tc>
      </w:tr>
      <w:tr w:rsidR="00F22C6A" w:rsidRPr="00F22C6A" w:rsidDel="00555323" w:rsidTr="00F22C6A">
        <w:trPr>
          <w:divId w:val="552271878"/>
          <w:trHeight w:val="270"/>
          <w:del w:id="1576" w:author="zhangph" w:date="2017-06-16T15:02:00Z"/>
        </w:trPr>
        <w:tc>
          <w:tcPr>
            <w:tcW w:w="69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1577" w:author="zhangph" w:date="2017-06-16T15:02:00Z"/>
                <w:rFonts w:ascii="宋体" w:eastAsia="宋体" w:hAnsi="宋体" w:cs="宋体"/>
                <w:color w:val="000000"/>
                <w:kern w:val="0"/>
                <w:sz w:val="22"/>
              </w:rPr>
            </w:pPr>
            <w:del w:id="1578" w:author="zhangph" w:date="2017-06-16T15:02:00Z">
              <w:r w:rsidRPr="00F22C6A" w:rsidDel="00555323">
                <w:rPr>
                  <w:rFonts w:ascii="宋体" w:eastAsia="宋体" w:hAnsi="宋体" w:cs="宋体" w:hint="eastAsia"/>
                  <w:color w:val="000000"/>
                  <w:kern w:val="0"/>
                  <w:sz w:val="22"/>
                </w:rPr>
                <w:delText>2</w:delText>
              </w:r>
            </w:del>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79" w:author="zhangph" w:date="2017-06-16T15:02:00Z"/>
                <w:rFonts w:ascii="宋体" w:eastAsia="宋体" w:hAnsi="宋体" w:cs="宋体"/>
                <w:color w:val="000000"/>
                <w:kern w:val="0"/>
                <w:sz w:val="22"/>
              </w:rPr>
            </w:pPr>
            <w:del w:id="1580" w:author="zhangph" w:date="2017-06-16T15:02:00Z">
              <w:r w:rsidRPr="00F22C6A" w:rsidDel="00555323">
                <w:rPr>
                  <w:rFonts w:ascii="宋体" w:eastAsia="宋体" w:hAnsi="宋体" w:cs="宋体" w:hint="eastAsia"/>
                  <w:color w:val="000000"/>
                  <w:kern w:val="0"/>
                  <w:sz w:val="22"/>
                </w:rPr>
                <w:delText>流动人口表</w:delText>
              </w:r>
            </w:del>
          </w:p>
        </w:tc>
        <w:tc>
          <w:tcPr>
            <w:tcW w:w="24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81" w:author="zhangph" w:date="2017-06-16T15:02:00Z"/>
                <w:rFonts w:ascii="宋体" w:eastAsia="宋体" w:hAnsi="宋体" w:cs="宋体"/>
                <w:color w:val="000000"/>
                <w:kern w:val="0"/>
                <w:sz w:val="22"/>
              </w:rPr>
            </w:pPr>
            <w:del w:id="1582" w:author="zhangph" w:date="2017-06-16T15:02:00Z">
              <w:r w:rsidRPr="00F22C6A" w:rsidDel="00555323">
                <w:rPr>
                  <w:rFonts w:ascii="宋体" w:eastAsia="宋体" w:hAnsi="宋体" w:cs="宋体" w:hint="eastAsia"/>
                  <w:color w:val="000000"/>
                  <w:kern w:val="0"/>
                  <w:sz w:val="22"/>
                </w:rPr>
                <w:delText>gazhk_NEWZZRK_JB_TAB</w:delText>
              </w:r>
            </w:del>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83" w:author="zhangph" w:date="2017-06-16T15:02:00Z"/>
                <w:rFonts w:ascii="宋体" w:eastAsia="宋体" w:hAnsi="宋体" w:cs="宋体"/>
                <w:color w:val="000000"/>
                <w:kern w:val="0"/>
                <w:sz w:val="22"/>
              </w:rPr>
            </w:pPr>
            <w:del w:id="1584" w:author="zhangph" w:date="2017-06-16T15:02:00Z">
              <w:r w:rsidRPr="00F22C6A" w:rsidDel="00555323">
                <w:rPr>
                  <w:rFonts w:ascii="宋体" w:eastAsia="宋体" w:hAnsi="宋体" w:cs="宋体" w:hint="eastAsia"/>
                  <w:color w:val="000000"/>
                  <w:kern w:val="0"/>
                  <w:sz w:val="22"/>
                </w:rPr>
                <w:delText>出生日期</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85" w:author="zhangph" w:date="2017-06-16T15:02:00Z"/>
                <w:rFonts w:ascii="宋体" w:eastAsia="宋体" w:hAnsi="宋体" w:cs="宋体"/>
                <w:color w:val="000000"/>
                <w:kern w:val="0"/>
                <w:sz w:val="22"/>
              </w:rPr>
            </w:pPr>
            <w:del w:id="1586" w:author="zhangph" w:date="2017-06-16T15:02:00Z">
              <w:r w:rsidRPr="00F22C6A" w:rsidDel="00555323">
                <w:rPr>
                  <w:rFonts w:ascii="宋体" w:eastAsia="宋体" w:hAnsi="宋体" w:cs="宋体" w:hint="eastAsia"/>
                  <w:color w:val="000000"/>
                  <w:kern w:val="0"/>
                  <w:sz w:val="22"/>
                </w:rPr>
                <w:delText xml:space="preserve">　</w:delText>
              </w:r>
            </w:del>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1587" w:author="zhangph" w:date="2017-06-16T15:02:00Z"/>
                <w:rFonts w:ascii="宋体" w:eastAsia="宋体" w:hAnsi="宋体" w:cs="宋体"/>
                <w:color w:val="000000"/>
                <w:kern w:val="0"/>
                <w:sz w:val="22"/>
              </w:rPr>
            </w:pPr>
            <w:del w:id="1588"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552271878"/>
          <w:trHeight w:val="270"/>
          <w:del w:id="1589"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1590" w:author="zhangph" w:date="2017-06-16T15:02:00Z"/>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91" w:author="zhangph" w:date="2017-06-16T15:02:00Z"/>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592" w:author="zhangph" w:date="2017-06-16T15:02:00Z"/>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93" w:author="zhangph" w:date="2017-06-16T15:02:00Z"/>
                <w:rFonts w:ascii="宋体" w:eastAsia="宋体" w:hAnsi="宋体" w:cs="宋体"/>
                <w:color w:val="000000"/>
                <w:kern w:val="0"/>
                <w:sz w:val="22"/>
              </w:rPr>
            </w:pPr>
            <w:del w:id="1594" w:author="zhangph" w:date="2017-06-16T15:02:00Z">
              <w:r w:rsidRPr="00F22C6A" w:rsidDel="00555323">
                <w:rPr>
                  <w:rFonts w:ascii="宋体" w:eastAsia="宋体" w:hAnsi="宋体" w:cs="宋体" w:hint="eastAsia"/>
                  <w:color w:val="000000"/>
                  <w:kern w:val="0"/>
                  <w:sz w:val="22"/>
                </w:rPr>
                <w:delText>身份证号码</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595" w:author="zhangph" w:date="2017-06-16T15:02:00Z"/>
                <w:rFonts w:ascii="宋体" w:eastAsia="宋体" w:hAnsi="宋体" w:cs="宋体"/>
                <w:color w:val="000000"/>
                <w:kern w:val="0"/>
                <w:sz w:val="22"/>
              </w:rPr>
            </w:pPr>
            <w:del w:id="1596" w:author="zhangph" w:date="2017-06-16T15:02:00Z">
              <w:r w:rsidRPr="00F22C6A" w:rsidDel="00555323">
                <w:rPr>
                  <w:rFonts w:ascii="宋体" w:eastAsia="宋体" w:hAnsi="宋体" w:cs="宋体" w:hint="eastAsia"/>
                  <w:color w:val="000000"/>
                  <w:kern w:val="0"/>
                  <w:sz w:val="22"/>
                </w:rPr>
                <w:delText xml:space="preserve">　</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597" w:author="zhangph" w:date="2017-06-16T15:02:00Z"/>
                <w:rFonts w:ascii="宋体" w:eastAsia="宋体" w:hAnsi="宋体" w:cs="宋体"/>
                <w:color w:val="000000"/>
                <w:kern w:val="0"/>
                <w:sz w:val="22"/>
              </w:rPr>
            </w:pPr>
          </w:p>
        </w:tc>
      </w:tr>
      <w:tr w:rsidR="00F22C6A" w:rsidRPr="00F22C6A" w:rsidDel="00555323" w:rsidTr="00F22C6A">
        <w:trPr>
          <w:divId w:val="552271878"/>
          <w:trHeight w:val="270"/>
          <w:del w:id="1598"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1599" w:author="zhangph" w:date="2017-06-16T15:02:00Z"/>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600" w:author="zhangph" w:date="2017-06-16T15:02:00Z"/>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601" w:author="zhangph" w:date="2017-06-16T15:02:00Z"/>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602" w:author="zhangph" w:date="2017-06-16T15:02:00Z"/>
                <w:rFonts w:ascii="宋体" w:eastAsia="宋体" w:hAnsi="宋体" w:cs="宋体"/>
                <w:color w:val="000000"/>
                <w:kern w:val="0"/>
                <w:sz w:val="22"/>
              </w:rPr>
            </w:pPr>
            <w:del w:id="1603" w:author="zhangph" w:date="2017-06-16T15:02:00Z">
              <w:r w:rsidRPr="00F22C6A" w:rsidDel="00555323">
                <w:rPr>
                  <w:rFonts w:ascii="宋体" w:eastAsia="宋体" w:hAnsi="宋体" w:cs="宋体" w:hint="eastAsia"/>
                  <w:color w:val="000000"/>
                  <w:kern w:val="0"/>
                  <w:sz w:val="22"/>
                </w:rPr>
                <w:delText>注销标志</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604" w:author="zhangph" w:date="2017-06-16T15:02:00Z"/>
                <w:rFonts w:ascii="宋体" w:eastAsia="宋体" w:hAnsi="宋体" w:cs="宋体"/>
                <w:color w:val="000000"/>
                <w:kern w:val="0"/>
                <w:sz w:val="22"/>
              </w:rPr>
            </w:pPr>
            <w:del w:id="1605" w:author="zhangph" w:date="2017-06-16T15:02:00Z">
              <w:r w:rsidRPr="00F22C6A" w:rsidDel="00555323">
                <w:rPr>
                  <w:rFonts w:ascii="宋体" w:eastAsia="宋体" w:hAnsi="宋体" w:cs="宋体" w:hint="eastAsia"/>
                  <w:color w:val="000000"/>
                  <w:kern w:val="0"/>
                  <w:sz w:val="22"/>
                </w:rPr>
                <w:delText>"未注销"</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606" w:author="zhangph" w:date="2017-06-16T15:02:00Z"/>
                <w:rFonts w:ascii="宋体" w:eastAsia="宋体" w:hAnsi="宋体" w:cs="宋体"/>
                <w:color w:val="000000"/>
                <w:kern w:val="0"/>
                <w:sz w:val="22"/>
              </w:rPr>
            </w:pPr>
          </w:p>
        </w:tc>
      </w:tr>
      <w:tr w:rsidR="00F22C6A" w:rsidRPr="00F22C6A" w:rsidDel="00555323" w:rsidTr="00F22C6A">
        <w:trPr>
          <w:divId w:val="552271878"/>
          <w:trHeight w:val="270"/>
          <w:del w:id="1607"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1608" w:author="zhangph" w:date="2017-06-16T15:02:00Z"/>
                <w:rFonts w:ascii="宋体" w:eastAsia="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609" w:author="zhangph" w:date="2017-06-16T15:02:00Z"/>
                <w:rFonts w:ascii="宋体" w:eastAsia="宋体" w:hAnsi="宋体" w:cs="宋体"/>
                <w:color w:val="000000"/>
                <w:kern w:val="0"/>
                <w:sz w:val="22"/>
              </w:rPr>
            </w:pPr>
          </w:p>
        </w:tc>
        <w:tc>
          <w:tcPr>
            <w:tcW w:w="24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610" w:author="zhangph" w:date="2017-06-16T15:02:00Z"/>
                <w:rFonts w:ascii="宋体" w:eastAsia="宋体" w:hAnsi="宋体" w:cs="宋体"/>
                <w:color w:val="000000"/>
                <w:kern w:val="0"/>
                <w:sz w:val="22"/>
              </w:rPr>
            </w:pPr>
          </w:p>
        </w:tc>
        <w:tc>
          <w:tcPr>
            <w:tcW w:w="1695"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611" w:author="zhangph" w:date="2017-06-16T15:02:00Z"/>
                <w:rFonts w:ascii="宋体" w:eastAsia="宋体" w:hAnsi="宋体" w:cs="宋体"/>
                <w:color w:val="000000"/>
                <w:kern w:val="0"/>
                <w:sz w:val="22"/>
              </w:rPr>
            </w:pPr>
            <w:del w:id="1612" w:author="zhangph" w:date="2017-06-16T15:02:00Z">
              <w:r w:rsidRPr="00F22C6A" w:rsidDel="00555323">
                <w:rPr>
                  <w:rFonts w:ascii="宋体" w:eastAsia="宋体" w:hAnsi="宋体" w:cs="宋体" w:hint="eastAsia"/>
                  <w:color w:val="000000"/>
                  <w:kern w:val="0"/>
                  <w:sz w:val="22"/>
                </w:rPr>
                <w:delText>区县</w:delText>
              </w:r>
            </w:del>
          </w:p>
        </w:tc>
        <w:tc>
          <w:tcPr>
            <w:tcW w:w="127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613" w:author="zhangph" w:date="2017-06-16T15:02:00Z"/>
                <w:rFonts w:ascii="宋体" w:eastAsia="宋体" w:hAnsi="宋体" w:cs="宋体"/>
                <w:color w:val="000000"/>
                <w:kern w:val="0"/>
                <w:sz w:val="22"/>
              </w:rPr>
            </w:pPr>
            <w:del w:id="1614" w:author="zhangph" w:date="2017-06-16T15:02:00Z">
              <w:r w:rsidRPr="00F22C6A" w:rsidDel="00555323">
                <w:rPr>
                  <w:rFonts w:ascii="宋体" w:eastAsia="宋体" w:hAnsi="宋体" w:cs="宋体" w:hint="eastAsia"/>
                  <w:color w:val="000000"/>
                  <w:kern w:val="0"/>
                  <w:sz w:val="22"/>
                </w:rPr>
                <w:delText>"萧山"</w:delText>
              </w:r>
            </w:del>
          </w:p>
        </w:tc>
        <w:tc>
          <w:tcPr>
            <w:tcW w:w="1134"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615" w:author="zhangph" w:date="2017-06-16T15:02:00Z"/>
                <w:rFonts w:ascii="宋体" w:eastAsia="宋体" w:hAnsi="宋体" w:cs="宋体"/>
                <w:color w:val="000000"/>
                <w:kern w:val="0"/>
                <w:sz w:val="22"/>
              </w:rPr>
            </w:pPr>
          </w:p>
        </w:tc>
      </w:tr>
    </w:tbl>
    <w:p w:rsidR="00B04AF1" w:rsidRDefault="001360F8" w:rsidP="00B04AF1">
      <w:pPr>
        <w:pStyle w:val="11"/>
        <w:ind w:left="420" w:firstLineChars="0" w:firstLine="0"/>
        <w:rPr>
          <w:rFonts w:ascii="华文细黑" w:eastAsia="华文细黑" w:hAnsi="华文细黑" w:cs="宋体"/>
          <w:kern w:val="0"/>
          <w:sz w:val="24"/>
        </w:rPr>
      </w:pPr>
      <w:r>
        <w:rPr>
          <w:rFonts w:ascii="华文细黑" w:eastAsia="华文细黑" w:hAnsi="华文细黑" w:cs="宋体"/>
          <w:kern w:val="0"/>
          <w:sz w:val="24"/>
        </w:rPr>
        <w:fldChar w:fldCharType="end"/>
      </w:r>
    </w:p>
    <w:p w:rsidR="00B04AF1" w:rsidRDefault="00B04AF1">
      <w:pPr>
        <w:widowControl/>
        <w:jc w:val="left"/>
        <w:rPr>
          <w:rFonts w:ascii="华文细黑" w:eastAsia="华文细黑" w:hAnsi="华文细黑" w:cs="宋体"/>
          <w:kern w:val="0"/>
          <w:sz w:val="24"/>
          <w:szCs w:val="24"/>
        </w:rPr>
      </w:pPr>
      <w:r>
        <w:rPr>
          <w:rFonts w:ascii="华文细黑" w:eastAsia="华文细黑" w:hAnsi="华文细黑" w:cs="宋体"/>
          <w:kern w:val="0"/>
          <w:sz w:val="24"/>
        </w:rPr>
        <w:br w:type="page"/>
      </w:r>
    </w:p>
    <w:p w:rsidR="00555323" w:rsidRPr="00555323" w:rsidRDefault="001360F8" w:rsidP="00555323">
      <w:pPr>
        <w:pStyle w:val="11"/>
        <w:numPr>
          <w:ilvl w:val="0"/>
          <w:numId w:val="2"/>
        </w:numPr>
        <w:ind w:firstLineChars="0"/>
        <w:rPr>
          <w:rFonts w:ascii="华文细黑" w:eastAsia="华文细黑" w:hAnsi="华文细黑" w:cs="宋体"/>
          <w:kern w:val="0"/>
          <w:sz w:val="24"/>
          <w:rPrChange w:id="1616" w:author="zhangph" w:date="2017-06-16T15:02:00Z">
            <w:rPr>
              <w:rFonts w:asciiTheme="minorHAnsi" w:eastAsiaTheme="minorEastAsia" w:hAnsiTheme="minorHAnsi" w:cstheme="minorBidi"/>
              <w:szCs w:val="21"/>
            </w:rPr>
          </w:rPrChange>
        </w:rPr>
        <w:pPrChange w:id="1617" w:author="zhangph" w:date="2017-06-16T15:02:00Z">
          <w:pPr>
            <w:pStyle w:val="11"/>
            <w:numPr>
              <w:numId w:val="2"/>
            </w:numPr>
            <w:ind w:left="420" w:firstLine="480"/>
          </w:pPr>
        </w:pPrChange>
      </w:pPr>
      <w:r>
        <w:rPr>
          <w:rFonts w:ascii="华文细黑" w:eastAsia="华文细黑" w:hAnsi="华文细黑" w:cs="宋体" w:hint="eastAsia"/>
          <w:kern w:val="0"/>
          <w:sz w:val="24"/>
        </w:rPr>
        <w:lastRenderedPageBreak/>
        <w:t>婚姻状况</w:t>
      </w:r>
      <w:r>
        <w:rPr>
          <w:rFonts w:asciiTheme="minorHAnsi" w:eastAsiaTheme="minorEastAsia" w:hAnsiTheme="minorHAnsi" w:cstheme="minorBidi"/>
          <w:szCs w:val="22"/>
        </w:rP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婚姻状况</w:instrText>
      </w:r>
      <w:r w:rsidR="00555323">
        <w:rPr>
          <w:rFonts w:hint="eastAsia"/>
        </w:rPr>
        <w:instrText xml:space="preserve">!R2C1:R10C6 </w:instrText>
      </w:r>
      <w:r>
        <w:instrText xml:space="preserve">\a \f 4 \h  \* MERGEFORMAT </w:instrText>
      </w:r>
      <w:r w:rsidR="00555323">
        <w:rPr>
          <w:rFonts w:asciiTheme="minorHAnsi" w:eastAsiaTheme="minorEastAsia" w:hAnsiTheme="minorHAnsi" w:cstheme="minorBidi"/>
          <w:szCs w:val="22"/>
        </w:rPr>
        <w:fldChar w:fldCharType="separate"/>
      </w:r>
    </w:p>
    <w:tbl>
      <w:tblPr>
        <w:tblW w:w="9002" w:type="dxa"/>
        <w:tblLook w:val="04A0" w:firstRow="1" w:lastRow="0" w:firstColumn="1" w:lastColumn="0" w:noHBand="0" w:noVBand="1"/>
      </w:tblPr>
      <w:tblGrid>
        <w:gridCol w:w="614"/>
        <w:gridCol w:w="1496"/>
        <w:gridCol w:w="3623"/>
        <w:gridCol w:w="1371"/>
        <w:gridCol w:w="949"/>
        <w:gridCol w:w="949"/>
        <w:tblGridChange w:id="1618">
          <w:tblGrid>
            <w:gridCol w:w="614"/>
            <w:gridCol w:w="1496"/>
            <w:gridCol w:w="3623"/>
            <w:gridCol w:w="1371"/>
            <w:gridCol w:w="949"/>
            <w:gridCol w:w="949"/>
          </w:tblGrid>
        </w:tblGridChange>
      </w:tblGrid>
      <w:tr w:rsidR="00555323" w:rsidRPr="00555323" w:rsidTr="00555323">
        <w:trPr>
          <w:divId w:val="777918088"/>
          <w:trHeight w:val="232"/>
          <w:ins w:id="1619" w:author="zhangph" w:date="2017-06-16T15:02:00Z"/>
        </w:trPr>
        <w:tc>
          <w:tcPr>
            <w:tcW w:w="61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20" w:author="zhangph" w:date="2017-06-16T15:02:00Z"/>
                <w:rFonts w:ascii="宋体" w:eastAsia="宋体" w:hAnsi="宋体" w:cs="宋体"/>
                <w:color w:val="000000"/>
                <w:kern w:val="0"/>
                <w:sz w:val="22"/>
                <w:rPrChange w:id="1621" w:author="zhangph" w:date="2017-06-16T15:02:00Z">
                  <w:rPr>
                    <w:ins w:id="1622" w:author="zhangph" w:date="2017-06-16T15:02:00Z"/>
                    <w:color w:val="000000"/>
                    <w:sz w:val="22"/>
                  </w:rPr>
                </w:rPrChange>
              </w:rPr>
              <w:pPrChange w:id="1623" w:author="zhangph" w:date="2017-06-16T15:02:00Z">
                <w:pPr>
                  <w:widowControl/>
                  <w:jc w:val="left"/>
                </w:pPr>
              </w:pPrChange>
            </w:pPr>
            <w:ins w:id="1624" w:author="zhangph" w:date="2017-06-16T15:02:00Z">
              <w:r w:rsidRPr="00555323">
                <w:rPr>
                  <w:rFonts w:ascii="宋体" w:eastAsia="宋体" w:hAnsi="宋体" w:cs="宋体" w:hint="eastAsia"/>
                  <w:color w:val="000000"/>
                  <w:kern w:val="0"/>
                  <w:sz w:val="22"/>
                  <w:rPrChange w:id="1625" w:author="zhangph" w:date="2017-06-16T15:02:00Z">
                    <w:rPr>
                      <w:rFonts w:hint="eastAsia"/>
                      <w:color w:val="000000"/>
                      <w:sz w:val="22"/>
                    </w:rPr>
                  </w:rPrChange>
                </w:rPr>
                <w:t>序号</w:t>
              </w:r>
            </w:ins>
          </w:p>
        </w:tc>
        <w:tc>
          <w:tcPr>
            <w:tcW w:w="1496"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26" w:author="zhangph" w:date="2017-06-16T15:02:00Z"/>
                <w:rFonts w:ascii="宋体" w:eastAsia="宋体" w:hAnsi="宋体" w:cs="宋体" w:hint="eastAsia"/>
                <w:color w:val="000000"/>
                <w:kern w:val="0"/>
                <w:sz w:val="22"/>
                <w:rPrChange w:id="1627" w:author="zhangph" w:date="2017-06-16T15:02:00Z">
                  <w:rPr>
                    <w:ins w:id="1628" w:author="zhangph" w:date="2017-06-16T15:02:00Z"/>
                    <w:rFonts w:hint="eastAsia"/>
                  </w:rPr>
                </w:rPrChange>
              </w:rPr>
              <w:pPrChange w:id="1629" w:author="zhangph" w:date="2017-06-16T15:02:00Z">
                <w:pPr/>
              </w:pPrChange>
            </w:pPr>
            <w:ins w:id="1630" w:author="zhangph" w:date="2017-06-16T15:02:00Z">
              <w:r w:rsidRPr="00555323">
                <w:rPr>
                  <w:rFonts w:ascii="宋体" w:eastAsia="宋体" w:hAnsi="宋体" w:cs="宋体" w:hint="eastAsia"/>
                  <w:color w:val="000000"/>
                  <w:kern w:val="0"/>
                  <w:sz w:val="22"/>
                  <w:rPrChange w:id="1631" w:author="zhangph" w:date="2017-06-16T15:02:00Z">
                    <w:rPr>
                      <w:rFonts w:hint="eastAsia"/>
                    </w:rPr>
                  </w:rPrChange>
                </w:rPr>
                <w:t>表名</w:t>
              </w:r>
            </w:ins>
          </w:p>
        </w:tc>
        <w:tc>
          <w:tcPr>
            <w:tcW w:w="3623"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32" w:author="zhangph" w:date="2017-06-16T15:02:00Z"/>
                <w:rFonts w:ascii="宋体" w:eastAsia="宋体" w:hAnsi="宋体" w:cs="宋体" w:hint="eastAsia"/>
                <w:color w:val="000000"/>
                <w:kern w:val="0"/>
                <w:sz w:val="22"/>
                <w:rPrChange w:id="1633" w:author="zhangph" w:date="2017-06-16T15:02:00Z">
                  <w:rPr>
                    <w:ins w:id="1634" w:author="zhangph" w:date="2017-06-16T15:02:00Z"/>
                    <w:rFonts w:hint="eastAsia"/>
                  </w:rPr>
                </w:rPrChange>
              </w:rPr>
              <w:pPrChange w:id="1635" w:author="zhangph" w:date="2017-06-16T15:02:00Z">
                <w:pPr/>
              </w:pPrChange>
            </w:pPr>
            <w:ins w:id="1636" w:author="zhangph" w:date="2017-06-16T15:02:00Z">
              <w:r w:rsidRPr="00555323">
                <w:rPr>
                  <w:rFonts w:ascii="宋体" w:eastAsia="宋体" w:hAnsi="宋体" w:cs="宋体" w:hint="eastAsia"/>
                  <w:color w:val="000000"/>
                  <w:kern w:val="0"/>
                  <w:sz w:val="22"/>
                  <w:rPrChange w:id="1637" w:author="zhangph" w:date="2017-06-16T15:02:00Z">
                    <w:rPr>
                      <w:rFonts w:hint="eastAsia"/>
                    </w:rPr>
                  </w:rPrChange>
                </w:rPr>
                <w:t>英文名</w:t>
              </w:r>
            </w:ins>
          </w:p>
        </w:tc>
        <w:tc>
          <w:tcPr>
            <w:tcW w:w="1371"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38" w:author="zhangph" w:date="2017-06-16T15:02:00Z"/>
                <w:rFonts w:ascii="宋体" w:eastAsia="宋体" w:hAnsi="宋体" w:cs="宋体" w:hint="eastAsia"/>
                <w:color w:val="000000"/>
                <w:kern w:val="0"/>
                <w:sz w:val="22"/>
                <w:rPrChange w:id="1639" w:author="zhangph" w:date="2017-06-16T15:02:00Z">
                  <w:rPr>
                    <w:ins w:id="1640" w:author="zhangph" w:date="2017-06-16T15:02:00Z"/>
                    <w:rFonts w:hint="eastAsia"/>
                  </w:rPr>
                </w:rPrChange>
              </w:rPr>
              <w:pPrChange w:id="1641" w:author="zhangph" w:date="2017-06-16T15:02:00Z">
                <w:pPr/>
              </w:pPrChange>
            </w:pPr>
            <w:ins w:id="1642" w:author="zhangph" w:date="2017-06-16T15:02:00Z">
              <w:r w:rsidRPr="00555323">
                <w:rPr>
                  <w:rFonts w:ascii="宋体" w:eastAsia="宋体" w:hAnsi="宋体" w:cs="宋体" w:hint="eastAsia"/>
                  <w:color w:val="000000"/>
                  <w:kern w:val="0"/>
                  <w:sz w:val="22"/>
                  <w:rPrChange w:id="1643" w:author="zhangph" w:date="2017-06-16T15:02:00Z">
                    <w:rPr>
                      <w:rFonts w:hint="eastAsia"/>
                    </w:rPr>
                  </w:rPrChange>
                </w:rPr>
                <w:t>字段</w:t>
              </w:r>
            </w:ins>
          </w:p>
        </w:tc>
        <w:tc>
          <w:tcPr>
            <w:tcW w:w="949"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44" w:author="zhangph" w:date="2017-06-16T15:02:00Z"/>
                <w:rFonts w:ascii="宋体" w:eastAsia="宋体" w:hAnsi="宋体" w:cs="宋体" w:hint="eastAsia"/>
                <w:color w:val="000000"/>
                <w:kern w:val="0"/>
                <w:sz w:val="22"/>
                <w:rPrChange w:id="1645" w:author="zhangph" w:date="2017-06-16T15:02:00Z">
                  <w:rPr>
                    <w:ins w:id="1646" w:author="zhangph" w:date="2017-06-16T15:02:00Z"/>
                    <w:rFonts w:hint="eastAsia"/>
                  </w:rPr>
                </w:rPrChange>
              </w:rPr>
              <w:pPrChange w:id="1647" w:author="zhangph" w:date="2017-06-16T15:02:00Z">
                <w:pPr/>
              </w:pPrChange>
            </w:pPr>
            <w:ins w:id="1648" w:author="zhangph" w:date="2017-06-16T15:02:00Z">
              <w:r w:rsidRPr="00555323">
                <w:rPr>
                  <w:rFonts w:ascii="宋体" w:eastAsia="宋体" w:hAnsi="宋体" w:cs="宋体" w:hint="eastAsia"/>
                  <w:color w:val="000000"/>
                  <w:kern w:val="0"/>
                  <w:sz w:val="22"/>
                  <w:rPrChange w:id="1649" w:author="zhangph" w:date="2017-06-16T15:02:00Z">
                    <w:rPr>
                      <w:rFonts w:hint="eastAsia"/>
                    </w:rPr>
                  </w:rPrChange>
                </w:rPr>
                <w:t>值</w:t>
              </w:r>
            </w:ins>
          </w:p>
        </w:tc>
        <w:tc>
          <w:tcPr>
            <w:tcW w:w="949"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1650" w:author="zhangph" w:date="2017-06-16T15:02:00Z"/>
                <w:rFonts w:ascii="宋体" w:eastAsia="宋体" w:hAnsi="宋体" w:cs="宋体" w:hint="eastAsia"/>
                <w:color w:val="000000"/>
                <w:kern w:val="0"/>
                <w:sz w:val="22"/>
                <w:rPrChange w:id="1651" w:author="zhangph" w:date="2017-06-16T15:02:00Z">
                  <w:rPr>
                    <w:ins w:id="1652" w:author="zhangph" w:date="2017-06-16T15:02:00Z"/>
                    <w:rFonts w:hint="eastAsia"/>
                  </w:rPr>
                </w:rPrChange>
              </w:rPr>
              <w:pPrChange w:id="1653" w:author="zhangph" w:date="2017-06-16T15:02:00Z">
                <w:pPr/>
              </w:pPrChange>
            </w:pPr>
            <w:ins w:id="1654" w:author="zhangph" w:date="2017-06-16T15:02:00Z">
              <w:r w:rsidRPr="00555323">
                <w:rPr>
                  <w:rFonts w:ascii="宋体" w:eastAsia="宋体" w:hAnsi="宋体" w:cs="宋体" w:hint="eastAsia"/>
                  <w:color w:val="000000"/>
                  <w:kern w:val="0"/>
                  <w:sz w:val="22"/>
                  <w:rPrChange w:id="1655" w:author="zhangph" w:date="2017-06-16T15:02:00Z">
                    <w:rPr>
                      <w:rFonts w:hint="eastAsia"/>
                    </w:rPr>
                  </w:rPrChange>
                </w:rPr>
                <w:t>来源</w:t>
              </w:r>
            </w:ins>
          </w:p>
        </w:tc>
      </w:tr>
      <w:tr w:rsidR="00555323" w:rsidRPr="00555323" w:rsidTr="00555323">
        <w:trPr>
          <w:divId w:val="777918088"/>
          <w:trHeight w:val="232"/>
          <w:ins w:id="1656" w:author="zhangph" w:date="2017-06-16T15:02:00Z"/>
        </w:trPr>
        <w:tc>
          <w:tcPr>
            <w:tcW w:w="614"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57" w:author="zhangph" w:date="2017-06-16T15:02:00Z"/>
                <w:rFonts w:ascii="宋体" w:eastAsia="宋体" w:hAnsi="宋体" w:cs="宋体" w:hint="eastAsia"/>
                <w:color w:val="000000"/>
                <w:kern w:val="0"/>
                <w:sz w:val="22"/>
                <w:rPrChange w:id="1658" w:author="zhangph" w:date="2017-06-16T15:02:00Z">
                  <w:rPr>
                    <w:ins w:id="1659" w:author="zhangph" w:date="2017-06-16T15:02:00Z"/>
                    <w:rFonts w:hint="eastAsia"/>
                  </w:rPr>
                </w:rPrChange>
              </w:rPr>
              <w:pPrChange w:id="1660" w:author="zhangph" w:date="2017-06-16T15:02:00Z">
                <w:pPr/>
              </w:pPrChange>
            </w:pPr>
            <w:ins w:id="1661" w:author="zhangph" w:date="2017-06-16T15:02:00Z">
              <w:r w:rsidRPr="00555323">
                <w:rPr>
                  <w:rFonts w:ascii="宋体" w:eastAsia="宋体" w:hAnsi="宋体" w:cs="宋体" w:hint="eastAsia"/>
                  <w:color w:val="000000"/>
                  <w:kern w:val="0"/>
                  <w:sz w:val="22"/>
                  <w:rPrChange w:id="1662" w:author="zhangph" w:date="2017-06-16T15:02:00Z">
                    <w:rPr>
                      <w:rFonts w:hint="eastAsia"/>
                    </w:rPr>
                  </w:rPrChange>
                </w:rPr>
                <w:t>1</w:t>
              </w:r>
            </w:ins>
          </w:p>
        </w:tc>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63" w:author="zhangph" w:date="2017-06-16T15:02:00Z"/>
                <w:rFonts w:ascii="宋体" w:eastAsia="宋体" w:hAnsi="宋体" w:cs="宋体" w:hint="eastAsia"/>
                <w:color w:val="000000"/>
                <w:kern w:val="0"/>
                <w:sz w:val="22"/>
                <w:rPrChange w:id="1664" w:author="zhangph" w:date="2017-06-16T15:02:00Z">
                  <w:rPr>
                    <w:ins w:id="1665" w:author="zhangph" w:date="2017-06-16T15:02:00Z"/>
                    <w:rFonts w:hint="eastAsia"/>
                  </w:rPr>
                </w:rPrChange>
              </w:rPr>
              <w:pPrChange w:id="1666" w:author="zhangph" w:date="2017-06-16T15:02:00Z">
                <w:pPr/>
              </w:pPrChange>
            </w:pPr>
            <w:ins w:id="1667" w:author="zhangph" w:date="2017-06-16T15:02:00Z">
              <w:r w:rsidRPr="00555323">
                <w:rPr>
                  <w:rFonts w:ascii="宋体" w:eastAsia="宋体" w:hAnsi="宋体" w:cs="宋体" w:hint="eastAsia"/>
                  <w:color w:val="000000"/>
                  <w:kern w:val="0"/>
                  <w:sz w:val="22"/>
                  <w:rPrChange w:id="1668" w:author="zhangph" w:date="2017-06-16T15:02:00Z">
                    <w:rPr>
                      <w:rFonts w:hint="eastAsia"/>
                    </w:rPr>
                  </w:rPrChange>
                </w:rPr>
                <w:t>常住人口表</w:t>
              </w:r>
            </w:ins>
          </w:p>
        </w:tc>
        <w:tc>
          <w:tcPr>
            <w:tcW w:w="36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69" w:author="zhangph" w:date="2017-06-16T15:02:00Z"/>
                <w:rFonts w:ascii="宋体" w:eastAsia="宋体" w:hAnsi="宋体" w:cs="宋体" w:hint="eastAsia"/>
                <w:color w:val="000000"/>
                <w:kern w:val="0"/>
                <w:sz w:val="22"/>
                <w:rPrChange w:id="1670" w:author="zhangph" w:date="2017-06-16T15:02:00Z">
                  <w:rPr>
                    <w:ins w:id="1671" w:author="zhangph" w:date="2017-06-16T15:02:00Z"/>
                    <w:rFonts w:hint="eastAsia"/>
                  </w:rPr>
                </w:rPrChange>
              </w:rPr>
              <w:pPrChange w:id="1672" w:author="zhangph" w:date="2017-06-16T15:02:00Z">
                <w:pPr/>
              </w:pPrChange>
            </w:pPr>
            <w:proofErr w:type="spellStart"/>
            <w:ins w:id="1673" w:author="zhangph" w:date="2017-06-16T15:02:00Z">
              <w:r w:rsidRPr="00555323">
                <w:rPr>
                  <w:rFonts w:ascii="宋体" w:eastAsia="宋体" w:hAnsi="宋体" w:cs="宋体" w:hint="eastAsia"/>
                  <w:color w:val="000000"/>
                  <w:kern w:val="0"/>
                  <w:sz w:val="22"/>
                  <w:rPrChange w:id="1674" w:author="zhangph" w:date="2017-06-16T15:02:00Z">
                    <w:rPr>
                      <w:rFonts w:hint="eastAsia"/>
                    </w:rPr>
                  </w:rPrChange>
                </w:rPr>
                <w:t>gazhk_CZRK</w:t>
              </w:r>
              <w:proofErr w:type="spellEnd"/>
            </w:ins>
          </w:p>
        </w:tc>
        <w:tc>
          <w:tcPr>
            <w:tcW w:w="137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75" w:author="zhangph" w:date="2017-06-16T15:02:00Z"/>
                <w:rFonts w:ascii="宋体" w:eastAsia="宋体" w:hAnsi="宋体" w:cs="宋体" w:hint="eastAsia"/>
                <w:color w:val="000000"/>
                <w:kern w:val="0"/>
                <w:sz w:val="22"/>
                <w:rPrChange w:id="1676" w:author="zhangph" w:date="2017-06-16T15:02:00Z">
                  <w:rPr>
                    <w:ins w:id="1677" w:author="zhangph" w:date="2017-06-16T15:02:00Z"/>
                    <w:rFonts w:hint="eastAsia"/>
                  </w:rPr>
                </w:rPrChange>
              </w:rPr>
              <w:pPrChange w:id="1678" w:author="zhangph" w:date="2017-06-16T15:02:00Z">
                <w:pPr/>
              </w:pPrChange>
            </w:pPr>
            <w:ins w:id="1679" w:author="zhangph" w:date="2017-06-16T15:02:00Z">
              <w:r w:rsidRPr="00555323">
                <w:rPr>
                  <w:rFonts w:ascii="宋体" w:eastAsia="宋体" w:hAnsi="宋体" w:cs="宋体" w:hint="eastAsia"/>
                  <w:color w:val="000000"/>
                  <w:kern w:val="0"/>
                  <w:sz w:val="22"/>
                  <w:rPrChange w:id="1680" w:author="zhangph" w:date="2017-06-16T15:02:00Z">
                    <w:rPr>
                      <w:rFonts w:hint="eastAsia"/>
                    </w:rPr>
                  </w:rPrChange>
                </w:rPr>
                <w:t>婚姻状况</w:t>
              </w:r>
            </w:ins>
          </w:p>
        </w:tc>
        <w:tc>
          <w:tcPr>
            <w:tcW w:w="94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681" w:author="zhangph" w:date="2017-06-16T15:02:00Z"/>
                <w:rFonts w:ascii="宋体" w:eastAsia="宋体" w:hAnsi="宋体" w:cs="宋体" w:hint="eastAsia"/>
                <w:color w:val="000000"/>
                <w:kern w:val="0"/>
                <w:sz w:val="22"/>
                <w:rPrChange w:id="1682" w:author="zhangph" w:date="2017-06-16T15:02:00Z">
                  <w:rPr>
                    <w:ins w:id="1683" w:author="zhangph" w:date="2017-06-16T15:02:00Z"/>
                    <w:rFonts w:hint="eastAsia"/>
                  </w:rPr>
                </w:rPrChange>
              </w:rPr>
              <w:pPrChange w:id="1684" w:author="zhangph" w:date="2017-06-16T15:02:00Z">
                <w:pPr/>
              </w:pPrChange>
            </w:pPr>
            <w:ins w:id="1685" w:author="zhangph" w:date="2017-06-16T15:02:00Z">
              <w:r w:rsidRPr="00555323">
                <w:rPr>
                  <w:rFonts w:ascii="宋体" w:eastAsia="宋体" w:hAnsi="宋体" w:cs="宋体" w:hint="eastAsia"/>
                  <w:color w:val="000000"/>
                  <w:kern w:val="0"/>
                  <w:sz w:val="22"/>
                  <w:rPrChange w:id="1686" w:author="zhangph" w:date="2017-06-16T15:02:00Z">
                    <w:rPr>
                      <w:rFonts w:hint="eastAsia"/>
                    </w:rPr>
                  </w:rPrChange>
                </w:rPr>
                <w:t xml:space="preserve">　</w:t>
              </w:r>
            </w:ins>
          </w:p>
        </w:tc>
        <w:tc>
          <w:tcPr>
            <w:tcW w:w="94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1687" w:author="zhangph" w:date="2017-06-16T15:02:00Z"/>
                <w:rFonts w:ascii="宋体" w:eastAsia="宋体" w:hAnsi="宋体" w:cs="宋体" w:hint="eastAsia"/>
                <w:color w:val="000000"/>
                <w:kern w:val="0"/>
                <w:sz w:val="22"/>
                <w:rPrChange w:id="1688" w:author="zhangph" w:date="2017-06-16T15:02:00Z">
                  <w:rPr>
                    <w:ins w:id="1689" w:author="zhangph" w:date="2017-06-16T15:02:00Z"/>
                    <w:rFonts w:hint="eastAsia"/>
                  </w:rPr>
                </w:rPrChange>
              </w:rPr>
              <w:pPrChange w:id="1690" w:author="zhangph" w:date="2017-06-16T15:02:00Z">
                <w:pPr/>
              </w:pPrChange>
            </w:pPr>
            <w:ins w:id="1691" w:author="zhangph" w:date="2017-06-16T15:02:00Z">
              <w:r w:rsidRPr="00555323">
                <w:rPr>
                  <w:rFonts w:ascii="宋体" w:eastAsia="宋体" w:hAnsi="宋体" w:cs="宋体" w:hint="eastAsia"/>
                  <w:color w:val="000000"/>
                  <w:kern w:val="0"/>
                  <w:sz w:val="22"/>
                  <w:rPrChange w:id="1692" w:author="zhangph" w:date="2017-06-16T15:02:00Z">
                    <w:rPr>
                      <w:rFonts w:hint="eastAsia"/>
                    </w:rPr>
                  </w:rPrChange>
                </w:rPr>
                <w:t>市云</w:t>
              </w:r>
            </w:ins>
          </w:p>
        </w:tc>
      </w:tr>
      <w:tr w:rsidR="00555323" w:rsidRPr="00555323" w:rsidTr="00555323">
        <w:trPr>
          <w:divId w:val="777918088"/>
          <w:trHeight w:val="232"/>
          <w:ins w:id="1693" w:author="zhangph" w:date="2017-06-16T15:02:00Z"/>
        </w:trPr>
        <w:tc>
          <w:tcPr>
            <w:tcW w:w="614"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1694" w:author="zhangph" w:date="2017-06-16T15:02:00Z"/>
                <w:rFonts w:ascii="宋体" w:eastAsia="宋体" w:hAnsi="宋体" w:cs="宋体"/>
                <w:color w:val="000000"/>
                <w:kern w:val="0"/>
                <w:sz w:val="22"/>
                <w:rPrChange w:id="1695" w:author="zhangph" w:date="2017-06-16T15:02:00Z">
                  <w:rPr>
                    <w:ins w:id="1696" w:author="zhangph" w:date="2017-06-16T15:02:00Z"/>
                  </w:rPr>
                </w:rPrChange>
              </w:rPr>
              <w:pPrChange w:id="1697" w:author="zhangph" w:date="2017-06-16T15:02:00Z">
                <w:pPr/>
              </w:pPrChange>
            </w:pPr>
          </w:p>
        </w:tc>
        <w:tc>
          <w:tcPr>
            <w:tcW w:w="149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698" w:author="zhangph" w:date="2017-06-16T15:02:00Z"/>
                <w:rFonts w:ascii="宋体" w:eastAsia="宋体" w:hAnsi="宋体" w:cs="宋体"/>
                <w:color w:val="000000"/>
                <w:kern w:val="0"/>
                <w:sz w:val="22"/>
                <w:rPrChange w:id="1699" w:author="zhangph" w:date="2017-06-16T15:02:00Z">
                  <w:rPr>
                    <w:ins w:id="1700" w:author="zhangph" w:date="2017-06-16T15:02:00Z"/>
                  </w:rPr>
                </w:rPrChange>
              </w:rPr>
              <w:pPrChange w:id="1701" w:author="zhangph" w:date="2017-06-16T15:02:00Z">
                <w:pPr/>
              </w:pPrChange>
            </w:pPr>
          </w:p>
        </w:tc>
        <w:tc>
          <w:tcPr>
            <w:tcW w:w="362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702" w:author="zhangph" w:date="2017-06-16T15:02:00Z"/>
                <w:rFonts w:ascii="宋体" w:eastAsia="宋体" w:hAnsi="宋体" w:cs="宋体"/>
                <w:color w:val="000000"/>
                <w:kern w:val="0"/>
                <w:sz w:val="22"/>
                <w:rPrChange w:id="1703" w:author="zhangph" w:date="2017-06-16T15:02:00Z">
                  <w:rPr>
                    <w:ins w:id="1704" w:author="zhangph" w:date="2017-06-16T15:02:00Z"/>
                  </w:rPr>
                </w:rPrChange>
              </w:rPr>
              <w:pPrChange w:id="1705" w:author="zhangph" w:date="2017-06-16T15:02:00Z">
                <w:pPr/>
              </w:pPrChange>
            </w:pPr>
          </w:p>
        </w:tc>
        <w:tc>
          <w:tcPr>
            <w:tcW w:w="137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706" w:author="zhangph" w:date="2017-06-16T15:02:00Z"/>
                <w:rFonts w:ascii="宋体" w:eastAsia="宋体" w:hAnsi="宋体" w:cs="宋体" w:hint="eastAsia"/>
                <w:color w:val="000000"/>
                <w:kern w:val="0"/>
                <w:sz w:val="22"/>
                <w:rPrChange w:id="1707" w:author="zhangph" w:date="2017-06-16T15:02:00Z">
                  <w:rPr>
                    <w:ins w:id="1708" w:author="zhangph" w:date="2017-06-16T15:02:00Z"/>
                    <w:rFonts w:hint="eastAsia"/>
                  </w:rPr>
                </w:rPrChange>
              </w:rPr>
              <w:pPrChange w:id="1709" w:author="zhangph" w:date="2017-06-16T15:02:00Z">
                <w:pPr/>
              </w:pPrChange>
            </w:pPr>
            <w:ins w:id="1710" w:author="zhangph" w:date="2017-06-16T15:02:00Z">
              <w:r w:rsidRPr="00555323">
                <w:rPr>
                  <w:rFonts w:ascii="宋体" w:eastAsia="宋体" w:hAnsi="宋体" w:cs="宋体" w:hint="eastAsia"/>
                  <w:color w:val="000000"/>
                  <w:kern w:val="0"/>
                  <w:sz w:val="22"/>
                  <w:rPrChange w:id="1711" w:author="zhangph" w:date="2017-06-16T15:02:00Z">
                    <w:rPr>
                      <w:rFonts w:hint="eastAsia"/>
                    </w:rPr>
                  </w:rPrChange>
                </w:rPr>
                <w:t>身份证号码</w:t>
              </w:r>
            </w:ins>
          </w:p>
        </w:tc>
        <w:tc>
          <w:tcPr>
            <w:tcW w:w="94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712" w:author="zhangph" w:date="2017-06-16T15:02:00Z"/>
                <w:rFonts w:ascii="宋体" w:eastAsia="宋体" w:hAnsi="宋体" w:cs="宋体" w:hint="eastAsia"/>
                <w:color w:val="000000"/>
                <w:kern w:val="0"/>
                <w:sz w:val="22"/>
                <w:rPrChange w:id="1713" w:author="zhangph" w:date="2017-06-16T15:02:00Z">
                  <w:rPr>
                    <w:ins w:id="1714" w:author="zhangph" w:date="2017-06-16T15:02:00Z"/>
                    <w:rFonts w:hint="eastAsia"/>
                  </w:rPr>
                </w:rPrChange>
              </w:rPr>
              <w:pPrChange w:id="1715" w:author="zhangph" w:date="2017-06-16T15:02:00Z">
                <w:pPr/>
              </w:pPrChange>
            </w:pPr>
            <w:ins w:id="1716" w:author="zhangph" w:date="2017-06-16T15:02:00Z">
              <w:r w:rsidRPr="00555323">
                <w:rPr>
                  <w:rFonts w:ascii="宋体" w:eastAsia="宋体" w:hAnsi="宋体" w:cs="宋体" w:hint="eastAsia"/>
                  <w:color w:val="000000"/>
                  <w:kern w:val="0"/>
                  <w:sz w:val="22"/>
                  <w:rPrChange w:id="1717" w:author="zhangph" w:date="2017-06-16T15:02:00Z">
                    <w:rPr>
                      <w:rFonts w:hint="eastAsia"/>
                    </w:rPr>
                  </w:rPrChange>
                </w:rPr>
                <w:t xml:space="preserve">　</w:t>
              </w:r>
            </w:ins>
          </w:p>
        </w:tc>
        <w:tc>
          <w:tcPr>
            <w:tcW w:w="949"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718" w:author="zhangph" w:date="2017-06-16T15:02:00Z"/>
                <w:rFonts w:ascii="宋体" w:eastAsia="宋体" w:hAnsi="宋体" w:cs="宋体"/>
                <w:color w:val="000000"/>
                <w:kern w:val="0"/>
                <w:sz w:val="22"/>
                <w:rPrChange w:id="1719" w:author="zhangph" w:date="2017-06-16T15:02:00Z">
                  <w:rPr>
                    <w:ins w:id="1720" w:author="zhangph" w:date="2017-06-16T15:02:00Z"/>
                  </w:rPr>
                </w:rPrChange>
              </w:rPr>
              <w:pPrChange w:id="1721" w:author="zhangph" w:date="2017-06-16T15:02:00Z">
                <w:pPr/>
              </w:pPrChange>
            </w:pPr>
          </w:p>
        </w:tc>
      </w:tr>
      <w:tr w:rsidR="00555323" w:rsidRPr="00555323" w:rsidTr="00555323">
        <w:trPr>
          <w:divId w:val="777918088"/>
          <w:trHeight w:val="232"/>
          <w:ins w:id="1722" w:author="zhangph" w:date="2017-06-16T15:02:00Z"/>
        </w:trPr>
        <w:tc>
          <w:tcPr>
            <w:tcW w:w="614"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1723" w:author="zhangph" w:date="2017-06-16T15:02:00Z"/>
                <w:rFonts w:ascii="宋体" w:eastAsia="宋体" w:hAnsi="宋体" w:cs="宋体"/>
                <w:color w:val="000000"/>
                <w:kern w:val="0"/>
                <w:sz w:val="22"/>
                <w:rPrChange w:id="1724" w:author="zhangph" w:date="2017-06-16T15:02:00Z">
                  <w:rPr>
                    <w:ins w:id="1725" w:author="zhangph" w:date="2017-06-16T15:02:00Z"/>
                  </w:rPr>
                </w:rPrChange>
              </w:rPr>
              <w:pPrChange w:id="1726" w:author="zhangph" w:date="2017-06-16T15:02:00Z">
                <w:pPr/>
              </w:pPrChange>
            </w:pPr>
          </w:p>
        </w:tc>
        <w:tc>
          <w:tcPr>
            <w:tcW w:w="149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727" w:author="zhangph" w:date="2017-06-16T15:02:00Z"/>
                <w:rFonts w:ascii="宋体" w:eastAsia="宋体" w:hAnsi="宋体" w:cs="宋体"/>
                <w:color w:val="000000"/>
                <w:kern w:val="0"/>
                <w:sz w:val="22"/>
                <w:rPrChange w:id="1728" w:author="zhangph" w:date="2017-06-16T15:02:00Z">
                  <w:rPr>
                    <w:ins w:id="1729" w:author="zhangph" w:date="2017-06-16T15:02:00Z"/>
                  </w:rPr>
                </w:rPrChange>
              </w:rPr>
              <w:pPrChange w:id="1730" w:author="zhangph" w:date="2017-06-16T15:02:00Z">
                <w:pPr/>
              </w:pPrChange>
            </w:pPr>
          </w:p>
        </w:tc>
        <w:tc>
          <w:tcPr>
            <w:tcW w:w="362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731" w:author="zhangph" w:date="2017-06-16T15:02:00Z"/>
                <w:rFonts w:ascii="宋体" w:eastAsia="宋体" w:hAnsi="宋体" w:cs="宋体"/>
                <w:color w:val="000000"/>
                <w:kern w:val="0"/>
                <w:sz w:val="22"/>
                <w:rPrChange w:id="1732" w:author="zhangph" w:date="2017-06-16T15:02:00Z">
                  <w:rPr>
                    <w:ins w:id="1733" w:author="zhangph" w:date="2017-06-16T15:02:00Z"/>
                  </w:rPr>
                </w:rPrChange>
              </w:rPr>
              <w:pPrChange w:id="1734" w:author="zhangph" w:date="2017-06-16T15:02:00Z">
                <w:pPr/>
              </w:pPrChange>
            </w:pPr>
          </w:p>
        </w:tc>
        <w:tc>
          <w:tcPr>
            <w:tcW w:w="137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735" w:author="zhangph" w:date="2017-06-16T15:02:00Z"/>
                <w:rFonts w:ascii="宋体" w:eastAsia="宋体" w:hAnsi="宋体" w:cs="宋体" w:hint="eastAsia"/>
                <w:color w:val="000000"/>
                <w:kern w:val="0"/>
                <w:sz w:val="22"/>
                <w:rPrChange w:id="1736" w:author="zhangph" w:date="2017-06-16T15:02:00Z">
                  <w:rPr>
                    <w:ins w:id="1737" w:author="zhangph" w:date="2017-06-16T15:02:00Z"/>
                    <w:rFonts w:hint="eastAsia"/>
                  </w:rPr>
                </w:rPrChange>
              </w:rPr>
              <w:pPrChange w:id="1738" w:author="zhangph" w:date="2017-06-16T15:02:00Z">
                <w:pPr/>
              </w:pPrChange>
            </w:pPr>
            <w:ins w:id="1739" w:author="zhangph" w:date="2017-06-16T15:02:00Z">
              <w:r w:rsidRPr="00555323">
                <w:rPr>
                  <w:rFonts w:ascii="宋体" w:eastAsia="宋体" w:hAnsi="宋体" w:cs="宋体" w:hint="eastAsia"/>
                  <w:color w:val="000000"/>
                  <w:kern w:val="0"/>
                  <w:sz w:val="22"/>
                  <w:rPrChange w:id="1740" w:author="zhangph" w:date="2017-06-16T15:02:00Z">
                    <w:rPr>
                      <w:rFonts w:hint="eastAsia"/>
                    </w:rPr>
                  </w:rPrChange>
                </w:rPr>
                <w:t>有效标志</w:t>
              </w:r>
            </w:ins>
          </w:p>
        </w:tc>
        <w:tc>
          <w:tcPr>
            <w:tcW w:w="94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741" w:author="zhangph" w:date="2017-06-16T15:02:00Z"/>
                <w:rFonts w:ascii="宋体" w:eastAsia="宋体" w:hAnsi="宋体" w:cs="宋体" w:hint="eastAsia"/>
                <w:color w:val="000000"/>
                <w:kern w:val="0"/>
                <w:sz w:val="22"/>
                <w:rPrChange w:id="1742" w:author="zhangph" w:date="2017-06-16T15:02:00Z">
                  <w:rPr>
                    <w:ins w:id="1743" w:author="zhangph" w:date="2017-06-16T15:02:00Z"/>
                    <w:rFonts w:hint="eastAsia"/>
                  </w:rPr>
                </w:rPrChange>
              </w:rPr>
              <w:pPrChange w:id="1744" w:author="zhangph" w:date="2017-06-16T15:02:00Z">
                <w:pPr/>
              </w:pPrChange>
            </w:pPr>
            <w:ins w:id="1745" w:author="zhangph" w:date="2017-06-16T15:02:00Z">
              <w:r w:rsidRPr="00555323">
                <w:rPr>
                  <w:rFonts w:ascii="宋体" w:eastAsia="宋体" w:hAnsi="宋体" w:cs="宋体" w:hint="eastAsia"/>
                  <w:color w:val="000000"/>
                  <w:kern w:val="0"/>
                  <w:sz w:val="22"/>
                  <w:rPrChange w:id="1746" w:author="zhangph" w:date="2017-06-16T15:02:00Z">
                    <w:rPr>
                      <w:rFonts w:hint="eastAsia"/>
                    </w:rPr>
                  </w:rPrChange>
                </w:rPr>
                <w:t>"</w:t>
              </w:r>
              <w:r w:rsidRPr="00555323">
                <w:rPr>
                  <w:rFonts w:ascii="宋体" w:eastAsia="宋体" w:hAnsi="宋体" w:cs="宋体" w:hint="eastAsia"/>
                  <w:color w:val="000000"/>
                  <w:kern w:val="0"/>
                  <w:sz w:val="22"/>
                  <w:rPrChange w:id="1747" w:author="zhangph" w:date="2017-06-16T15:02:00Z">
                    <w:rPr>
                      <w:rFonts w:hint="eastAsia"/>
                    </w:rPr>
                  </w:rPrChange>
                </w:rPr>
                <w:t>有效</w:t>
              </w:r>
              <w:r w:rsidRPr="00555323">
                <w:rPr>
                  <w:rFonts w:ascii="宋体" w:eastAsia="宋体" w:hAnsi="宋体" w:cs="宋体" w:hint="eastAsia"/>
                  <w:color w:val="000000"/>
                  <w:kern w:val="0"/>
                  <w:sz w:val="22"/>
                  <w:rPrChange w:id="1748" w:author="zhangph" w:date="2017-06-16T15:02:00Z">
                    <w:rPr>
                      <w:rFonts w:hint="eastAsia"/>
                    </w:rPr>
                  </w:rPrChange>
                </w:rPr>
                <w:t>"</w:t>
              </w:r>
            </w:ins>
          </w:p>
        </w:tc>
        <w:tc>
          <w:tcPr>
            <w:tcW w:w="949"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749" w:author="zhangph" w:date="2017-06-16T15:02:00Z"/>
                <w:rFonts w:ascii="宋体" w:eastAsia="宋体" w:hAnsi="宋体" w:cs="宋体"/>
                <w:color w:val="000000"/>
                <w:kern w:val="0"/>
                <w:sz w:val="22"/>
                <w:rPrChange w:id="1750" w:author="zhangph" w:date="2017-06-16T15:02:00Z">
                  <w:rPr>
                    <w:ins w:id="1751" w:author="zhangph" w:date="2017-06-16T15:02:00Z"/>
                  </w:rPr>
                </w:rPrChange>
              </w:rPr>
              <w:pPrChange w:id="1752" w:author="zhangph" w:date="2017-06-16T15:02:00Z">
                <w:pPr/>
              </w:pPrChange>
            </w:pPr>
          </w:p>
        </w:tc>
      </w:tr>
      <w:tr w:rsidR="00555323" w:rsidRPr="00555323" w:rsidTr="00555323">
        <w:trPr>
          <w:divId w:val="777918088"/>
          <w:trHeight w:val="232"/>
          <w:ins w:id="1753" w:author="zhangph" w:date="2017-06-16T15:02:00Z"/>
        </w:trPr>
        <w:tc>
          <w:tcPr>
            <w:tcW w:w="614"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1754" w:author="zhangph" w:date="2017-06-16T15:02:00Z"/>
                <w:rFonts w:ascii="宋体" w:eastAsia="宋体" w:hAnsi="宋体" w:cs="宋体"/>
                <w:color w:val="000000"/>
                <w:kern w:val="0"/>
                <w:sz w:val="22"/>
                <w:rPrChange w:id="1755" w:author="zhangph" w:date="2017-06-16T15:02:00Z">
                  <w:rPr>
                    <w:ins w:id="1756" w:author="zhangph" w:date="2017-06-16T15:02:00Z"/>
                  </w:rPr>
                </w:rPrChange>
              </w:rPr>
              <w:pPrChange w:id="1757" w:author="zhangph" w:date="2017-06-16T15:02:00Z">
                <w:pPr/>
              </w:pPrChange>
            </w:pPr>
          </w:p>
        </w:tc>
        <w:tc>
          <w:tcPr>
            <w:tcW w:w="149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758" w:author="zhangph" w:date="2017-06-16T15:02:00Z"/>
                <w:rFonts w:ascii="宋体" w:eastAsia="宋体" w:hAnsi="宋体" w:cs="宋体"/>
                <w:color w:val="000000"/>
                <w:kern w:val="0"/>
                <w:sz w:val="22"/>
                <w:rPrChange w:id="1759" w:author="zhangph" w:date="2017-06-16T15:02:00Z">
                  <w:rPr>
                    <w:ins w:id="1760" w:author="zhangph" w:date="2017-06-16T15:02:00Z"/>
                  </w:rPr>
                </w:rPrChange>
              </w:rPr>
              <w:pPrChange w:id="1761" w:author="zhangph" w:date="2017-06-16T15:02:00Z">
                <w:pPr/>
              </w:pPrChange>
            </w:pPr>
          </w:p>
        </w:tc>
        <w:tc>
          <w:tcPr>
            <w:tcW w:w="362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762" w:author="zhangph" w:date="2017-06-16T15:02:00Z"/>
                <w:rFonts w:ascii="宋体" w:eastAsia="宋体" w:hAnsi="宋体" w:cs="宋体"/>
                <w:color w:val="000000"/>
                <w:kern w:val="0"/>
                <w:sz w:val="22"/>
                <w:rPrChange w:id="1763" w:author="zhangph" w:date="2017-06-16T15:02:00Z">
                  <w:rPr>
                    <w:ins w:id="1764" w:author="zhangph" w:date="2017-06-16T15:02:00Z"/>
                  </w:rPr>
                </w:rPrChange>
              </w:rPr>
              <w:pPrChange w:id="1765" w:author="zhangph" w:date="2017-06-16T15:02:00Z">
                <w:pPr/>
              </w:pPrChange>
            </w:pPr>
          </w:p>
        </w:tc>
        <w:tc>
          <w:tcPr>
            <w:tcW w:w="137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766" w:author="zhangph" w:date="2017-06-16T15:02:00Z"/>
                <w:rFonts w:ascii="宋体" w:eastAsia="宋体" w:hAnsi="宋体" w:cs="宋体" w:hint="eastAsia"/>
                <w:color w:val="000000"/>
                <w:kern w:val="0"/>
                <w:sz w:val="22"/>
                <w:rPrChange w:id="1767" w:author="zhangph" w:date="2017-06-16T15:02:00Z">
                  <w:rPr>
                    <w:ins w:id="1768" w:author="zhangph" w:date="2017-06-16T15:02:00Z"/>
                    <w:rFonts w:hint="eastAsia"/>
                  </w:rPr>
                </w:rPrChange>
              </w:rPr>
              <w:pPrChange w:id="1769" w:author="zhangph" w:date="2017-06-16T15:02:00Z">
                <w:pPr/>
              </w:pPrChange>
            </w:pPr>
            <w:ins w:id="1770" w:author="zhangph" w:date="2017-06-16T15:02:00Z">
              <w:r w:rsidRPr="00555323">
                <w:rPr>
                  <w:rFonts w:ascii="宋体" w:eastAsia="宋体" w:hAnsi="宋体" w:cs="宋体" w:hint="eastAsia"/>
                  <w:color w:val="000000"/>
                  <w:kern w:val="0"/>
                  <w:sz w:val="22"/>
                  <w:rPrChange w:id="1771" w:author="zhangph" w:date="2017-06-16T15:02:00Z">
                    <w:rPr>
                      <w:rFonts w:hint="eastAsia"/>
                    </w:rPr>
                  </w:rPrChange>
                </w:rPr>
                <w:t>户籍地</w:t>
              </w:r>
            </w:ins>
          </w:p>
        </w:tc>
        <w:tc>
          <w:tcPr>
            <w:tcW w:w="94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772" w:author="zhangph" w:date="2017-06-16T15:02:00Z"/>
                <w:rFonts w:ascii="宋体" w:eastAsia="宋体" w:hAnsi="宋体" w:cs="宋体" w:hint="eastAsia"/>
                <w:color w:val="000000"/>
                <w:kern w:val="0"/>
                <w:sz w:val="22"/>
                <w:rPrChange w:id="1773" w:author="zhangph" w:date="2017-06-16T15:02:00Z">
                  <w:rPr>
                    <w:ins w:id="1774" w:author="zhangph" w:date="2017-06-16T15:02:00Z"/>
                    <w:rFonts w:hint="eastAsia"/>
                  </w:rPr>
                </w:rPrChange>
              </w:rPr>
              <w:pPrChange w:id="1775" w:author="zhangph" w:date="2017-06-16T15:02:00Z">
                <w:pPr/>
              </w:pPrChange>
            </w:pPr>
            <w:ins w:id="1776" w:author="zhangph" w:date="2017-06-16T15:02:00Z">
              <w:r w:rsidRPr="00555323">
                <w:rPr>
                  <w:rFonts w:ascii="宋体" w:eastAsia="宋体" w:hAnsi="宋体" w:cs="宋体" w:hint="eastAsia"/>
                  <w:color w:val="000000"/>
                  <w:kern w:val="0"/>
                  <w:sz w:val="22"/>
                  <w:rPrChange w:id="1777" w:author="zhangph" w:date="2017-06-16T15:02:00Z">
                    <w:rPr>
                      <w:rFonts w:hint="eastAsia"/>
                    </w:rPr>
                  </w:rPrChange>
                </w:rPr>
                <w:t>"</w:t>
              </w:r>
              <w:r w:rsidRPr="00555323">
                <w:rPr>
                  <w:rFonts w:ascii="宋体" w:eastAsia="宋体" w:hAnsi="宋体" w:cs="宋体" w:hint="eastAsia"/>
                  <w:color w:val="000000"/>
                  <w:kern w:val="0"/>
                  <w:sz w:val="22"/>
                  <w:rPrChange w:id="1778" w:author="zhangph" w:date="2017-06-16T15:02:00Z">
                    <w:rPr>
                      <w:rFonts w:hint="eastAsia"/>
                    </w:rPr>
                  </w:rPrChange>
                </w:rPr>
                <w:t>萧山</w:t>
              </w:r>
              <w:r w:rsidRPr="00555323">
                <w:rPr>
                  <w:rFonts w:ascii="宋体" w:eastAsia="宋体" w:hAnsi="宋体" w:cs="宋体" w:hint="eastAsia"/>
                  <w:color w:val="000000"/>
                  <w:kern w:val="0"/>
                  <w:sz w:val="22"/>
                  <w:rPrChange w:id="1779" w:author="zhangph" w:date="2017-06-16T15:02:00Z">
                    <w:rPr>
                      <w:rFonts w:hint="eastAsia"/>
                    </w:rPr>
                  </w:rPrChange>
                </w:rPr>
                <w:t>"</w:t>
              </w:r>
            </w:ins>
          </w:p>
        </w:tc>
        <w:tc>
          <w:tcPr>
            <w:tcW w:w="949"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780" w:author="zhangph" w:date="2017-06-16T15:02:00Z"/>
                <w:rFonts w:ascii="宋体" w:eastAsia="宋体" w:hAnsi="宋体" w:cs="宋体"/>
                <w:color w:val="000000"/>
                <w:kern w:val="0"/>
                <w:sz w:val="22"/>
                <w:rPrChange w:id="1781" w:author="zhangph" w:date="2017-06-16T15:02:00Z">
                  <w:rPr>
                    <w:ins w:id="1782" w:author="zhangph" w:date="2017-06-16T15:02:00Z"/>
                  </w:rPr>
                </w:rPrChange>
              </w:rPr>
              <w:pPrChange w:id="1783" w:author="zhangph" w:date="2017-06-16T15:02:00Z">
                <w:pPr/>
              </w:pPrChange>
            </w:pPr>
          </w:p>
        </w:tc>
      </w:tr>
      <w:tr w:rsidR="00555323" w:rsidRPr="00555323" w:rsidTr="00555323">
        <w:trPr>
          <w:divId w:val="777918088"/>
          <w:trHeight w:val="245"/>
          <w:ins w:id="1784" w:author="zhangph" w:date="2017-06-16T15:02:00Z"/>
        </w:trPr>
        <w:tc>
          <w:tcPr>
            <w:tcW w:w="61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555323" w:rsidRPr="00555323" w:rsidRDefault="00555323" w:rsidP="00555323">
            <w:pPr>
              <w:widowControl/>
              <w:jc w:val="left"/>
              <w:rPr>
                <w:ins w:id="1785" w:author="zhangph" w:date="2017-06-16T15:02:00Z"/>
                <w:rFonts w:ascii="宋体" w:eastAsia="宋体" w:hAnsi="宋体" w:cs="宋体" w:hint="eastAsia"/>
                <w:color w:val="000000"/>
                <w:kern w:val="0"/>
                <w:sz w:val="22"/>
                <w:rPrChange w:id="1786" w:author="zhangph" w:date="2017-06-16T15:02:00Z">
                  <w:rPr>
                    <w:ins w:id="1787" w:author="zhangph" w:date="2017-06-16T15:02:00Z"/>
                    <w:rFonts w:hint="eastAsia"/>
                  </w:rPr>
                </w:rPrChange>
              </w:rPr>
              <w:pPrChange w:id="1788" w:author="zhangph" w:date="2017-06-16T15:02:00Z">
                <w:pPr/>
              </w:pPrChange>
            </w:pPr>
            <w:ins w:id="1789" w:author="zhangph" w:date="2017-06-16T15:02:00Z">
              <w:r w:rsidRPr="00555323">
                <w:rPr>
                  <w:rFonts w:ascii="宋体" w:eastAsia="宋体" w:hAnsi="宋体" w:cs="宋体" w:hint="eastAsia"/>
                  <w:color w:val="000000"/>
                  <w:kern w:val="0"/>
                  <w:sz w:val="22"/>
                  <w:rPrChange w:id="1790" w:author="zhangph" w:date="2017-06-16T15:02:00Z">
                    <w:rPr>
                      <w:rFonts w:hint="eastAsia"/>
                    </w:rPr>
                  </w:rPrChange>
                </w:rPr>
                <w:t>2</w:t>
              </w:r>
            </w:ins>
          </w:p>
        </w:tc>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791" w:author="zhangph" w:date="2017-06-16T15:02:00Z"/>
                <w:rFonts w:ascii="宋体" w:eastAsia="宋体" w:hAnsi="宋体" w:cs="宋体" w:hint="eastAsia"/>
                <w:color w:val="000000"/>
                <w:kern w:val="0"/>
                <w:sz w:val="22"/>
                <w:rPrChange w:id="1792" w:author="zhangph" w:date="2017-06-16T15:02:00Z">
                  <w:rPr>
                    <w:ins w:id="1793" w:author="zhangph" w:date="2017-06-16T15:02:00Z"/>
                    <w:rFonts w:hint="eastAsia"/>
                  </w:rPr>
                </w:rPrChange>
              </w:rPr>
              <w:pPrChange w:id="1794" w:author="zhangph" w:date="2017-06-16T15:02:00Z">
                <w:pPr/>
              </w:pPrChange>
            </w:pPr>
            <w:ins w:id="1795" w:author="zhangph" w:date="2017-06-16T15:02:00Z">
              <w:r w:rsidRPr="00555323">
                <w:rPr>
                  <w:rFonts w:ascii="宋体" w:eastAsia="宋体" w:hAnsi="宋体" w:cs="宋体" w:hint="eastAsia"/>
                  <w:color w:val="000000"/>
                  <w:kern w:val="0"/>
                  <w:sz w:val="22"/>
                  <w:rPrChange w:id="1796" w:author="zhangph" w:date="2017-06-16T15:02:00Z">
                    <w:rPr>
                      <w:rFonts w:hint="eastAsia"/>
                    </w:rPr>
                  </w:rPrChange>
                </w:rPr>
                <w:t>流动人口表</w:t>
              </w:r>
            </w:ins>
          </w:p>
        </w:tc>
        <w:tc>
          <w:tcPr>
            <w:tcW w:w="36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797" w:author="zhangph" w:date="2017-06-16T15:02:00Z"/>
                <w:rFonts w:ascii="宋体" w:eastAsia="宋体" w:hAnsi="宋体" w:cs="宋体" w:hint="eastAsia"/>
                <w:color w:val="000000"/>
                <w:kern w:val="0"/>
                <w:sz w:val="22"/>
                <w:rPrChange w:id="1798" w:author="zhangph" w:date="2017-06-16T15:02:00Z">
                  <w:rPr>
                    <w:ins w:id="1799" w:author="zhangph" w:date="2017-06-16T15:02:00Z"/>
                    <w:rFonts w:hint="eastAsia"/>
                  </w:rPr>
                </w:rPrChange>
              </w:rPr>
              <w:pPrChange w:id="1800" w:author="zhangph" w:date="2017-06-16T15:02:00Z">
                <w:pPr/>
              </w:pPrChange>
            </w:pPr>
            <w:proofErr w:type="spellStart"/>
            <w:ins w:id="1801" w:author="zhangph" w:date="2017-06-16T15:02:00Z">
              <w:r w:rsidRPr="00555323">
                <w:rPr>
                  <w:rFonts w:ascii="宋体" w:eastAsia="宋体" w:hAnsi="宋体" w:cs="宋体" w:hint="eastAsia"/>
                  <w:color w:val="000000"/>
                  <w:kern w:val="0"/>
                  <w:sz w:val="22"/>
                  <w:rPrChange w:id="1802" w:author="zhangph" w:date="2017-06-16T15:02:00Z">
                    <w:rPr>
                      <w:rFonts w:hint="eastAsia"/>
                    </w:rPr>
                  </w:rPrChange>
                </w:rPr>
                <w:t>gazhk_NEWZZRK_JB_TAB</w:t>
              </w:r>
              <w:proofErr w:type="spellEnd"/>
            </w:ins>
          </w:p>
        </w:tc>
        <w:tc>
          <w:tcPr>
            <w:tcW w:w="1371" w:type="dxa"/>
            <w:tcBorders>
              <w:top w:val="nil"/>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1803" w:author="zhangph" w:date="2017-06-16T15:02:00Z"/>
                <w:rFonts w:ascii="宋体" w:eastAsia="宋体" w:hAnsi="宋体" w:cs="宋体" w:hint="eastAsia"/>
                <w:color w:val="000000"/>
                <w:kern w:val="0"/>
                <w:sz w:val="22"/>
                <w:rPrChange w:id="1804" w:author="zhangph" w:date="2017-06-16T15:02:00Z">
                  <w:rPr>
                    <w:ins w:id="1805" w:author="zhangph" w:date="2017-06-16T15:02:00Z"/>
                    <w:rFonts w:hint="eastAsia"/>
                  </w:rPr>
                </w:rPrChange>
              </w:rPr>
              <w:pPrChange w:id="1806" w:author="zhangph" w:date="2017-06-16T15:02:00Z">
                <w:pPr/>
              </w:pPrChange>
            </w:pPr>
            <w:ins w:id="1807" w:author="zhangph" w:date="2017-06-16T15:02:00Z">
              <w:r w:rsidRPr="00555323">
                <w:rPr>
                  <w:rFonts w:ascii="宋体" w:eastAsia="宋体" w:hAnsi="宋体" w:cs="宋体" w:hint="eastAsia"/>
                  <w:color w:val="000000"/>
                  <w:kern w:val="0"/>
                  <w:sz w:val="22"/>
                  <w:rPrChange w:id="1808" w:author="zhangph" w:date="2017-06-16T15:02:00Z">
                    <w:rPr>
                      <w:rFonts w:hint="eastAsia"/>
                    </w:rPr>
                  </w:rPrChange>
                </w:rPr>
                <w:t>婚姻状况</w:t>
              </w:r>
            </w:ins>
          </w:p>
        </w:tc>
        <w:tc>
          <w:tcPr>
            <w:tcW w:w="94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809" w:author="zhangph" w:date="2017-06-16T15:02:00Z"/>
                <w:rFonts w:ascii="宋体" w:eastAsia="宋体" w:hAnsi="宋体" w:cs="宋体" w:hint="eastAsia"/>
                <w:color w:val="000000"/>
                <w:kern w:val="0"/>
                <w:sz w:val="22"/>
                <w:rPrChange w:id="1810" w:author="zhangph" w:date="2017-06-16T15:02:00Z">
                  <w:rPr>
                    <w:ins w:id="1811" w:author="zhangph" w:date="2017-06-16T15:02:00Z"/>
                    <w:rFonts w:hint="eastAsia"/>
                  </w:rPr>
                </w:rPrChange>
              </w:rPr>
              <w:pPrChange w:id="1812" w:author="zhangph" w:date="2017-06-16T15:02:00Z">
                <w:pPr/>
              </w:pPrChange>
            </w:pPr>
            <w:ins w:id="1813" w:author="zhangph" w:date="2017-06-16T15:02:00Z">
              <w:r w:rsidRPr="00555323">
                <w:rPr>
                  <w:rFonts w:ascii="宋体" w:eastAsia="宋体" w:hAnsi="宋体" w:cs="宋体" w:hint="eastAsia"/>
                  <w:color w:val="000000"/>
                  <w:kern w:val="0"/>
                  <w:sz w:val="22"/>
                  <w:rPrChange w:id="1814" w:author="zhangph" w:date="2017-06-16T15:02:00Z">
                    <w:rPr>
                      <w:rFonts w:hint="eastAsia"/>
                    </w:rPr>
                  </w:rPrChange>
                </w:rPr>
                <w:t xml:space="preserve">　</w:t>
              </w:r>
            </w:ins>
          </w:p>
        </w:tc>
        <w:tc>
          <w:tcPr>
            <w:tcW w:w="94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1815" w:author="zhangph" w:date="2017-06-16T15:02:00Z"/>
                <w:rFonts w:ascii="宋体" w:eastAsia="宋体" w:hAnsi="宋体" w:cs="宋体" w:hint="eastAsia"/>
                <w:color w:val="000000"/>
                <w:kern w:val="0"/>
                <w:sz w:val="22"/>
                <w:rPrChange w:id="1816" w:author="zhangph" w:date="2017-06-16T15:02:00Z">
                  <w:rPr>
                    <w:ins w:id="1817" w:author="zhangph" w:date="2017-06-16T15:02:00Z"/>
                    <w:rFonts w:hint="eastAsia"/>
                  </w:rPr>
                </w:rPrChange>
              </w:rPr>
              <w:pPrChange w:id="1818" w:author="zhangph" w:date="2017-06-16T15:02:00Z">
                <w:pPr/>
              </w:pPrChange>
            </w:pPr>
            <w:ins w:id="1819" w:author="zhangph" w:date="2017-06-16T15:02:00Z">
              <w:r w:rsidRPr="00555323">
                <w:rPr>
                  <w:rFonts w:ascii="宋体" w:eastAsia="宋体" w:hAnsi="宋体" w:cs="宋体" w:hint="eastAsia"/>
                  <w:color w:val="000000"/>
                  <w:kern w:val="0"/>
                  <w:sz w:val="22"/>
                  <w:rPrChange w:id="1820" w:author="zhangph" w:date="2017-06-16T15:02:00Z">
                    <w:rPr>
                      <w:rFonts w:hint="eastAsia"/>
                    </w:rPr>
                  </w:rPrChange>
                </w:rPr>
                <w:t>市云</w:t>
              </w:r>
            </w:ins>
          </w:p>
        </w:tc>
      </w:tr>
      <w:tr w:rsidR="00555323" w:rsidRPr="00555323" w:rsidTr="00555323">
        <w:trPr>
          <w:divId w:val="777918088"/>
          <w:trHeight w:val="232"/>
          <w:ins w:id="1821" w:author="zhangph" w:date="2017-06-16T15:02:00Z"/>
        </w:trPr>
        <w:tc>
          <w:tcPr>
            <w:tcW w:w="614"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1822" w:author="zhangph" w:date="2017-06-16T15:02:00Z"/>
                <w:rFonts w:ascii="宋体" w:eastAsia="宋体" w:hAnsi="宋体" w:cs="宋体"/>
                <w:color w:val="000000"/>
                <w:kern w:val="0"/>
                <w:sz w:val="22"/>
                <w:rPrChange w:id="1823" w:author="zhangph" w:date="2017-06-16T15:02:00Z">
                  <w:rPr>
                    <w:ins w:id="1824" w:author="zhangph" w:date="2017-06-16T15:02:00Z"/>
                  </w:rPr>
                </w:rPrChange>
              </w:rPr>
              <w:pPrChange w:id="1825" w:author="zhangph" w:date="2017-06-16T15:02:00Z">
                <w:pPr/>
              </w:pPrChange>
            </w:pPr>
          </w:p>
        </w:tc>
        <w:tc>
          <w:tcPr>
            <w:tcW w:w="149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826" w:author="zhangph" w:date="2017-06-16T15:02:00Z"/>
                <w:rFonts w:ascii="宋体" w:eastAsia="宋体" w:hAnsi="宋体" w:cs="宋体"/>
                <w:color w:val="000000"/>
                <w:kern w:val="0"/>
                <w:sz w:val="22"/>
                <w:rPrChange w:id="1827" w:author="zhangph" w:date="2017-06-16T15:02:00Z">
                  <w:rPr>
                    <w:ins w:id="1828" w:author="zhangph" w:date="2017-06-16T15:02:00Z"/>
                  </w:rPr>
                </w:rPrChange>
              </w:rPr>
              <w:pPrChange w:id="1829" w:author="zhangph" w:date="2017-06-16T15:02:00Z">
                <w:pPr/>
              </w:pPrChange>
            </w:pPr>
          </w:p>
        </w:tc>
        <w:tc>
          <w:tcPr>
            <w:tcW w:w="362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830" w:author="zhangph" w:date="2017-06-16T15:02:00Z"/>
                <w:rFonts w:ascii="宋体" w:eastAsia="宋体" w:hAnsi="宋体" w:cs="宋体"/>
                <w:color w:val="000000"/>
                <w:kern w:val="0"/>
                <w:sz w:val="22"/>
                <w:rPrChange w:id="1831" w:author="zhangph" w:date="2017-06-16T15:02:00Z">
                  <w:rPr>
                    <w:ins w:id="1832" w:author="zhangph" w:date="2017-06-16T15:02:00Z"/>
                  </w:rPr>
                </w:rPrChange>
              </w:rPr>
              <w:pPrChange w:id="1833" w:author="zhangph" w:date="2017-06-16T15:02:00Z">
                <w:pPr/>
              </w:pPrChange>
            </w:pPr>
          </w:p>
        </w:tc>
        <w:tc>
          <w:tcPr>
            <w:tcW w:w="1371" w:type="dxa"/>
            <w:tcBorders>
              <w:top w:val="single" w:sz="4" w:space="0" w:color="auto"/>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1834" w:author="zhangph" w:date="2017-06-16T15:02:00Z"/>
                <w:rFonts w:ascii="宋体" w:eastAsia="宋体" w:hAnsi="宋体" w:cs="宋体" w:hint="eastAsia"/>
                <w:color w:val="000000"/>
                <w:kern w:val="0"/>
                <w:sz w:val="22"/>
                <w:rPrChange w:id="1835" w:author="zhangph" w:date="2017-06-16T15:02:00Z">
                  <w:rPr>
                    <w:ins w:id="1836" w:author="zhangph" w:date="2017-06-16T15:02:00Z"/>
                    <w:rFonts w:hint="eastAsia"/>
                  </w:rPr>
                </w:rPrChange>
              </w:rPr>
              <w:pPrChange w:id="1837" w:author="zhangph" w:date="2017-06-16T15:02:00Z">
                <w:pPr/>
              </w:pPrChange>
            </w:pPr>
            <w:ins w:id="1838" w:author="zhangph" w:date="2017-06-16T15:02:00Z">
              <w:r w:rsidRPr="00555323">
                <w:rPr>
                  <w:rFonts w:ascii="宋体" w:eastAsia="宋体" w:hAnsi="宋体" w:cs="宋体" w:hint="eastAsia"/>
                  <w:color w:val="000000"/>
                  <w:kern w:val="0"/>
                  <w:sz w:val="22"/>
                  <w:rPrChange w:id="1839" w:author="zhangph" w:date="2017-06-16T15:02:00Z">
                    <w:rPr>
                      <w:rFonts w:hint="eastAsia"/>
                    </w:rPr>
                  </w:rPrChange>
                </w:rPr>
                <w:t>身份证号码</w:t>
              </w:r>
            </w:ins>
          </w:p>
        </w:tc>
        <w:tc>
          <w:tcPr>
            <w:tcW w:w="94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840" w:author="zhangph" w:date="2017-06-16T15:02:00Z"/>
                <w:rFonts w:ascii="宋体" w:eastAsia="宋体" w:hAnsi="宋体" w:cs="宋体" w:hint="eastAsia"/>
                <w:color w:val="000000"/>
                <w:kern w:val="0"/>
                <w:sz w:val="22"/>
                <w:rPrChange w:id="1841" w:author="zhangph" w:date="2017-06-16T15:02:00Z">
                  <w:rPr>
                    <w:ins w:id="1842" w:author="zhangph" w:date="2017-06-16T15:02:00Z"/>
                    <w:rFonts w:hint="eastAsia"/>
                  </w:rPr>
                </w:rPrChange>
              </w:rPr>
              <w:pPrChange w:id="1843" w:author="zhangph" w:date="2017-06-16T15:02:00Z">
                <w:pPr/>
              </w:pPrChange>
            </w:pPr>
            <w:ins w:id="1844" w:author="zhangph" w:date="2017-06-16T15:02:00Z">
              <w:r w:rsidRPr="00555323">
                <w:rPr>
                  <w:rFonts w:ascii="宋体" w:eastAsia="宋体" w:hAnsi="宋体" w:cs="宋体" w:hint="eastAsia"/>
                  <w:color w:val="000000"/>
                  <w:kern w:val="0"/>
                  <w:sz w:val="22"/>
                  <w:rPrChange w:id="1845" w:author="zhangph" w:date="2017-06-16T15:02:00Z">
                    <w:rPr>
                      <w:rFonts w:hint="eastAsia"/>
                    </w:rPr>
                  </w:rPrChange>
                </w:rPr>
                <w:t xml:space="preserve">　</w:t>
              </w:r>
            </w:ins>
          </w:p>
        </w:tc>
        <w:tc>
          <w:tcPr>
            <w:tcW w:w="949"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846" w:author="zhangph" w:date="2017-06-16T15:02:00Z"/>
                <w:rFonts w:ascii="宋体" w:eastAsia="宋体" w:hAnsi="宋体" w:cs="宋体"/>
                <w:color w:val="000000"/>
                <w:kern w:val="0"/>
                <w:sz w:val="22"/>
                <w:rPrChange w:id="1847" w:author="zhangph" w:date="2017-06-16T15:02:00Z">
                  <w:rPr>
                    <w:ins w:id="1848" w:author="zhangph" w:date="2017-06-16T15:02:00Z"/>
                  </w:rPr>
                </w:rPrChange>
              </w:rPr>
              <w:pPrChange w:id="1849" w:author="zhangph" w:date="2017-06-16T15:02:00Z">
                <w:pPr/>
              </w:pPrChange>
            </w:pPr>
          </w:p>
        </w:tc>
      </w:tr>
      <w:tr w:rsidR="00555323" w:rsidRPr="00555323" w:rsidTr="00555323">
        <w:trPr>
          <w:divId w:val="777918088"/>
          <w:trHeight w:val="232"/>
          <w:ins w:id="1850" w:author="zhangph" w:date="2017-06-16T15:02:00Z"/>
        </w:trPr>
        <w:tc>
          <w:tcPr>
            <w:tcW w:w="614"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1851" w:author="zhangph" w:date="2017-06-16T15:02:00Z"/>
                <w:rFonts w:ascii="宋体" w:eastAsia="宋体" w:hAnsi="宋体" w:cs="宋体"/>
                <w:color w:val="000000"/>
                <w:kern w:val="0"/>
                <w:sz w:val="22"/>
                <w:rPrChange w:id="1852" w:author="zhangph" w:date="2017-06-16T15:02:00Z">
                  <w:rPr>
                    <w:ins w:id="1853" w:author="zhangph" w:date="2017-06-16T15:02:00Z"/>
                  </w:rPr>
                </w:rPrChange>
              </w:rPr>
              <w:pPrChange w:id="1854" w:author="zhangph" w:date="2017-06-16T15:02:00Z">
                <w:pPr/>
              </w:pPrChange>
            </w:pPr>
          </w:p>
        </w:tc>
        <w:tc>
          <w:tcPr>
            <w:tcW w:w="149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855" w:author="zhangph" w:date="2017-06-16T15:02:00Z"/>
                <w:rFonts w:ascii="宋体" w:eastAsia="宋体" w:hAnsi="宋体" w:cs="宋体"/>
                <w:color w:val="000000"/>
                <w:kern w:val="0"/>
                <w:sz w:val="22"/>
                <w:rPrChange w:id="1856" w:author="zhangph" w:date="2017-06-16T15:02:00Z">
                  <w:rPr>
                    <w:ins w:id="1857" w:author="zhangph" w:date="2017-06-16T15:02:00Z"/>
                  </w:rPr>
                </w:rPrChange>
              </w:rPr>
              <w:pPrChange w:id="1858" w:author="zhangph" w:date="2017-06-16T15:02:00Z">
                <w:pPr/>
              </w:pPrChange>
            </w:pPr>
          </w:p>
        </w:tc>
        <w:tc>
          <w:tcPr>
            <w:tcW w:w="362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859" w:author="zhangph" w:date="2017-06-16T15:02:00Z"/>
                <w:rFonts w:ascii="宋体" w:eastAsia="宋体" w:hAnsi="宋体" w:cs="宋体"/>
                <w:color w:val="000000"/>
                <w:kern w:val="0"/>
                <w:sz w:val="22"/>
                <w:rPrChange w:id="1860" w:author="zhangph" w:date="2017-06-16T15:02:00Z">
                  <w:rPr>
                    <w:ins w:id="1861" w:author="zhangph" w:date="2017-06-16T15:02:00Z"/>
                  </w:rPr>
                </w:rPrChange>
              </w:rPr>
              <w:pPrChange w:id="1862" w:author="zhangph" w:date="2017-06-16T15:02:00Z">
                <w:pPr/>
              </w:pPrChange>
            </w:pPr>
          </w:p>
        </w:tc>
        <w:tc>
          <w:tcPr>
            <w:tcW w:w="1371"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863" w:author="zhangph" w:date="2017-06-16T15:02:00Z"/>
                <w:rFonts w:ascii="宋体" w:eastAsia="宋体" w:hAnsi="宋体" w:cs="宋体" w:hint="eastAsia"/>
                <w:color w:val="000000"/>
                <w:kern w:val="0"/>
                <w:sz w:val="22"/>
                <w:rPrChange w:id="1864" w:author="zhangph" w:date="2017-06-16T15:02:00Z">
                  <w:rPr>
                    <w:ins w:id="1865" w:author="zhangph" w:date="2017-06-16T15:02:00Z"/>
                    <w:rFonts w:hint="eastAsia"/>
                  </w:rPr>
                </w:rPrChange>
              </w:rPr>
              <w:pPrChange w:id="1866" w:author="zhangph" w:date="2017-06-16T15:02:00Z">
                <w:pPr/>
              </w:pPrChange>
            </w:pPr>
            <w:ins w:id="1867" w:author="zhangph" w:date="2017-06-16T15:02:00Z">
              <w:r w:rsidRPr="00555323">
                <w:rPr>
                  <w:rFonts w:ascii="宋体" w:eastAsia="宋体" w:hAnsi="宋体" w:cs="宋体" w:hint="eastAsia"/>
                  <w:color w:val="000000"/>
                  <w:kern w:val="0"/>
                  <w:sz w:val="22"/>
                  <w:rPrChange w:id="1868" w:author="zhangph" w:date="2017-06-16T15:02:00Z">
                    <w:rPr>
                      <w:rFonts w:hint="eastAsia"/>
                    </w:rPr>
                  </w:rPrChange>
                </w:rPr>
                <w:t>注销标志</w:t>
              </w:r>
            </w:ins>
          </w:p>
        </w:tc>
        <w:tc>
          <w:tcPr>
            <w:tcW w:w="94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869" w:author="zhangph" w:date="2017-06-16T15:02:00Z"/>
                <w:rFonts w:ascii="宋体" w:eastAsia="宋体" w:hAnsi="宋体" w:cs="宋体" w:hint="eastAsia"/>
                <w:color w:val="000000"/>
                <w:kern w:val="0"/>
                <w:sz w:val="22"/>
                <w:rPrChange w:id="1870" w:author="zhangph" w:date="2017-06-16T15:02:00Z">
                  <w:rPr>
                    <w:ins w:id="1871" w:author="zhangph" w:date="2017-06-16T15:02:00Z"/>
                    <w:rFonts w:hint="eastAsia"/>
                  </w:rPr>
                </w:rPrChange>
              </w:rPr>
              <w:pPrChange w:id="1872" w:author="zhangph" w:date="2017-06-16T15:02:00Z">
                <w:pPr/>
              </w:pPrChange>
            </w:pPr>
            <w:ins w:id="1873" w:author="zhangph" w:date="2017-06-16T15:02:00Z">
              <w:r w:rsidRPr="00555323">
                <w:rPr>
                  <w:rFonts w:ascii="宋体" w:eastAsia="宋体" w:hAnsi="宋体" w:cs="宋体" w:hint="eastAsia"/>
                  <w:color w:val="000000"/>
                  <w:kern w:val="0"/>
                  <w:sz w:val="22"/>
                  <w:rPrChange w:id="1874" w:author="zhangph" w:date="2017-06-16T15:02:00Z">
                    <w:rPr>
                      <w:rFonts w:hint="eastAsia"/>
                    </w:rPr>
                  </w:rPrChange>
                </w:rPr>
                <w:t>"</w:t>
              </w:r>
              <w:r w:rsidRPr="00555323">
                <w:rPr>
                  <w:rFonts w:ascii="宋体" w:eastAsia="宋体" w:hAnsi="宋体" w:cs="宋体" w:hint="eastAsia"/>
                  <w:color w:val="000000"/>
                  <w:kern w:val="0"/>
                  <w:sz w:val="22"/>
                  <w:rPrChange w:id="1875" w:author="zhangph" w:date="2017-06-16T15:02:00Z">
                    <w:rPr>
                      <w:rFonts w:hint="eastAsia"/>
                    </w:rPr>
                  </w:rPrChange>
                </w:rPr>
                <w:t>未注销</w:t>
              </w:r>
              <w:r w:rsidRPr="00555323">
                <w:rPr>
                  <w:rFonts w:ascii="宋体" w:eastAsia="宋体" w:hAnsi="宋体" w:cs="宋体" w:hint="eastAsia"/>
                  <w:color w:val="000000"/>
                  <w:kern w:val="0"/>
                  <w:sz w:val="22"/>
                  <w:rPrChange w:id="1876" w:author="zhangph" w:date="2017-06-16T15:02:00Z">
                    <w:rPr>
                      <w:rFonts w:hint="eastAsia"/>
                    </w:rPr>
                  </w:rPrChange>
                </w:rPr>
                <w:t>"</w:t>
              </w:r>
            </w:ins>
          </w:p>
        </w:tc>
        <w:tc>
          <w:tcPr>
            <w:tcW w:w="949"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877" w:author="zhangph" w:date="2017-06-16T15:02:00Z"/>
                <w:rFonts w:ascii="宋体" w:eastAsia="宋体" w:hAnsi="宋体" w:cs="宋体"/>
                <w:color w:val="000000"/>
                <w:kern w:val="0"/>
                <w:sz w:val="22"/>
                <w:rPrChange w:id="1878" w:author="zhangph" w:date="2017-06-16T15:02:00Z">
                  <w:rPr>
                    <w:ins w:id="1879" w:author="zhangph" w:date="2017-06-16T15:02:00Z"/>
                  </w:rPr>
                </w:rPrChange>
              </w:rPr>
              <w:pPrChange w:id="1880" w:author="zhangph" w:date="2017-06-16T15:02:00Z">
                <w:pPr/>
              </w:pPrChange>
            </w:pPr>
          </w:p>
        </w:tc>
      </w:tr>
      <w:tr w:rsidR="00555323" w:rsidRPr="00555323" w:rsidTr="00555323">
        <w:trPr>
          <w:divId w:val="777918088"/>
          <w:trHeight w:val="232"/>
          <w:ins w:id="1881" w:author="zhangph" w:date="2017-06-16T15:02:00Z"/>
        </w:trPr>
        <w:tc>
          <w:tcPr>
            <w:tcW w:w="614"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1882" w:author="zhangph" w:date="2017-06-16T15:02:00Z"/>
                <w:rFonts w:ascii="宋体" w:eastAsia="宋体" w:hAnsi="宋体" w:cs="宋体"/>
                <w:color w:val="000000"/>
                <w:kern w:val="0"/>
                <w:sz w:val="22"/>
                <w:rPrChange w:id="1883" w:author="zhangph" w:date="2017-06-16T15:02:00Z">
                  <w:rPr>
                    <w:ins w:id="1884" w:author="zhangph" w:date="2017-06-16T15:02:00Z"/>
                  </w:rPr>
                </w:rPrChange>
              </w:rPr>
              <w:pPrChange w:id="1885" w:author="zhangph" w:date="2017-06-16T15:02:00Z">
                <w:pPr/>
              </w:pPrChange>
            </w:pPr>
          </w:p>
        </w:tc>
        <w:tc>
          <w:tcPr>
            <w:tcW w:w="149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886" w:author="zhangph" w:date="2017-06-16T15:02:00Z"/>
                <w:rFonts w:ascii="宋体" w:eastAsia="宋体" w:hAnsi="宋体" w:cs="宋体"/>
                <w:color w:val="000000"/>
                <w:kern w:val="0"/>
                <w:sz w:val="22"/>
                <w:rPrChange w:id="1887" w:author="zhangph" w:date="2017-06-16T15:02:00Z">
                  <w:rPr>
                    <w:ins w:id="1888" w:author="zhangph" w:date="2017-06-16T15:02:00Z"/>
                  </w:rPr>
                </w:rPrChange>
              </w:rPr>
              <w:pPrChange w:id="1889" w:author="zhangph" w:date="2017-06-16T15:02:00Z">
                <w:pPr/>
              </w:pPrChange>
            </w:pPr>
          </w:p>
        </w:tc>
        <w:tc>
          <w:tcPr>
            <w:tcW w:w="362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1890" w:author="zhangph" w:date="2017-06-16T15:02:00Z"/>
                <w:rFonts w:ascii="宋体" w:eastAsia="宋体" w:hAnsi="宋体" w:cs="宋体"/>
                <w:color w:val="000000"/>
                <w:kern w:val="0"/>
                <w:sz w:val="22"/>
                <w:rPrChange w:id="1891" w:author="zhangph" w:date="2017-06-16T15:02:00Z">
                  <w:rPr>
                    <w:ins w:id="1892" w:author="zhangph" w:date="2017-06-16T15:02:00Z"/>
                  </w:rPr>
                </w:rPrChange>
              </w:rPr>
              <w:pPrChange w:id="1893" w:author="zhangph" w:date="2017-06-16T15:02:00Z">
                <w:pPr/>
              </w:pPrChange>
            </w:pPr>
          </w:p>
        </w:tc>
        <w:tc>
          <w:tcPr>
            <w:tcW w:w="137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894" w:author="zhangph" w:date="2017-06-16T15:02:00Z"/>
                <w:rFonts w:ascii="宋体" w:eastAsia="宋体" w:hAnsi="宋体" w:cs="宋体" w:hint="eastAsia"/>
                <w:color w:val="000000"/>
                <w:kern w:val="0"/>
                <w:sz w:val="22"/>
                <w:rPrChange w:id="1895" w:author="zhangph" w:date="2017-06-16T15:02:00Z">
                  <w:rPr>
                    <w:ins w:id="1896" w:author="zhangph" w:date="2017-06-16T15:02:00Z"/>
                    <w:rFonts w:hint="eastAsia"/>
                  </w:rPr>
                </w:rPrChange>
              </w:rPr>
              <w:pPrChange w:id="1897" w:author="zhangph" w:date="2017-06-16T15:02:00Z">
                <w:pPr/>
              </w:pPrChange>
            </w:pPr>
            <w:ins w:id="1898" w:author="zhangph" w:date="2017-06-16T15:02:00Z">
              <w:r w:rsidRPr="00555323">
                <w:rPr>
                  <w:rFonts w:ascii="宋体" w:eastAsia="宋体" w:hAnsi="宋体" w:cs="宋体" w:hint="eastAsia"/>
                  <w:color w:val="000000"/>
                  <w:kern w:val="0"/>
                  <w:sz w:val="22"/>
                  <w:rPrChange w:id="1899" w:author="zhangph" w:date="2017-06-16T15:02:00Z">
                    <w:rPr>
                      <w:rFonts w:hint="eastAsia"/>
                    </w:rPr>
                  </w:rPrChange>
                </w:rPr>
                <w:t>区县</w:t>
              </w:r>
            </w:ins>
          </w:p>
        </w:tc>
        <w:tc>
          <w:tcPr>
            <w:tcW w:w="94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1900" w:author="zhangph" w:date="2017-06-16T15:02:00Z"/>
                <w:rFonts w:ascii="宋体" w:eastAsia="宋体" w:hAnsi="宋体" w:cs="宋体" w:hint="eastAsia"/>
                <w:color w:val="000000"/>
                <w:kern w:val="0"/>
                <w:sz w:val="22"/>
                <w:rPrChange w:id="1901" w:author="zhangph" w:date="2017-06-16T15:02:00Z">
                  <w:rPr>
                    <w:ins w:id="1902" w:author="zhangph" w:date="2017-06-16T15:02:00Z"/>
                    <w:rFonts w:hint="eastAsia"/>
                  </w:rPr>
                </w:rPrChange>
              </w:rPr>
              <w:pPrChange w:id="1903" w:author="zhangph" w:date="2017-06-16T15:02:00Z">
                <w:pPr/>
              </w:pPrChange>
            </w:pPr>
            <w:ins w:id="1904" w:author="zhangph" w:date="2017-06-16T15:02:00Z">
              <w:r w:rsidRPr="00555323">
                <w:rPr>
                  <w:rFonts w:ascii="宋体" w:eastAsia="宋体" w:hAnsi="宋体" w:cs="宋体" w:hint="eastAsia"/>
                  <w:color w:val="000000"/>
                  <w:kern w:val="0"/>
                  <w:sz w:val="22"/>
                  <w:rPrChange w:id="1905" w:author="zhangph" w:date="2017-06-16T15:02:00Z">
                    <w:rPr>
                      <w:rFonts w:hint="eastAsia"/>
                    </w:rPr>
                  </w:rPrChange>
                </w:rPr>
                <w:t>"</w:t>
              </w:r>
              <w:r w:rsidRPr="00555323">
                <w:rPr>
                  <w:rFonts w:ascii="宋体" w:eastAsia="宋体" w:hAnsi="宋体" w:cs="宋体" w:hint="eastAsia"/>
                  <w:color w:val="000000"/>
                  <w:kern w:val="0"/>
                  <w:sz w:val="22"/>
                  <w:rPrChange w:id="1906" w:author="zhangph" w:date="2017-06-16T15:02:00Z">
                    <w:rPr>
                      <w:rFonts w:hint="eastAsia"/>
                    </w:rPr>
                  </w:rPrChange>
                </w:rPr>
                <w:t>萧山</w:t>
              </w:r>
              <w:r w:rsidRPr="00555323">
                <w:rPr>
                  <w:rFonts w:ascii="宋体" w:eastAsia="宋体" w:hAnsi="宋体" w:cs="宋体" w:hint="eastAsia"/>
                  <w:color w:val="000000"/>
                  <w:kern w:val="0"/>
                  <w:sz w:val="22"/>
                  <w:rPrChange w:id="1907" w:author="zhangph" w:date="2017-06-16T15:02:00Z">
                    <w:rPr>
                      <w:rFonts w:hint="eastAsia"/>
                    </w:rPr>
                  </w:rPrChange>
                </w:rPr>
                <w:t>"</w:t>
              </w:r>
            </w:ins>
          </w:p>
        </w:tc>
        <w:tc>
          <w:tcPr>
            <w:tcW w:w="949"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1908" w:author="zhangph" w:date="2017-06-16T15:02:00Z"/>
                <w:rFonts w:ascii="宋体" w:eastAsia="宋体" w:hAnsi="宋体" w:cs="宋体"/>
                <w:color w:val="000000"/>
                <w:kern w:val="0"/>
                <w:sz w:val="22"/>
                <w:rPrChange w:id="1909" w:author="zhangph" w:date="2017-06-16T15:02:00Z">
                  <w:rPr>
                    <w:ins w:id="1910" w:author="zhangph" w:date="2017-06-16T15:02:00Z"/>
                  </w:rPr>
                </w:rPrChange>
              </w:rPr>
              <w:pPrChange w:id="1911" w:author="zhangph" w:date="2017-06-16T15:02:00Z">
                <w:pPr/>
              </w:pPrChange>
            </w:pPr>
          </w:p>
        </w:tc>
      </w:tr>
    </w:tbl>
    <w:p w:rsidR="00F22C6A" w:rsidRPr="00F22C6A" w:rsidDel="00555323" w:rsidRDefault="00F22C6A" w:rsidP="00555323">
      <w:pPr>
        <w:pStyle w:val="11"/>
        <w:numPr>
          <w:ilvl w:val="0"/>
          <w:numId w:val="2"/>
        </w:numPr>
        <w:ind w:firstLineChars="0"/>
        <w:rPr>
          <w:del w:id="1912" w:author="zhangph" w:date="2017-06-16T15:02:00Z"/>
          <w:rFonts w:ascii="华文细黑" w:eastAsia="华文细黑" w:hAnsi="华文细黑" w:cs="宋体"/>
          <w:kern w:val="0"/>
          <w:sz w:val="24"/>
        </w:rPr>
        <w:pPrChange w:id="1913" w:author="zhangph" w:date="2017-06-16T15:02:00Z">
          <w:pPr>
            <w:pStyle w:val="11"/>
            <w:numPr>
              <w:numId w:val="2"/>
            </w:numPr>
            <w:ind w:left="420" w:firstLineChars="0" w:hanging="420"/>
          </w:pPr>
        </w:pPrChange>
      </w:pPr>
    </w:p>
    <w:tbl>
      <w:tblPr>
        <w:tblW w:w="9002" w:type="dxa"/>
        <w:tblLook w:val="04A0" w:firstRow="1" w:lastRow="0" w:firstColumn="1" w:lastColumn="0" w:noHBand="0" w:noVBand="1"/>
      </w:tblPr>
      <w:tblGrid>
        <w:gridCol w:w="614"/>
        <w:gridCol w:w="1496"/>
        <w:gridCol w:w="3623"/>
        <w:gridCol w:w="1371"/>
        <w:gridCol w:w="949"/>
        <w:gridCol w:w="949"/>
      </w:tblGrid>
      <w:tr w:rsidR="00F22C6A" w:rsidRPr="00F22C6A" w:rsidDel="00555323" w:rsidTr="00F22C6A">
        <w:trPr>
          <w:divId w:val="498235006"/>
          <w:trHeight w:val="232"/>
          <w:del w:id="1914" w:author="zhangph" w:date="2017-06-16T15:02:00Z"/>
        </w:trPr>
        <w:tc>
          <w:tcPr>
            <w:tcW w:w="61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15" w:author="zhangph" w:date="2017-06-16T15:02:00Z"/>
                <w:rFonts w:ascii="宋体" w:eastAsia="宋体" w:hAnsi="宋体" w:cs="宋体"/>
                <w:color w:val="000000"/>
                <w:kern w:val="0"/>
                <w:sz w:val="22"/>
              </w:rPr>
            </w:pPr>
            <w:del w:id="1916" w:author="zhangph" w:date="2017-06-16T15:02:00Z">
              <w:r w:rsidRPr="00F22C6A" w:rsidDel="00555323">
                <w:rPr>
                  <w:rFonts w:ascii="宋体" w:eastAsia="宋体" w:hAnsi="宋体" w:cs="宋体" w:hint="eastAsia"/>
                  <w:color w:val="000000"/>
                  <w:kern w:val="0"/>
                  <w:sz w:val="22"/>
                </w:rPr>
                <w:delText>序号</w:delText>
              </w:r>
            </w:del>
          </w:p>
        </w:tc>
        <w:tc>
          <w:tcPr>
            <w:tcW w:w="149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17" w:author="zhangph" w:date="2017-06-16T15:02:00Z"/>
                <w:rFonts w:ascii="宋体" w:eastAsia="宋体" w:hAnsi="宋体" w:cs="宋体"/>
                <w:color w:val="000000"/>
                <w:kern w:val="0"/>
                <w:sz w:val="22"/>
              </w:rPr>
            </w:pPr>
            <w:del w:id="1918" w:author="zhangph" w:date="2017-06-16T15:02:00Z">
              <w:r w:rsidRPr="00F22C6A" w:rsidDel="00555323">
                <w:rPr>
                  <w:rFonts w:ascii="宋体" w:eastAsia="宋体" w:hAnsi="宋体" w:cs="宋体" w:hint="eastAsia"/>
                  <w:color w:val="000000"/>
                  <w:kern w:val="0"/>
                  <w:sz w:val="22"/>
                </w:rPr>
                <w:delText>表名</w:delText>
              </w:r>
            </w:del>
          </w:p>
        </w:tc>
        <w:tc>
          <w:tcPr>
            <w:tcW w:w="362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19" w:author="zhangph" w:date="2017-06-16T15:02:00Z"/>
                <w:rFonts w:ascii="宋体" w:eastAsia="宋体" w:hAnsi="宋体" w:cs="宋体"/>
                <w:color w:val="000000"/>
                <w:kern w:val="0"/>
                <w:sz w:val="22"/>
              </w:rPr>
            </w:pPr>
            <w:del w:id="1920" w:author="zhangph" w:date="2017-06-16T15:02:00Z">
              <w:r w:rsidRPr="00F22C6A" w:rsidDel="00555323">
                <w:rPr>
                  <w:rFonts w:ascii="宋体" w:eastAsia="宋体" w:hAnsi="宋体" w:cs="宋体" w:hint="eastAsia"/>
                  <w:color w:val="000000"/>
                  <w:kern w:val="0"/>
                  <w:sz w:val="22"/>
                </w:rPr>
                <w:delText>英文名</w:delText>
              </w:r>
            </w:del>
          </w:p>
        </w:tc>
        <w:tc>
          <w:tcPr>
            <w:tcW w:w="137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21" w:author="zhangph" w:date="2017-06-16T15:02:00Z"/>
                <w:rFonts w:ascii="宋体" w:eastAsia="宋体" w:hAnsi="宋体" w:cs="宋体"/>
                <w:color w:val="000000"/>
                <w:kern w:val="0"/>
                <w:sz w:val="22"/>
              </w:rPr>
            </w:pPr>
            <w:del w:id="1922" w:author="zhangph" w:date="2017-06-16T15:02:00Z">
              <w:r w:rsidRPr="00F22C6A" w:rsidDel="00555323">
                <w:rPr>
                  <w:rFonts w:ascii="宋体" w:eastAsia="宋体" w:hAnsi="宋体" w:cs="宋体" w:hint="eastAsia"/>
                  <w:color w:val="000000"/>
                  <w:kern w:val="0"/>
                  <w:sz w:val="22"/>
                </w:rPr>
                <w:delText>字段</w:delText>
              </w:r>
            </w:del>
          </w:p>
        </w:tc>
        <w:tc>
          <w:tcPr>
            <w:tcW w:w="949"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23" w:author="zhangph" w:date="2017-06-16T15:02:00Z"/>
                <w:rFonts w:ascii="宋体" w:eastAsia="宋体" w:hAnsi="宋体" w:cs="宋体"/>
                <w:color w:val="000000"/>
                <w:kern w:val="0"/>
                <w:sz w:val="22"/>
              </w:rPr>
            </w:pPr>
            <w:del w:id="1924" w:author="zhangph" w:date="2017-06-16T15:02:00Z">
              <w:r w:rsidRPr="00F22C6A" w:rsidDel="00555323">
                <w:rPr>
                  <w:rFonts w:ascii="宋体" w:eastAsia="宋体" w:hAnsi="宋体" w:cs="宋体" w:hint="eastAsia"/>
                  <w:color w:val="000000"/>
                  <w:kern w:val="0"/>
                  <w:sz w:val="22"/>
                </w:rPr>
                <w:delText>值</w:delText>
              </w:r>
            </w:del>
          </w:p>
        </w:tc>
        <w:tc>
          <w:tcPr>
            <w:tcW w:w="949"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1925" w:author="zhangph" w:date="2017-06-16T15:02:00Z"/>
                <w:rFonts w:ascii="宋体" w:eastAsia="宋体" w:hAnsi="宋体" w:cs="宋体"/>
                <w:color w:val="000000"/>
                <w:kern w:val="0"/>
                <w:sz w:val="22"/>
              </w:rPr>
            </w:pPr>
            <w:del w:id="1926"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498235006"/>
          <w:trHeight w:val="232"/>
          <w:del w:id="1927" w:author="zhangph" w:date="2017-06-16T15:02:00Z"/>
        </w:trPr>
        <w:tc>
          <w:tcPr>
            <w:tcW w:w="614"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28" w:author="zhangph" w:date="2017-06-16T15:02:00Z"/>
                <w:rFonts w:ascii="宋体" w:eastAsia="宋体" w:hAnsi="宋体" w:cs="宋体"/>
                <w:color w:val="000000"/>
                <w:kern w:val="0"/>
                <w:sz w:val="22"/>
              </w:rPr>
            </w:pPr>
            <w:del w:id="1929" w:author="zhangph" w:date="2017-06-16T15:02:00Z">
              <w:r w:rsidRPr="00F22C6A" w:rsidDel="00555323">
                <w:rPr>
                  <w:rFonts w:ascii="宋体" w:eastAsia="宋体" w:hAnsi="宋体" w:cs="宋体" w:hint="eastAsia"/>
                  <w:color w:val="000000"/>
                  <w:kern w:val="0"/>
                  <w:sz w:val="22"/>
                </w:rPr>
                <w:delText>1</w:delText>
              </w:r>
            </w:del>
          </w:p>
        </w:tc>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30" w:author="zhangph" w:date="2017-06-16T15:02:00Z"/>
                <w:rFonts w:ascii="宋体" w:eastAsia="宋体" w:hAnsi="宋体" w:cs="宋体"/>
                <w:color w:val="000000"/>
                <w:kern w:val="0"/>
                <w:sz w:val="22"/>
              </w:rPr>
            </w:pPr>
            <w:del w:id="1931" w:author="zhangph" w:date="2017-06-16T15:02:00Z">
              <w:r w:rsidRPr="00F22C6A" w:rsidDel="00555323">
                <w:rPr>
                  <w:rFonts w:ascii="宋体" w:eastAsia="宋体" w:hAnsi="宋体" w:cs="宋体" w:hint="eastAsia"/>
                  <w:color w:val="000000"/>
                  <w:kern w:val="0"/>
                  <w:sz w:val="22"/>
                </w:rPr>
                <w:delText>常住人口表</w:delText>
              </w:r>
            </w:del>
          </w:p>
        </w:tc>
        <w:tc>
          <w:tcPr>
            <w:tcW w:w="36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32" w:author="zhangph" w:date="2017-06-16T15:02:00Z"/>
                <w:rFonts w:ascii="宋体" w:eastAsia="宋体" w:hAnsi="宋体" w:cs="宋体"/>
                <w:color w:val="000000"/>
                <w:kern w:val="0"/>
                <w:sz w:val="22"/>
              </w:rPr>
            </w:pPr>
            <w:del w:id="1933" w:author="zhangph" w:date="2017-06-16T15:02:00Z">
              <w:r w:rsidRPr="00F22C6A" w:rsidDel="00555323">
                <w:rPr>
                  <w:rFonts w:ascii="宋体" w:eastAsia="宋体" w:hAnsi="宋体" w:cs="宋体" w:hint="eastAsia"/>
                  <w:color w:val="000000"/>
                  <w:kern w:val="0"/>
                  <w:sz w:val="22"/>
                </w:rPr>
                <w:delText>gazhk_CZRK</w:delText>
              </w:r>
            </w:del>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34" w:author="zhangph" w:date="2017-06-16T15:02:00Z"/>
                <w:rFonts w:ascii="宋体" w:eastAsia="宋体" w:hAnsi="宋体" w:cs="宋体"/>
                <w:color w:val="000000"/>
                <w:kern w:val="0"/>
                <w:sz w:val="22"/>
              </w:rPr>
            </w:pPr>
            <w:del w:id="1935" w:author="zhangph" w:date="2017-06-16T15:02:00Z">
              <w:r w:rsidRPr="00F22C6A" w:rsidDel="00555323">
                <w:rPr>
                  <w:rFonts w:ascii="宋体" w:eastAsia="宋体" w:hAnsi="宋体" w:cs="宋体" w:hint="eastAsia"/>
                  <w:color w:val="000000"/>
                  <w:kern w:val="0"/>
                  <w:sz w:val="22"/>
                </w:rPr>
                <w:delText>婚姻状况</w:delText>
              </w:r>
            </w:del>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36" w:author="zhangph" w:date="2017-06-16T15:02:00Z"/>
                <w:rFonts w:ascii="宋体" w:eastAsia="宋体" w:hAnsi="宋体" w:cs="宋体"/>
                <w:color w:val="000000"/>
                <w:kern w:val="0"/>
                <w:sz w:val="22"/>
              </w:rPr>
            </w:pPr>
            <w:del w:id="1937" w:author="zhangph" w:date="2017-06-16T15:02:00Z">
              <w:r w:rsidRPr="00F22C6A" w:rsidDel="00555323">
                <w:rPr>
                  <w:rFonts w:ascii="宋体" w:eastAsia="宋体" w:hAnsi="宋体" w:cs="宋体" w:hint="eastAsia"/>
                  <w:color w:val="000000"/>
                  <w:kern w:val="0"/>
                  <w:sz w:val="22"/>
                </w:rPr>
                <w:delText xml:space="preserve">　</w:delText>
              </w:r>
            </w:del>
          </w:p>
        </w:tc>
        <w:tc>
          <w:tcPr>
            <w:tcW w:w="94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1938" w:author="zhangph" w:date="2017-06-16T15:02:00Z"/>
                <w:rFonts w:ascii="宋体" w:eastAsia="宋体" w:hAnsi="宋体" w:cs="宋体"/>
                <w:color w:val="000000"/>
                <w:kern w:val="0"/>
                <w:sz w:val="22"/>
              </w:rPr>
            </w:pPr>
            <w:del w:id="1939"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498235006"/>
          <w:trHeight w:val="232"/>
          <w:del w:id="1940" w:author="zhangph" w:date="2017-06-16T15:02:00Z"/>
        </w:trPr>
        <w:tc>
          <w:tcPr>
            <w:tcW w:w="614"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41" w:author="zhangph" w:date="2017-06-16T15:02:00Z"/>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42" w:author="zhangph" w:date="2017-06-16T15:02:00Z"/>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43" w:author="zhangph" w:date="2017-06-16T15:02:00Z"/>
                <w:rFonts w:ascii="宋体" w:eastAsia="宋体" w:hAnsi="宋体" w:cs="宋体"/>
                <w:color w:val="000000"/>
                <w:kern w:val="0"/>
                <w:sz w:val="22"/>
              </w:rPr>
            </w:pPr>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44" w:author="zhangph" w:date="2017-06-16T15:02:00Z"/>
                <w:rFonts w:ascii="宋体" w:eastAsia="宋体" w:hAnsi="宋体" w:cs="宋体"/>
                <w:color w:val="000000"/>
                <w:kern w:val="0"/>
                <w:sz w:val="22"/>
              </w:rPr>
            </w:pPr>
            <w:del w:id="1945" w:author="zhangph" w:date="2017-06-16T15:02:00Z">
              <w:r w:rsidRPr="00F22C6A" w:rsidDel="00555323">
                <w:rPr>
                  <w:rFonts w:ascii="宋体" w:eastAsia="宋体" w:hAnsi="宋体" w:cs="宋体" w:hint="eastAsia"/>
                  <w:color w:val="000000"/>
                  <w:kern w:val="0"/>
                  <w:sz w:val="22"/>
                </w:rPr>
                <w:delText>身份证号码</w:delText>
              </w:r>
            </w:del>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46" w:author="zhangph" w:date="2017-06-16T15:02:00Z"/>
                <w:rFonts w:ascii="宋体" w:eastAsia="宋体" w:hAnsi="宋体" w:cs="宋体"/>
                <w:color w:val="000000"/>
                <w:kern w:val="0"/>
                <w:sz w:val="22"/>
              </w:rPr>
            </w:pPr>
            <w:del w:id="1947" w:author="zhangph" w:date="2017-06-16T15:02:00Z">
              <w:r w:rsidRPr="00F22C6A" w:rsidDel="00555323">
                <w:rPr>
                  <w:rFonts w:ascii="宋体" w:eastAsia="宋体" w:hAnsi="宋体" w:cs="宋体" w:hint="eastAsia"/>
                  <w:color w:val="000000"/>
                  <w:kern w:val="0"/>
                  <w:sz w:val="22"/>
                </w:rPr>
                <w:delText xml:space="preserve">　</w:delText>
              </w:r>
            </w:del>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948" w:author="zhangph" w:date="2017-06-16T15:02:00Z"/>
                <w:rFonts w:ascii="宋体" w:eastAsia="宋体" w:hAnsi="宋体" w:cs="宋体"/>
                <w:color w:val="000000"/>
                <w:kern w:val="0"/>
                <w:sz w:val="22"/>
              </w:rPr>
            </w:pPr>
          </w:p>
        </w:tc>
      </w:tr>
      <w:tr w:rsidR="00F22C6A" w:rsidRPr="00F22C6A" w:rsidDel="00555323" w:rsidTr="00F22C6A">
        <w:trPr>
          <w:divId w:val="498235006"/>
          <w:trHeight w:val="232"/>
          <w:del w:id="1949" w:author="zhangph" w:date="2017-06-16T15:02:00Z"/>
        </w:trPr>
        <w:tc>
          <w:tcPr>
            <w:tcW w:w="614"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50" w:author="zhangph" w:date="2017-06-16T15:02:00Z"/>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51" w:author="zhangph" w:date="2017-06-16T15:02:00Z"/>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52" w:author="zhangph" w:date="2017-06-16T15:02:00Z"/>
                <w:rFonts w:ascii="宋体" w:eastAsia="宋体" w:hAnsi="宋体" w:cs="宋体"/>
                <w:color w:val="000000"/>
                <w:kern w:val="0"/>
                <w:sz w:val="22"/>
              </w:rPr>
            </w:pPr>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53" w:author="zhangph" w:date="2017-06-16T15:02:00Z"/>
                <w:rFonts w:ascii="宋体" w:eastAsia="宋体" w:hAnsi="宋体" w:cs="宋体"/>
                <w:color w:val="000000"/>
                <w:kern w:val="0"/>
                <w:sz w:val="22"/>
              </w:rPr>
            </w:pPr>
            <w:del w:id="1954" w:author="zhangph" w:date="2017-06-16T15:02:00Z">
              <w:r w:rsidRPr="00F22C6A" w:rsidDel="00555323">
                <w:rPr>
                  <w:rFonts w:ascii="宋体" w:eastAsia="宋体" w:hAnsi="宋体" w:cs="宋体" w:hint="eastAsia"/>
                  <w:color w:val="000000"/>
                  <w:kern w:val="0"/>
                  <w:sz w:val="22"/>
                </w:rPr>
                <w:delText>有效标志</w:delText>
              </w:r>
            </w:del>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55" w:author="zhangph" w:date="2017-06-16T15:02:00Z"/>
                <w:rFonts w:ascii="宋体" w:eastAsia="宋体" w:hAnsi="宋体" w:cs="宋体"/>
                <w:color w:val="000000"/>
                <w:kern w:val="0"/>
                <w:sz w:val="22"/>
              </w:rPr>
            </w:pPr>
            <w:del w:id="1956" w:author="zhangph" w:date="2017-06-16T15:02:00Z">
              <w:r w:rsidRPr="00F22C6A" w:rsidDel="00555323">
                <w:rPr>
                  <w:rFonts w:ascii="宋体" w:eastAsia="宋体" w:hAnsi="宋体" w:cs="宋体" w:hint="eastAsia"/>
                  <w:color w:val="000000"/>
                  <w:kern w:val="0"/>
                  <w:sz w:val="22"/>
                </w:rPr>
                <w:delText>"有效"</w:delText>
              </w:r>
            </w:del>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957" w:author="zhangph" w:date="2017-06-16T15:02:00Z"/>
                <w:rFonts w:ascii="宋体" w:eastAsia="宋体" w:hAnsi="宋体" w:cs="宋体"/>
                <w:color w:val="000000"/>
                <w:kern w:val="0"/>
                <w:sz w:val="22"/>
              </w:rPr>
            </w:pPr>
          </w:p>
        </w:tc>
      </w:tr>
      <w:tr w:rsidR="00F22C6A" w:rsidRPr="00F22C6A" w:rsidDel="00555323" w:rsidTr="00F22C6A">
        <w:trPr>
          <w:divId w:val="498235006"/>
          <w:trHeight w:val="232"/>
          <w:del w:id="1958" w:author="zhangph" w:date="2017-06-16T15:02:00Z"/>
        </w:trPr>
        <w:tc>
          <w:tcPr>
            <w:tcW w:w="614"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59" w:author="zhangph" w:date="2017-06-16T15:02:00Z"/>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60" w:author="zhangph" w:date="2017-06-16T15:02:00Z"/>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61" w:author="zhangph" w:date="2017-06-16T15:02:00Z"/>
                <w:rFonts w:ascii="宋体" w:eastAsia="宋体" w:hAnsi="宋体" w:cs="宋体"/>
                <w:color w:val="000000"/>
                <w:kern w:val="0"/>
                <w:sz w:val="22"/>
              </w:rPr>
            </w:pPr>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62" w:author="zhangph" w:date="2017-06-16T15:02:00Z"/>
                <w:rFonts w:ascii="宋体" w:eastAsia="宋体" w:hAnsi="宋体" w:cs="宋体"/>
                <w:color w:val="000000"/>
                <w:kern w:val="0"/>
                <w:sz w:val="22"/>
              </w:rPr>
            </w:pPr>
            <w:del w:id="1963" w:author="zhangph" w:date="2017-06-16T15:02:00Z">
              <w:r w:rsidRPr="00F22C6A" w:rsidDel="00555323">
                <w:rPr>
                  <w:rFonts w:ascii="宋体" w:eastAsia="宋体" w:hAnsi="宋体" w:cs="宋体" w:hint="eastAsia"/>
                  <w:color w:val="000000"/>
                  <w:kern w:val="0"/>
                  <w:sz w:val="22"/>
                </w:rPr>
                <w:delText>户籍地</w:delText>
              </w:r>
            </w:del>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64" w:author="zhangph" w:date="2017-06-16T15:02:00Z"/>
                <w:rFonts w:ascii="宋体" w:eastAsia="宋体" w:hAnsi="宋体" w:cs="宋体"/>
                <w:color w:val="000000"/>
                <w:kern w:val="0"/>
                <w:sz w:val="22"/>
              </w:rPr>
            </w:pPr>
            <w:del w:id="1965" w:author="zhangph" w:date="2017-06-16T15:02:00Z">
              <w:r w:rsidRPr="00F22C6A" w:rsidDel="00555323">
                <w:rPr>
                  <w:rFonts w:ascii="宋体" w:eastAsia="宋体" w:hAnsi="宋体" w:cs="宋体" w:hint="eastAsia"/>
                  <w:color w:val="000000"/>
                  <w:kern w:val="0"/>
                  <w:sz w:val="22"/>
                </w:rPr>
                <w:delText>"萧山"</w:delText>
              </w:r>
            </w:del>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966" w:author="zhangph" w:date="2017-06-16T15:02:00Z"/>
                <w:rFonts w:ascii="宋体" w:eastAsia="宋体" w:hAnsi="宋体" w:cs="宋体"/>
                <w:color w:val="000000"/>
                <w:kern w:val="0"/>
                <w:sz w:val="22"/>
              </w:rPr>
            </w:pPr>
          </w:p>
        </w:tc>
      </w:tr>
      <w:tr w:rsidR="00F22C6A" w:rsidRPr="00F22C6A" w:rsidDel="00555323" w:rsidTr="00F22C6A">
        <w:trPr>
          <w:divId w:val="498235006"/>
          <w:trHeight w:val="245"/>
          <w:del w:id="1967" w:author="zhangph" w:date="2017-06-16T15:02:00Z"/>
        </w:trPr>
        <w:tc>
          <w:tcPr>
            <w:tcW w:w="614"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1968" w:author="zhangph" w:date="2017-06-16T15:02:00Z"/>
                <w:rFonts w:ascii="宋体" w:eastAsia="宋体" w:hAnsi="宋体" w:cs="宋体"/>
                <w:color w:val="000000"/>
                <w:kern w:val="0"/>
                <w:sz w:val="22"/>
              </w:rPr>
            </w:pPr>
            <w:del w:id="1969" w:author="zhangph" w:date="2017-06-16T15:02:00Z">
              <w:r w:rsidRPr="00F22C6A" w:rsidDel="00555323">
                <w:rPr>
                  <w:rFonts w:ascii="宋体" w:eastAsia="宋体" w:hAnsi="宋体" w:cs="宋体" w:hint="eastAsia"/>
                  <w:color w:val="000000"/>
                  <w:kern w:val="0"/>
                  <w:sz w:val="22"/>
                </w:rPr>
                <w:delText>2</w:delText>
              </w:r>
            </w:del>
          </w:p>
        </w:tc>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70" w:author="zhangph" w:date="2017-06-16T15:02:00Z"/>
                <w:rFonts w:ascii="宋体" w:eastAsia="宋体" w:hAnsi="宋体" w:cs="宋体"/>
                <w:color w:val="000000"/>
                <w:kern w:val="0"/>
                <w:sz w:val="22"/>
              </w:rPr>
            </w:pPr>
            <w:del w:id="1971" w:author="zhangph" w:date="2017-06-16T15:02:00Z">
              <w:r w:rsidRPr="00F22C6A" w:rsidDel="00555323">
                <w:rPr>
                  <w:rFonts w:ascii="宋体" w:eastAsia="宋体" w:hAnsi="宋体" w:cs="宋体" w:hint="eastAsia"/>
                  <w:color w:val="000000"/>
                  <w:kern w:val="0"/>
                  <w:sz w:val="22"/>
                </w:rPr>
                <w:delText>流动人口表</w:delText>
              </w:r>
            </w:del>
          </w:p>
        </w:tc>
        <w:tc>
          <w:tcPr>
            <w:tcW w:w="362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72" w:author="zhangph" w:date="2017-06-16T15:02:00Z"/>
                <w:rFonts w:ascii="宋体" w:eastAsia="宋体" w:hAnsi="宋体" w:cs="宋体"/>
                <w:color w:val="000000"/>
                <w:kern w:val="0"/>
                <w:sz w:val="22"/>
              </w:rPr>
            </w:pPr>
            <w:del w:id="1973" w:author="zhangph" w:date="2017-06-16T15:02:00Z">
              <w:r w:rsidRPr="00F22C6A" w:rsidDel="00555323">
                <w:rPr>
                  <w:rFonts w:ascii="宋体" w:eastAsia="宋体" w:hAnsi="宋体" w:cs="宋体" w:hint="eastAsia"/>
                  <w:color w:val="000000"/>
                  <w:kern w:val="0"/>
                  <w:sz w:val="22"/>
                </w:rPr>
                <w:delText>gazhk_NEWZZRK_JB_TAB</w:delText>
              </w:r>
            </w:del>
          </w:p>
        </w:tc>
        <w:tc>
          <w:tcPr>
            <w:tcW w:w="1371"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74" w:author="zhangph" w:date="2017-06-16T15:02:00Z"/>
                <w:rFonts w:ascii="宋体" w:eastAsia="宋体" w:hAnsi="宋体" w:cs="宋体"/>
                <w:color w:val="000000"/>
                <w:kern w:val="0"/>
                <w:sz w:val="22"/>
              </w:rPr>
            </w:pPr>
            <w:del w:id="1975" w:author="zhangph" w:date="2017-06-16T15:02:00Z">
              <w:r w:rsidRPr="00F22C6A" w:rsidDel="00555323">
                <w:rPr>
                  <w:rFonts w:ascii="宋体" w:eastAsia="宋体" w:hAnsi="宋体" w:cs="宋体" w:hint="eastAsia"/>
                  <w:color w:val="000000"/>
                  <w:kern w:val="0"/>
                  <w:sz w:val="22"/>
                </w:rPr>
                <w:delText>婚姻状况</w:delText>
              </w:r>
            </w:del>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76" w:author="zhangph" w:date="2017-06-16T15:02:00Z"/>
                <w:rFonts w:ascii="宋体" w:eastAsia="宋体" w:hAnsi="宋体" w:cs="宋体"/>
                <w:color w:val="000000"/>
                <w:kern w:val="0"/>
                <w:sz w:val="22"/>
              </w:rPr>
            </w:pPr>
            <w:del w:id="1977" w:author="zhangph" w:date="2017-06-16T15:02:00Z">
              <w:r w:rsidRPr="00F22C6A" w:rsidDel="00555323">
                <w:rPr>
                  <w:rFonts w:ascii="宋体" w:eastAsia="宋体" w:hAnsi="宋体" w:cs="宋体" w:hint="eastAsia"/>
                  <w:color w:val="000000"/>
                  <w:kern w:val="0"/>
                  <w:sz w:val="22"/>
                </w:rPr>
                <w:delText xml:space="preserve">　</w:delText>
              </w:r>
            </w:del>
          </w:p>
        </w:tc>
        <w:tc>
          <w:tcPr>
            <w:tcW w:w="94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1978" w:author="zhangph" w:date="2017-06-16T15:02:00Z"/>
                <w:rFonts w:ascii="宋体" w:eastAsia="宋体" w:hAnsi="宋体" w:cs="宋体"/>
                <w:color w:val="000000"/>
                <w:kern w:val="0"/>
                <w:sz w:val="22"/>
              </w:rPr>
            </w:pPr>
            <w:del w:id="1979"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498235006"/>
          <w:trHeight w:val="232"/>
          <w:del w:id="1980" w:author="zhangph" w:date="2017-06-16T15:02:00Z"/>
        </w:trPr>
        <w:tc>
          <w:tcPr>
            <w:tcW w:w="614"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1981" w:author="zhangph" w:date="2017-06-16T15:02:00Z"/>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82" w:author="zhangph" w:date="2017-06-16T15:02:00Z"/>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83" w:author="zhangph" w:date="2017-06-16T15:02:00Z"/>
                <w:rFonts w:ascii="宋体" w:eastAsia="宋体" w:hAnsi="宋体" w:cs="宋体"/>
                <w:color w:val="000000"/>
                <w:kern w:val="0"/>
                <w:sz w:val="22"/>
              </w:rPr>
            </w:pPr>
          </w:p>
        </w:tc>
        <w:tc>
          <w:tcPr>
            <w:tcW w:w="1371" w:type="dxa"/>
            <w:tcBorders>
              <w:top w:val="single" w:sz="4" w:space="0" w:color="auto"/>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1984" w:author="zhangph" w:date="2017-06-16T15:02:00Z"/>
                <w:rFonts w:ascii="宋体" w:eastAsia="宋体" w:hAnsi="宋体" w:cs="宋体"/>
                <w:color w:val="000000"/>
                <w:kern w:val="0"/>
                <w:sz w:val="22"/>
              </w:rPr>
            </w:pPr>
            <w:del w:id="1985" w:author="zhangph" w:date="2017-06-16T15:02:00Z">
              <w:r w:rsidRPr="00F22C6A" w:rsidDel="00555323">
                <w:rPr>
                  <w:rFonts w:ascii="宋体" w:eastAsia="宋体" w:hAnsi="宋体" w:cs="宋体" w:hint="eastAsia"/>
                  <w:color w:val="000000"/>
                  <w:kern w:val="0"/>
                  <w:sz w:val="22"/>
                </w:rPr>
                <w:delText>身份证号码</w:delText>
              </w:r>
            </w:del>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86" w:author="zhangph" w:date="2017-06-16T15:02:00Z"/>
                <w:rFonts w:ascii="宋体" w:eastAsia="宋体" w:hAnsi="宋体" w:cs="宋体"/>
                <w:color w:val="000000"/>
                <w:kern w:val="0"/>
                <w:sz w:val="22"/>
              </w:rPr>
            </w:pPr>
            <w:del w:id="1987" w:author="zhangph" w:date="2017-06-16T15:02:00Z">
              <w:r w:rsidRPr="00F22C6A" w:rsidDel="00555323">
                <w:rPr>
                  <w:rFonts w:ascii="宋体" w:eastAsia="宋体" w:hAnsi="宋体" w:cs="宋体" w:hint="eastAsia"/>
                  <w:color w:val="000000"/>
                  <w:kern w:val="0"/>
                  <w:sz w:val="22"/>
                </w:rPr>
                <w:delText xml:space="preserve">　</w:delText>
              </w:r>
            </w:del>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988" w:author="zhangph" w:date="2017-06-16T15:02:00Z"/>
                <w:rFonts w:ascii="宋体" w:eastAsia="宋体" w:hAnsi="宋体" w:cs="宋体"/>
                <w:color w:val="000000"/>
                <w:kern w:val="0"/>
                <w:sz w:val="22"/>
              </w:rPr>
            </w:pPr>
          </w:p>
        </w:tc>
      </w:tr>
      <w:tr w:rsidR="00F22C6A" w:rsidRPr="00F22C6A" w:rsidDel="00555323" w:rsidTr="00F22C6A">
        <w:trPr>
          <w:divId w:val="498235006"/>
          <w:trHeight w:val="232"/>
          <w:del w:id="1989" w:author="zhangph" w:date="2017-06-16T15:02:00Z"/>
        </w:trPr>
        <w:tc>
          <w:tcPr>
            <w:tcW w:w="614"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1990" w:author="zhangph" w:date="2017-06-16T15:02:00Z"/>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91" w:author="zhangph" w:date="2017-06-16T15:02:00Z"/>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1992" w:author="zhangph" w:date="2017-06-16T15:02:00Z"/>
                <w:rFonts w:ascii="宋体" w:eastAsia="宋体" w:hAnsi="宋体" w:cs="宋体"/>
                <w:color w:val="000000"/>
                <w:kern w:val="0"/>
                <w:sz w:val="22"/>
              </w:rPr>
            </w:pPr>
          </w:p>
        </w:tc>
        <w:tc>
          <w:tcPr>
            <w:tcW w:w="1371"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93" w:author="zhangph" w:date="2017-06-16T15:02:00Z"/>
                <w:rFonts w:ascii="宋体" w:eastAsia="宋体" w:hAnsi="宋体" w:cs="宋体"/>
                <w:color w:val="000000"/>
                <w:kern w:val="0"/>
                <w:sz w:val="22"/>
              </w:rPr>
            </w:pPr>
            <w:del w:id="1994" w:author="zhangph" w:date="2017-06-16T15:02:00Z">
              <w:r w:rsidRPr="00F22C6A" w:rsidDel="00555323">
                <w:rPr>
                  <w:rFonts w:ascii="宋体" w:eastAsia="宋体" w:hAnsi="宋体" w:cs="宋体" w:hint="eastAsia"/>
                  <w:color w:val="000000"/>
                  <w:kern w:val="0"/>
                  <w:sz w:val="22"/>
                </w:rPr>
                <w:delText>注销标志</w:delText>
              </w:r>
            </w:del>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1995" w:author="zhangph" w:date="2017-06-16T15:02:00Z"/>
                <w:rFonts w:ascii="宋体" w:eastAsia="宋体" w:hAnsi="宋体" w:cs="宋体"/>
                <w:color w:val="000000"/>
                <w:kern w:val="0"/>
                <w:sz w:val="22"/>
              </w:rPr>
            </w:pPr>
            <w:del w:id="1996" w:author="zhangph" w:date="2017-06-16T15:02:00Z">
              <w:r w:rsidRPr="00F22C6A" w:rsidDel="00555323">
                <w:rPr>
                  <w:rFonts w:ascii="宋体" w:eastAsia="宋体" w:hAnsi="宋体" w:cs="宋体" w:hint="eastAsia"/>
                  <w:color w:val="000000"/>
                  <w:kern w:val="0"/>
                  <w:sz w:val="22"/>
                </w:rPr>
                <w:delText>"未注销"</w:delText>
              </w:r>
            </w:del>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1997" w:author="zhangph" w:date="2017-06-16T15:02:00Z"/>
                <w:rFonts w:ascii="宋体" w:eastAsia="宋体" w:hAnsi="宋体" w:cs="宋体"/>
                <w:color w:val="000000"/>
                <w:kern w:val="0"/>
                <w:sz w:val="22"/>
              </w:rPr>
            </w:pPr>
          </w:p>
        </w:tc>
      </w:tr>
      <w:tr w:rsidR="00F22C6A" w:rsidRPr="00F22C6A" w:rsidDel="00555323" w:rsidTr="00F22C6A">
        <w:trPr>
          <w:divId w:val="498235006"/>
          <w:trHeight w:val="232"/>
          <w:del w:id="1998" w:author="zhangph" w:date="2017-06-16T15:02:00Z"/>
        </w:trPr>
        <w:tc>
          <w:tcPr>
            <w:tcW w:w="614"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1999" w:author="zhangph" w:date="2017-06-16T15:02:00Z"/>
                <w:rFonts w:ascii="宋体" w:eastAsia="宋体" w:hAnsi="宋体" w:cs="宋体"/>
                <w:color w:val="000000"/>
                <w:kern w:val="0"/>
                <w:sz w:val="22"/>
              </w:rPr>
            </w:pPr>
          </w:p>
        </w:tc>
        <w:tc>
          <w:tcPr>
            <w:tcW w:w="149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000" w:author="zhangph" w:date="2017-06-16T15:02:00Z"/>
                <w:rFonts w:ascii="宋体" w:eastAsia="宋体" w:hAnsi="宋体" w:cs="宋体"/>
                <w:color w:val="000000"/>
                <w:kern w:val="0"/>
                <w:sz w:val="22"/>
              </w:rPr>
            </w:pPr>
          </w:p>
        </w:tc>
        <w:tc>
          <w:tcPr>
            <w:tcW w:w="362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001" w:author="zhangph" w:date="2017-06-16T15:02:00Z"/>
                <w:rFonts w:ascii="宋体" w:eastAsia="宋体" w:hAnsi="宋体" w:cs="宋体"/>
                <w:color w:val="000000"/>
                <w:kern w:val="0"/>
                <w:sz w:val="22"/>
              </w:rPr>
            </w:pPr>
          </w:p>
        </w:tc>
        <w:tc>
          <w:tcPr>
            <w:tcW w:w="137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002" w:author="zhangph" w:date="2017-06-16T15:02:00Z"/>
                <w:rFonts w:ascii="宋体" w:eastAsia="宋体" w:hAnsi="宋体" w:cs="宋体"/>
                <w:color w:val="000000"/>
                <w:kern w:val="0"/>
                <w:sz w:val="22"/>
              </w:rPr>
            </w:pPr>
            <w:del w:id="2003" w:author="zhangph" w:date="2017-06-16T15:02:00Z">
              <w:r w:rsidRPr="00F22C6A" w:rsidDel="00555323">
                <w:rPr>
                  <w:rFonts w:ascii="宋体" w:eastAsia="宋体" w:hAnsi="宋体" w:cs="宋体" w:hint="eastAsia"/>
                  <w:color w:val="000000"/>
                  <w:kern w:val="0"/>
                  <w:sz w:val="22"/>
                </w:rPr>
                <w:delText>区县</w:delText>
              </w:r>
            </w:del>
          </w:p>
        </w:tc>
        <w:tc>
          <w:tcPr>
            <w:tcW w:w="94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004" w:author="zhangph" w:date="2017-06-16T15:02:00Z"/>
                <w:rFonts w:ascii="宋体" w:eastAsia="宋体" w:hAnsi="宋体" w:cs="宋体"/>
                <w:color w:val="000000"/>
                <w:kern w:val="0"/>
                <w:sz w:val="22"/>
              </w:rPr>
            </w:pPr>
            <w:del w:id="2005" w:author="zhangph" w:date="2017-06-16T15:02:00Z">
              <w:r w:rsidRPr="00F22C6A" w:rsidDel="00555323">
                <w:rPr>
                  <w:rFonts w:ascii="宋体" w:eastAsia="宋体" w:hAnsi="宋体" w:cs="宋体" w:hint="eastAsia"/>
                  <w:color w:val="000000"/>
                  <w:kern w:val="0"/>
                  <w:sz w:val="22"/>
                </w:rPr>
                <w:delText>"萧山"</w:delText>
              </w:r>
            </w:del>
          </w:p>
        </w:tc>
        <w:tc>
          <w:tcPr>
            <w:tcW w:w="949"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2006" w:author="zhangph" w:date="2017-06-16T15:02:00Z"/>
                <w:rFonts w:ascii="宋体" w:eastAsia="宋体" w:hAnsi="宋体" w:cs="宋体"/>
                <w:color w:val="000000"/>
                <w:kern w:val="0"/>
                <w:sz w:val="22"/>
              </w:rPr>
            </w:pPr>
          </w:p>
        </w:tc>
      </w:tr>
    </w:tbl>
    <w:p w:rsidR="00555323" w:rsidRPr="00555323" w:rsidRDefault="001360F8" w:rsidP="00555323">
      <w:pPr>
        <w:pStyle w:val="11"/>
        <w:numPr>
          <w:ilvl w:val="0"/>
          <w:numId w:val="2"/>
        </w:numPr>
        <w:ind w:firstLine="420"/>
        <w:rPr>
          <w:rFonts w:ascii="华文细黑" w:eastAsia="华文细黑" w:hAnsi="华文细黑" w:cs="宋体"/>
          <w:kern w:val="0"/>
          <w:sz w:val="24"/>
          <w:rPrChange w:id="2007" w:author="zhangph" w:date="2017-06-16T15:02:00Z">
            <w:rPr>
              <w:szCs w:val="21"/>
            </w:rPr>
          </w:rPrChange>
        </w:rPr>
        <w:pPrChange w:id="2008" w:author="zhangph" w:date="2017-06-16T15:02:00Z">
          <w:pPr/>
        </w:pPrChange>
      </w:pPr>
      <w:r>
        <w:fldChar w:fldCharType="end"/>
      </w:r>
      <w:r>
        <w:rPr>
          <w:rFonts w:ascii="华文细黑" w:eastAsia="华文细黑" w:hAnsi="华文细黑" w:cs="宋体" w:hint="eastAsia"/>
          <w:kern w:val="0"/>
          <w:sz w:val="24"/>
        </w:rPr>
        <w:t>名下财产</w:t>
      </w: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名下财产</w:instrText>
      </w:r>
      <w:r w:rsidR="00555323">
        <w:rPr>
          <w:rFonts w:hint="eastAsia"/>
        </w:rPr>
        <w:instrText xml:space="preserve">!R2C1:R8C6 </w:instrText>
      </w:r>
      <w:r>
        <w:instrText xml:space="preserve">\a \f 4 \h  \* MERGEFORMAT </w:instrText>
      </w:r>
      <w:r w:rsidR="00555323">
        <w:fldChar w:fldCharType="separate"/>
      </w:r>
    </w:p>
    <w:tbl>
      <w:tblPr>
        <w:tblW w:w="8946" w:type="dxa"/>
        <w:tblLook w:val="04A0" w:firstRow="1" w:lastRow="0" w:firstColumn="1" w:lastColumn="0" w:noHBand="0" w:noVBand="1"/>
      </w:tblPr>
      <w:tblGrid>
        <w:gridCol w:w="557"/>
        <w:gridCol w:w="1843"/>
        <w:gridCol w:w="2977"/>
        <w:gridCol w:w="1843"/>
        <w:gridCol w:w="941"/>
        <w:gridCol w:w="785"/>
        <w:tblGridChange w:id="2009">
          <w:tblGrid>
            <w:gridCol w:w="557"/>
            <w:gridCol w:w="1843"/>
            <w:gridCol w:w="2977"/>
            <w:gridCol w:w="1843"/>
            <w:gridCol w:w="941"/>
            <w:gridCol w:w="785"/>
          </w:tblGrid>
        </w:tblGridChange>
      </w:tblGrid>
      <w:tr w:rsidR="00555323" w:rsidRPr="00555323" w:rsidTr="00555323">
        <w:trPr>
          <w:divId w:val="1434084339"/>
          <w:trHeight w:val="222"/>
          <w:ins w:id="2010" w:author="zhangph" w:date="2017-06-16T15:02:00Z"/>
        </w:trPr>
        <w:tc>
          <w:tcPr>
            <w:tcW w:w="55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011" w:author="zhangph" w:date="2017-06-16T15:02:00Z"/>
                <w:rFonts w:ascii="宋体" w:eastAsia="宋体" w:hAnsi="宋体" w:cs="宋体"/>
                <w:color w:val="000000"/>
                <w:kern w:val="0"/>
                <w:sz w:val="22"/>
                <w:rPrChange w:id="2012" w:author="zhangph" w:date="2017-06-16T15:02:00Z">
                  <w:rPr>
                    <w:ins w:id="2013" w:author="zhangph" w:date="2017-06-16T15:02:00Z"/>
                    <w:color w:val="000000"/>
                    <w:sz w:val="22"/>
                  </w:rPr>
                </w:rPrChange>
              </w:rPr>
              <w:pPrChange w:id="2014" w:author="zhangph" w:date="2017-06-16T15:02:00Z">
                <w:pPr>
                  <w:widowControl/>
                  <w:jc w:val="left"/>
                </w:pPr>
              </w:pPrChange>
            </w:pPr>
            <w:ins w:id="2015" w:author="zhangph" w:date="2017-06-16T15:02:00Z">
              <w:r w:rsidRPr="00555323">
                <w:rPr>
                  <w:rFonts w:ascii="宋体" w:eastAsia="宋体" w:hAnsi="宋体" w:cs="宋体" w:hint="eastAsia"/>
                  <w:color w:val="000000"/>
                  <w:kern w:val="0"/>
                  <w:sz w:val="22"/>
                  <w:rPrChange w:id="2016" w:author="zhangph" w:date="2017-06-16T15:02:00Z">
                    <w:rPr>
                      <w:rFonts w:hint="eastAsia"/>
                      <w:color w:val="000000"/>
                      <w:sz w:val="22"/>
                    </w:rPr>
                  </w:rPrChange>
                </w:rPr>
                <w:t>序号</w:t>
              </w:r>
            </w:ins>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017" w:author="zhangph" w:date="2017-06-16T15:02:00Z"/>
                <w:rFonts w:ascii="宋体" w:eastAsia="宋体" w:hAnsi="宋体" w:cs="宋体" w:hint="eastAsia"/>
                <w:color w:val="000000"/>
                <w:kern w:val="0"/>
                <w:sz w:val="22"/>
                <w:rPrChange w:id="2018" w:author="zhangph" w:date="2017-06-16T15:02:00Z">
                  <w:rPr>
                    <w:ins w:id="2019" w:author="zhangph" w:date="2017-06-16T15:02:00Z"/>
                    <w:rFonts w:hint="eastAsia"/>
                  </w:rPr>
                </w:rPrChange>
              </w:rPr>
              <w:pPrChange w:id="2020" w:author="zhangph" w:date="2017-06-16T15:02:00Z">
                <w:pPr/>
              </w:pPrChange>
            </w:pPr>
            <w:ins w:id="2021" w:author="zhangph" w:date="2017-06-16T15:02:00Z">
              <w:r w:rsidRPr="00555323">
                <w:rPr>
                  <w:rFonts w:ascii="宋体" w:eastAsia="宋体" w:hAnsi="宋体" w:cs="宋体" w:hint="eastAsia"/>
                  <w:color w:val="000000"/>
                  <w:kern w:val="0"/>
                  <w:sz w:val="22"/>
                  <w:rPrChange w:id="2022" w:author="zhangph" w:date="2017-06-16T15:02:00Z">
                    <w:rPr>
                      <w:rFonts w:hint="eastAsia"/>
                    </w:rPr>
                  </w:rPrChange>
                </w:rPr>
                <w:t>表名</w:t>
              </w:r>
            </w:ins>
          </w:p>
        </w:tc>
        <w:tc>
          <w:tcPr>
            <w:tcW w:w="2977"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023" w:author="zhangph" w:date="2017-06-16T15:02:00Z"/>
                <w:rFonts w:ascii="宋体" w:eastAsia="宋体" w:hAnsi="宋体" w:cs="宋体" w:hint="eastAsia"/>
                <w:color w:val="000000"/>
                <w:kern w:val="0"/>
                <w:sz w:val="22"/>
                <w:rPrChange w:id="2024" w:author="zhangph" w:date="2017-06-16T15:02:00Z">
                  <w:rPr>
                    <w:ins w:id="2025" w:author="zhangph" w:date="2017-06-16T15:02:00Z"/>
                    <w:rFonts w:hint="eastAsia"/>
                  </w:rPr>
                </w:rPrChange>
              </w:rPr>
              <w:pPrChange w:id="2026" w:author="zhangph" w:date="2017-06-16T15:02:00Z">
                <w:pPr/>
              </w:pPrChange>
            </w:pPr>
            <w:ins w:id="2027" w:author="zhangph" w:date="2017-06-16T15:02:00Z">
              <w:r w:rsidRPr="00555323">
                <w:rPr>
                  <w:rFonts w:ascii="宋体" w:eastAsia="宋体" w:hAnsi="宋体" w:cs="宋体" w:hint="eastAsia"/>
                  <w:color w:val="000000"/>
                  <w:kern w:val="0"/>
                  <w:sz w:val="22"/>
                  <w:rPrChange w:id="2028" w:author="zhangph" w:date="2017-06-16T15:02:00Z">
                    <w:rPr>
                      <w:rFonts w:hint="eastAsia"/>
                    </w:rPr>
                  </w:rPrChange>
                </w:rPr>
                <w:t>英文名</w:t>
              </w:r>
            </w:ins>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029" w:author="zhangph" w:date="2017-06-16T15:02:00Z"/>
                <w:rFonts w:ascii="宋体" w:eastAsia="宋体" w:hAnsi="宋体" w:cs="宋体" w:hint="eastAsia"/>
                <w:color w:val="000000"/>
                <w:kern w:val="0"/>
                <w:sz w:val="22"/>
                <w:rPrChange w:id="2030" w:author="zhangph" w:date="2017-06-16T15:02:00Z">
                  <w:rPr>
                    <w:ins w:id="2031" w:author="zhangph" w:date="2017-06-16T15:02:00Z"/>
                    <w:rFonts w:hint="eastAsia"/>
                  </w:rPr>
                </w:rPrChange>
              </w:rPr>
              <w:pPrChange w:id="2032" w:author="zhangph" w:date="2017-06-16T15:02:00Z">
                <w:pPr/>
              </w:pPrChange>
            </w:pPr>
            <w:ins w:id="2033" w:author="zhangph" w:date="2017-06-16T15:02:00Z">
              <w:r w:rsidRPr="00555323">
                <w:rPr>
                  <w:rFonts w:ascii="宋体" w:eastAsia="宋体" w:hAnsi="宋体" w:cs="宋体" w:hint="eastAsia"/>
                  <w:color w:val="000000"/>
                  <w:kern w:val="0"/>
                  <w:sz w:val="22"/>
                  <w:rPrChange w:id="2034" w:author="zhangph" w:date="2017-06-16T15:02:00Z">
                    <w:rPr>
                      <w:rFonts w:hint="eastAsia"/>
                    </w:rPr>
                  </w:rPrChange>
                </w:rPr>
                <w:t>字段</w:t>
              </w:r>
            </w:ins>
          </w:p>
        </w:tc>
        <w:tc>
          <w:tcPr>
            <w:tcW w:w="941"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035" w:author="zhangph" w:date="2017-06-16T15:02:00Z"/>
                <w:rFonts w:ascii="宋体" w:eastAsia="宋体" w:hAnsi="宋体" w:cs="宋体" w:hint="eastAsia"/>
                <w:color w:val="000000"/>
                <w:kern w:val="0"/>
                <w:sz w:val="22"/>
                <w:rPrChange w:id="2036" w:author="zhangph" w:date="2017-06-16T15:02:00Z">
                  <w:rPr>
                    <w:ins w:id="2037" w:author="zhangph" w:date="2017-06-16T15:02:00Z"/>
                    <w:rFonts w:hint="eastAsia"/>
                  </w:rPr>
                </w:rPrChange>
              </w:rPr>
              <w:pPrChange w:id="2038" w:author="zhangph" w:date="2017-06-16T15:02:00Z">
                <w:pPr/>
              </w:pPrChange>
            </w:pPr>
            <w:ins w:id="2039" w:author="zhangph" w:date="2017-06-16T15:02:00Z">
              <w:r w:rsidRPr="00555323">
                <w:rPr>
                  <w:rFonts w:ascii="宋体" w:eastAsia="宋体" w:hAnsi="宋体" w:cs="宋体" w:hint="eastAsia"/>
                  <w:color w:val="000000"/>
                  <w:kern w:val="0"/>
                  <w:sz w:val="22"/>
                  <w:rPrChange w:id="2040" w:author="zhangph" w:date="2017-06-16T15:02:00Z">
                    <w:rPr>
                      <w:rFonts w:hint="eastAsia"/>
                    </w:rPr>
                  </w:rPrChange>
                </w:rPr>
                <w:t>值</w:t>
              </w:r>
            </w:ins>
          </w:p>
        </w:tc>
        <w:tc>
          <w:tcPr>
            <w:tcW w:w="785"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2041" w:author="zhangph" w:date="2017-06-16T15:02:00Z"/>
                <w:rFonts w:ascii="宋体" w:eastAsia="宋体" w:hAnsi="宋体" w:cs="宋体" w:hint="eastAsia"/>
                <w:color w:val="000000"/>
                <w:kern w:val="0"/>
                <w:sz w:val="22"/>
                <w:rPrChange w:id="2042" w:author="zhangph" w:date="2017-06-16T15:02:00Z">
                  <w:rPr>
                    <w:ins w:id="2043" w:author="zhangph" w:date="2017-06-16T15:02:00Z"/>
                    <w:rFonts w:hint="eastAsia"/>
                  </w:rPr>
                </w:rPrChange>
              </w:rPr>
              <w:pPrChange w:id="2044" w:author="zhangph" w:date="2017-06-16T15:02:00Z">
                <w:pPr/>
              </w:pPrChange>
            </w:pPr>
            <w:ins w:id="2045" w:author="zhangph" w:date="2017-06-16T15:02:00Z">
              <w:r w:rsidRPr="00555323">
                <w:rPr>
                  <w:rFonts w:ascii="宋体" w:eastAsia="宋体" w:hAnsi="宋体" w:cs="宋体" w:hint="eastAsia"/>
                  <w:color w:val="000000"/>
                  <w:kern w:val="0"/>
                  <w:sz w:val="22"/>
                  <w:rPrChange w:id="2046" w:author="zhangph" w:date="2017-06-16T15:02:00Z">
                    <w:rPr>
                      <w:rFonts w:hint="eastAsia"/>
                    </w:rPr>
                  </w:rPrChange>
                </w:rPr>
                <w:t>来源</w:t>
              </w:r>
            </w:ins>
          </w:p>
        </w:tc>
      </w:tr>
      <w:tr w:rsidR="00555323" w:rsidRPr="00555323" w:rsidTr="00555323">
        <w:trPr>
          <w:divId w:val="1434084339"/>
          <w:trHeight w:val="222"/>
          <w:ins w:id="2047" w:author="zhangph" w:date="2017-06-16T15:02:00Z"/>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048" w:author="zhangph" w:date="2017-06-16T15:02:00Z"/>
                <w:rFonts w:ascii="宋体" w:eastAsia="宋体" w:hAnsi="宋体" w:cs="宋体" w:hint="eastAsia"/>
                <w:color w:val="000000"/>
                <w:kern w:val="0"/>
                <w:sz w:val="22"/>
                <w:rPrChange w:id="2049" w:author="zhangph" w:date="2017-06-16T15:02:00Z">
                  <w:rPr>
                    <w:ins w:id="2050" w:author="zhangph" w:date="2017-06-16T15:02:00Z"/>
                    <w:rFonts w:hint="eastAsia"/>
                  </w:rPr>
                </w:rPrChange>
              </w:rPr>
              <w:pPrChange w:id="2051" w:author="zhangph" w:date="2017-06-16T15:02:00Z">
                <w:pPr/>
              </w:pPrChange>
            </w:pPr>
            <w:ins w:id="2052" w:author="zhangph" w:date="2017-06-16T15:02:00Z">
              <w:r w:rsidRPr="00555323">
                <w:rPr>
                  <w:rFonts w:ascii="宋体" w:eastAsia="宋体" w:hAnsi="宋体" w:cs="宋体" w:hint="eastAsia"/>
                  <w:color w:val="000000"/>
                  <w:kern w:val="0"/>
                  <w:sz w:val="22"/>
                  <w:rPrChange w:id="2053" w:author="zhangph" w:date="2017-06-16T15:02:00Z">
                    <w:rPr>
                      <w:rFonts w:hint="eastAsia"/>
                    </w:rPr>
                  </w:rPrChange>
                </w:rPr>
                <w:t>1</w:t>
              </w:r>
            </w:ins>
          </w:p>
        </w:tc>
        <w:tc>
          <w:tcPr>
            <w:tcW w:w="18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054" w:author="zhangph" w:date="2017-06-16T15:02:00Z"/>
                <w:rFonts w:ascii="宋体" w:eastAsia="宋体" w:hAnsi="宋体" w:cs="宋体" w:hint="eastAsia"/>
                <w:color w:val="000000"/>
                <w:kern w:val="0"/>
                <w:sz w:val="22"/>
                <w:rPrChange w:id="2055" w:author="zhangph" w:date="2017-06-16T15:02:00Z">
                  <w:rPr>
                    <w:ins w:id="2056" w:author="zhangph" w:date="2017-06-16T15:02:00Z"/>
                    <w:rFonts w:hint="eastAsia"/>
                  </w:rPr>
                </w:rPrChange>
              </w:rPr>
              <w:pPrChange w:id="2057" w:author="zhangph" w:date="2017-06-16T15:02:00Z">
                <w:pPr/>
              </w:pPrChange>
            </w:pPr>
            <w:ins w:id="2058" w:author="zhangph" w:date="2017-06-16T15:02:00Z">
              <w:r w:rsidRPr="00555323">
                <w:rPr>
                  <w:rFonts w:ascii="宋体" w:eastAsia="宋体" w:hAnsi="宋体" w:cs="宋体" w:hint="eastAsia"/>
                  <w:color w:val="000000"/>
                  <w:kern w:val="0"/>
                  <w:sz w:val="22"/>
                  <w:rPrChange w:id="2059" w:author="zhangph" w:date="2017-06-16T15:02:00Z">
                    <w:rPr>
                      <w:rFonts w:hint="eastAsia"/>
                    </w:rPr>
                  </w:rPrChange>
                </w:rPr>
                <w:t>房屋权属登记表</w:t>
              </w:r>
            </w:ins>
          </w:p>
        </w:tc>
        <w:tc>
          <w:tcPr>
            <w:tcW w:w="29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060" w:author="zhangph" w:date="2017-06-16T15:02:00Z"/>
                <w:rFonts w:ascii="宋体" w:eastAsia="宋体" w:hAnsi="宋体" w:cs="宋体" w:hint="eastAsia"/>
                <w:color w:val="000000"/>
                <w:kern w:val="0"/>
                <w:sz w:val="22"/>
                <w:rPrChange w:id="2061" w:author="zhangph" w:date="2017-06-16T15:02:00Z">
                  <w:rPr>
                    <w:ins w:id="2062" w:author="zhangph" w:date="2017-06-16T15:02:00Z"/>
                    <w:rFonts w:hint="eastAsia"/>
                  </w:rPr>
                </w:rPrChange>
              </w:rPr>
              <w:pPrChange w:id="2063" w:author="zhangph" w:date="2017-06-16T15:02:00Z">
                <w:pPr/>
              </w:pPrChange>
            </w:pPr>
            <w:proofErr w:type="spellStart"/>
            <w:ins w:id="2064" w:author="zhangph" w:date="2017-06-16T15:02:00Z">
              <w:r w:rsidRPr="00555323">
                <w:rPr>
                  <w:rFonts w:ascii="宋体" w:eastAsia="宋体" w:hAnsi="宋体" w:cs="宋体" w:hint="eastAsia"/>
                  <w:color w:val="000000"/>
                  <w:kern w:val="0"/>
                  <w:sz w:val="22"/>
                  <w:rPrChange w:id="2065" w:author="zhangph" w:date="2017-06-16T15:02:00Z">
                    <w:rPr>
                      <w:rFonts w:hint="eastAsia"/>
                    </w:rPr>
                  </w:rPrChange>
                </w:rPr>
                <w:t>gazhk_DZZWB_FWQSXX</w:t>
              </w:r>
              <w:proofErr w:type="spellEnd"/>
            </w:ins>
          </w:p>
        </w:tc>
        <w:tc>
          <w:tcPr>
            <w:tcW w:w="1843"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2066" w:author="zhangph" w:date="2017-06-16T15:02:00Z"/>
                <w:rFonts w:ascii="宋体" w:eastAsia="宋体" w:hAnsi="宋体" w:cs="宋体" w:hint="eastAsia"/>
                <w:color w:val="000000"/>
                <w:kern w:val="0"/>
                <w:sz w:val="22"/>
                <w:rPrChange w:id="2067" w:author="zhangph" w:date="2017-06-16T15:02:00Z">
                  <w:rPr>
                    <w:ins w:id="2068" w:author="zhangph" w:date="2017-06-16T15:02:00Z"/>
                    <w:rFonts w:hint="eastAsia"/>
                  </w:rPr>
                </w:rPrChange>
              </w:rPr>
              <w:pPrChange w:id="2069" w:author="zhangph" w:date="2017-06-16T15:02:00Z">
                <w:pPr/>
              </w:pPrChange>
            </w:pPr>
            <w:ins w:id="2070" w:author="zhangph" w:date="2017-06-16T15:02:00Z">
              <w:r w:rsidRPr="00555323">
                <w:rPr>
                  <w:rFonts w:ascii="宋体" w:eastAsia="宋体" w:hAnsi="宋体" w:cs="宋体" w:hint="eastAsia"/>
                  <w:color w:val="000000"/>
                  <w:kern w:val="0"/>
                  <w:sz w:val="22"/>
                  <w:rPrChange w:id="2071" w:author="zhangph" w:date="2017-06-16T15:02:00Z">
                    <w:rPr>
                      <w:rFonts w:hint="eastAsia"/>
                    </w:rPr>
                  </w:rPrChange>
                </w:rPr>
                <w:t>房屋地址</w:t>
              </w:r>
            </w:ins>
          </w:p>
        </w:tc>
        <w:tc>
          <w:tcPr>
            <w:tcW w:w="941"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2072" w:author="zhangph" w:date="2017-06-16T15:02:00Z"/>
                <w:rFonts w:ascii="宋体" w:eastAsia="宋体" w:hAnsi="宋体" w:cs="宋体" w:hint="eastAsia"/>
                <w:color w:val="000000"/>
                <w:kern w:val="0"/>
                <w:sz w:val="22"/>
                <w:rPrChange w:id="2073" w:author="zhangph" w:date="2017-06-16T15:02:00Z">
                  <w:rPr>
                    <w:ins w:id="2074" w:author="zhangph" w:date="2017-06-16T15:02:00Z"/>
                    <w:rFonts w:hint="eastAsia"/>
                  </w:rPr>
                </w:rPrChange>
              </w:rPr>
              <w:pPrChange w:id="2075" w:author="zhangph" w:date="2017-06-16T15:02:00Z">
                <w:pPr/>
              </w:pPrChange>
            </w:pPr>
            <w:ins w:id="2076" w:author="zhangph" w:date="2017-06-16T15:02:00Z">
              <w:r w:rsidRPr="00555323">
                <w:rPr>
                  <w:rFonts w:ascii="宋体" w:eastAsia="宋体" w:hAnsi="宋体" w:cs="宋体" w:hint="eastAsia"/>
                  <w:color w:val="000000"/>
                  <w:kern w:val="0"/>
                  <w:sz w:val="22"/>
                  <w:rPrChange w:id="2077" w:author="zhangph" w:date="2017-06-16T15:02:00Z">
                    <w:rPr>
                      <w:rFonts w:hint="eastAsia"/>
                    </w:rPr>
                  </w:rPrChange>
                </w:rPr>
                <w:t xml:space="preserve">　</w:t>
              </w:r>
            </w:ins>
          </w:p>
        </w:tc>
        <w:tc>
          <w:tcPr>
            <w:tcW w:w="785" w:type="dxa"/>
            <w:tcBorders>
              <w:top w:val="nil"/>
              <w:left w:val="nil"/>
              <w:bottom w:val="single" w:sz="4" w:space="0" w:color="auto"/>
              <w:right w:val="single" w:sz="8" w:space="0" w:color="auto"/>
            </w:tcBorders>
            <w:shd w:val="clear" w:color="000000" w:fill="FFFF00"/>
            <w:noWrap/>
            <w:vAlign w:val="center"/>
            <w:hideMark/>
          </w:tcPr>
          <w:p w:rsidR="00555323" w:rsidRPr="00555323" w:rsidRDefault="00555323" w:rsidP="00555323">
            <w:pPr>
              <w:widowControl/>
              <w:jc w:val="left"/>
              <w:rPr>
                <w:ins w:id="2078" w:author="zhangph" w:date="2017-06-16T15:02:00Z"/>
                <w:rFonts w:ascii="宋体" w:eastAsia="宋体" w:hAnsi="宋体" w:cs="宋体" w:hint="eastAsia"/>
                <w:color w:val="000000"/>
                <w:kern w:val="0"/>
                <w:sz w:val="22"/>
                <w:rPrChange w:id="2079" w:author="zhangph" w:date="2017-06-16T15:02:00Z">
                  <w:rPr>
                    <w:ins w:id="2080" w:author="zhangph" w:date="2017-06-16T15:02:00Z"/>
                    <w:rFonts w:hint="eastAsia"/>
                  </w:rPr>
                </w:rPrChange>
              </w:rPr>
              <w:pPrChange w:id="2081" w:author="zhangph" w:date="2017-06-16T15:02:00Z">
                <w:pPr/>
              </w:pPrChange>
            </w:pPr>
            <w:ins w:id="2082" w:author="zhangph" w:date="2017-06-16T15:02:00Z">
              <w:r w:rsidRPr="00555323">
                <w:rPr>
                  <w:rFonts w:ascii="宋体" w:eastAsia="宋体" w:hAnsi="宋体" w:cs="宋体" w:hint="eastAsia"/>
                  <w:color w:val="000000"/>
                  <w:kern w:val="0"/>
                  <w:sz w:val="22"/>
                  <w:rPrChange w:id="2083" w:author="zhangph" w:date="2017-06-16T15:02:00Z">
                    <w:rPr>
                      <w:rFonts w:hint="eastAsia"/>
                    </w:rPr>
                  </w:rPrChange>
                </w:rPr>
                <w:t>待采集</w:t>
              </w:r>
            </w:ins>
          </w:p>
        </w:tc>
      </w:tr>
      <w:tr w:rsidR="00555323" w:rsidRPr="00555323" w:rsidTr="00555323">
        <w:trPr>
          <w:divId w:val="1434084339"/>
          <w:trHeight w:val="222"/>
          <w:ins w:id="2084"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2085" w:author="zhangph" w:date="2017-06-16T15:02:00Z"/>
                <w:rFonts w:ascii="宋体" w:eastAsia="宋体" w:hAnsi="宋体" w:cs="宋体"/>
                <w:color w:val="000000"/>
                <w:kern w:val="0"/>
                <w:sz w:val="22"/>
                <w:rPrChange w:id="2086" w:author="zhangph" w:date="2017-06-16T15:02:00Z">
                  <w:rPr>
                    <w:ins w:id="2087" w:author="zhangph" w:date="2017-06-16T15:02:00Z"/>
                  </w:rPr>
                </w:rPrChange>
              </w:rPr>
              <w:pPrChange w:id="2088" w:author="zhangph" w:date="2017-06-16T15:02:00Z">
                <w:pPr/>
              </w:pPrChange>
            </w:pPr>
          </w:p>
        </w:tc>
        <w:tc>
          <w:tcPr>
            <w:tcW w:w="184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2089" w:author="zhangph" w:date="2017-06-16T15:02:00Z"/>
                <w:rFonts w:ascii="宋体" w:eastAsia="宋体" w:hAnsi="宋体" w:cs="宋体"/>
                <w:color w:val="000000"/>
                <w:kern w:val="0"/>
                <w:sz w:val="22"/>
                <w:rPrChange w:id="2090" w:author="zhangph" w:date="2017-06-16T15:02:00Z">
                  <w:rPr>
                    <w:ins w:id="2091" w:author="zhangph" w:date="2017-06-16T15:02:00Z"/>
                  </w:rPr>
                </w:rPrChange>
              </w:rPr>
              <w:pPrChange w:id="2092" w:author="zhangph" w:date="2017-06-16T15:02:00Z">
                <w:pPr/>
              </w:pPrChange>
            </w:pPr>
          </w:p>
        </w:tc>
        <w:tc>
          <w:tcPr>
            <w:tcW w:w="2977"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2093" w:author="zhangph" w:date="2017-06-16T15:02:00Z"/>
                <w:rFonts w:ascii="宋体" w:eastAsia="宋体" w:hAnsi="宋体" w:cs="宋体"/>
                <w:color w:val="000000"/>
                <w:kern w:val="0"/>
                <w:sz w:val="22"/>
                <w:rPrChange w:id="2094" w:author="zhangph" w:date="2017-06-16T15:02:00Z">
                  <w:rPr>
                    <w:ins w:id="2095" w:author="zhangph" w:date="2017-06-16T15:02:00Z"/>
                  </w:rPr>
                </w:rPrChange>
              </w:rPr>
              <w:pPrChange w:id="2096" w:author="zhangph" w:date="2017-06-16T15:02:00Z">
                <w:pPr/>
              </w:pPrChange>
            </w:pPr>
          </w:p>
        </w:tc>
        <w:tc>
          <w:tcPr>
            <w:tcW w:w="1843"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097" w:author="zhangph" w:date="2017-06-16T15:02:00Z"/>
                <w:rFonts w:ascii="宋体" w:eastAsia="宋体" w:hAnsi="宋体" w:cs="宋体" w:hint="eastAsia"/>
                <w:color w:val="000000"/>
                <w:kern w:val="0"/>
                <w:sz w:val="22"/>
                <w:rPrChange w:id="2098" w:author="zhangph" w:date="2017-06-16T15:02:00Z">
                  <w:rPr>
                    <w:ins w:id="2099" w:author="zhangph" w:date="2017-06-16T15:02:00Z"/>
                    <w:rFonts w:hint="eastAsia"/>
                  </w:rPr>
                </w:rPrChange>
              </w:rPr>
              <w:pPrChange w:id="2100" w:author="zhangph" w:date="2017-06-16T15:02:00Z">
                <w:pPr/>
              </w:pPrChange>
            </w:pPr>
            <w:ins w:id="2101" w:author="zhangph" w:date="2017-06-16T15:02:00Z">
              <w:r w:rsidRPr="00555323">
                <w:rPr>
                  <w:rFonts w:ascii="宋体" w:eastAsia="宋体" w:hAnsi="宋体" w:cs="宋体" w:hint="eastAsia"/>
                  <w:color w:val="000000"/>
                  <w:kern w:val="0"/>
                  <w:sz w:val="22"/>
                  <w:rPrChange w:id="2102" w:author="zhangph" w:date="2017-06-16T15:02:00Z">
                    <w:rPr>
                      <w:rFonts w:hint="eastAsia"/>
                    </w:rPr>
                  </w:rPrChange>
                </w:rPr>
                <w:t>身份证号码</w:t>
              </w:r>
            </w:ins>
          </w:p>
        </w:tc>
        <w:tc>
          <w:tcPr>
            <w:tcW w:w="94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103" w:author="zhangph" w:date="2017-06-16T15:02:00Z"/>
                <w:rFonts w:ascii="宋体" w:eastAsia="宋体" w:hAnsi="宋体" w:cs="宋体" w:hint="eastAsia"/>
                <w:color w:val="000000"/>
                <w:kern w:val="0"/>
                <w:sz w:val="22"/>
                <w:rPrChange w:id="2104" w:author="zhangph" w:date="2017-06-16T15:02:00Z">
                  <w:rPr>
                    <w:ins w:id="2105" w:author="zhangph" w:date="2017-06-16T15:02:00Z"/>
                    <w:rFonts w:hint="eastAsia"/>
                  </w:rPr>
                </w:rPrChange>
              </w:rPr>
              <w:pPrChange w:id="2106" w:author="zhangph" w:date="2017-06-16T15:02:00Z">
                <w:pPr/>
              </w:pPrChange>
            </w:pPr>
            <w:ins w:id="2107" w:author="zhangph" w:date="2017-06-16T15:02:00Z">
              <w:r w:rsidRPr="00555323">
                <w:rPr>
                  <w:rFonts w:ascii="宋体" w:eastAsia="宋体" w:hAnsi="宋体" w:cs="宋体" w:hint="eastAsia"/>
                  <w:color w:val="000000"/>
                  <w:kern w:val="0"/>
                  <w:sz w:val="22"/>
                  <w:rPrChange w:id="2108" w:author="zhangph" w:date="2017-06-16T15:02:00Z">
                    <w:rPr>
                      <w:rFonts w:hint="eastAsia"/>
                    </w:rPr>
                  </w:rPrChange>
                </w:rPr>
                <w:t xml:space="preserve">　</w:t>
              </w:r>
            </w:ins>
          </w:p>
        </w:tc>
        <w:tc>
          <w:tcPr>
            <w:tcW w:w="785" w:type="dxa"/>
            <w:tcBorders>
              <w:top w:val="nil"/>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2109" w:author="zhangph" w:date="2017-06-16T15:02:00Z"/>
                <w:rFonts w:ascii="宋体" w:eastAsia="宋体" w:hAnsi="宋体" w:cs="宋体" w:hint="eastAsia"/>
                <w:color w:val="000000"/>
                <w:kern w:val="0"/>
                <w:sz w:val="22"/>
                <w:rPrChange w:id="2110" w:author="zhangph" w:date="2017-06-16T15:02:00Z">
                  <w:rPr>
                    <w:ins w:id="2111" w:author="zhangph" w:date="2017-06-16T15:02:00Z"/>
                    <w:rFonts w:hint="eastAsia"/>
                  </w:rPr>
                </w:rPrChange>
              </w:rPr>
              <w:pPrChange w:id="2112" w:author="zhangph" w:date="2017-06-16T15:02:00Z">
                <w:pPr/>
              </w:pPrChange>
            </w:pPr>
            <w:ins w:id="2113" w:author="zhangph" w:date="2017-06-16T15:02:00Z">
              <w:r w:rsidRPr="00555323">
                <w:rPr>
                  <w:rFonts w:ascii="宋体" w:eastAsia="宋体" w:hAnsi="宋体" w:cs="宋体" w:hint="eastAsia"/>
                  <w:color w:val="000000"/>
                  <w:kern w:val="0"/>
                  <w:sz w:val="22"/>
                  <w:rPrChange w:id="2114" w:author="zhangph" w:date="2017-06-16T15:02:00Z">
                    <w:rPr>
                      <w:rFonts w:hint="eastAsia"/>
                    </w:rPr>
                  </w:rPrChange>
                </w:rPr>
                <w:t xml:space="preserve">　</w:t>
              </w:r>
            </w:ins>
          </w:p>
        </w:tc>
      </w:tr>
      <w:tr w:rsidR="00555323" w:rsidRPr="00555323" w:rsidTr="00555323">
        <w:trPr>
          <w:divId w:val="1434084339"/>
          <w:trHeight w:val="222"/>
          <w:ins w:id="2115"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2116" w:author="zhangph" w:date="2017-06-16T15:02:00Z"/>
                <w:rFonts w:ascii="宋体" w:eastAsia="宋体" w:hAnsi="宋体" w:cs="宋体"/>
                <w:color w:val="000000"/>
                <w:kern w:val="0"/>
                <w:sz w:val="22"/>
                <w:rPrChange w:id="2117" w:author="zhangph" w:date="2017-06-16T15:02:00Z">
                  <w:rPr>
                    <w:ins w:id="2118" w:author="zhangph" w:date="2017-06-16T15:02:00Z"/>
                  </w:rPr>
                </w:rPrChange>
              </w:rPr>
              <w:pPrChange w:id="2119" w:author="zhangph" w:date="2017-06-16T15:02:00Z">
                <w:pPr/>
              </w:pPrChange>
            </w:pPr>
          </w:p>
        </w:tc>
        <w:tc>
          <w:tcPr>
            <w:tcW w:w="184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2120" w:author="zhangph" w:date="2017-06-16T15:02:00Z"/>
                <w:rFonts w:ascii="宋体" w:eastAsia="宋体" w:hAnsi="宋体" w:cs="宋体"/>
                <w:color w:val="000000"/>
                <w:kern w:val="0"/>
                <w:sz w:val="22"/>
                <w:rPrChange w:id="2121" w:author="zhangph" w:date="2017-06-16T15:02:00Z">
                  <w:rPr>
                    <w:ins w:id="2122" w:author="zhangph" w:date="2017-06-16T15:02:00Z"/>
                  </w:rPr>
                </w:rPrChange>
              </w:rPr>
              <w:pPrChange w:id="2123" w:author="zhangph" w:date="2017-06-16T15:02:00Z">
                <w:pPr/>
              </w:pPrChange>
            </w:pPr>
          </w:p>
        </w:tc>
        <w:tc>
          <w:tcPr>
            <w:tcW w:w="2977"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2124" w:author="zhangph" w:date="2017-06-16T15:02:00Z"/>
                <w:rFonts w:ascii="宋体" w:eastAsia="宋体" w:hAnsi="宋体" w:cs="宋体"/>
                <w:color w:val="000000"/>
                <w:kern w:val="0"/>
                <w:sz w:val="22"/>
                <w:rPrChange w:id="2125" w:author="zhangph" w:date="2017-06-16T15:02:00Z">
                  <w:rPr>
                    <w:ins w:id="2126" w:author="zhangph" w:date="2017-06-16T15:02:00Z"/>
                  </w:rPr>
                </w:rPrChange>
              </w:rPr>
              <w:pPrChange w:id="2127" w:author="zhangph" w:date="2017-06-16T15:02:00Z">
                <w:pPr/>
              </w:pPrChange>
            </w:pPr>
          </w:p>
        </w:tc>
        <w:tc>
          <w:tcPr>
            <w:tcW w:w="1843"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128" w:author="zhangph" w:date="2017-06-16T15:02:00Z"/>
                <w:rFonts w:ascii="宋体" w:eastAsia="宋体" w:hAnsi="宋体" w:cs="宋体" w:hint="eastAsia"/>
                <w:color w:val="000000"/>
                <w:kern w:val="0"/>
                <w:sz w:val="22"/>
                <w:rPrChange w:id="2129" w:author="zhangph" w:date="2017-06-16T15:02:00Z">
                  <w:rPr>
                    <w:ins w:id="2130" w:author="zhangph" w:date="2017-06-16T15:02:00Z"/>
                    <w:rFonts w:hint="eastAsia"/>
                  </w:rPr>
                </w:rPrChange>
              </w:rPr>
              <w:pPrChange w:id="2131" w:author="zhangph" w:date="2017-06-16T15:02:00Z">
                <w:pPr/>
              </w:pPrChange>
            </w:pPr>
            <w:ins w:id="2132" w:author="zhangph" w:date="2017-06-16T15:02:00Z">
              <w:r w:rsidRPr="00555323">
                <w:rPr>
                  <w:rFonts w:ascii="宋体" w:eastAsia="宋体" w:hAnsi="宋体" w:cs="宋体" w:hint="eastAsia"/>
                  <w:color w:val="000000"/>
                  <w:kern w:val="0"/>
                  <w:sz w:val="22"/>
                  <w:rPrChange w:id="2133" w:author="zhangph" w:date="2017-06-16T15:02:00Z">
                    <w:rPr>
                      <w:rFonts w:hint="eastAsia"/>
                    </w:rPr>
                  </w:rPrChange>
                </w:rPr>
                <w:t>是否有房</w:t>
              </w:r>
            </w:ins>
          </w:p>
        </w:tc>
        <w:tc>
          <w:tcPr>
            <w:tcW w:w="94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134" w:author="zhangph" w:date="2017-06-16T15:02:00Z"/>
                <w:rFonts w:ascii="宋体" w:eastAsia="宋体" w:hAnsi="宋体" w:cs="宋体" w:hint="eastAsia"/>
                <w:color w:val="000000"/>
                <w:kern w:val="0"/>
                <w:sz w:val="22"/>
                <w:rPrChange w:id="2135" w:author="zhangph" w:date="2017-06-16T15:02:00Z">
                  <w:rPr>
                    <w:ins w:id="2136" w:author="zhangph" w:date="2017-06-16T15:02:00Z"/>
                    <w:rFonts w:hint="eastAsia"/>
                  </w:rPr>
                </w:rPrChange>
              </w:rPr>
              <w:pPrChange w:id="2137" w:author="zhangph" w:date="2017-06-16T15:02:00Z">
                <w:pPr/>
              </w:pPrChange>
            </w:pPr>
            <w:ins w:id="2138" w:author="zhangph" w:date="2017-06-16T15:02:00Z">
              <w:r w:rsidRPr="00555323">
                <w:rPr>
                  <w:rFonts w:ascii="宋体" w:eastAsia="宋体" w:hAnsi="宋体" w:cs="宋体" w:hint="eastAsia"/>
                  <w:color w:val="000000"/>
                  <w:kern w:val="0"/>
                  <w:sz w:val="22"/>
                  <w:rPrChange w:id="2139" w:author="zhangph" w:date="2017-06-16T15:02:00Z">
                    <w:rPr>
                      <w:rFonts w:hint="eastAsia"/>
                    </w:rPr>
                  </w:rPrChange>
                </w:rPr>
                <w:t>"</w:t>
              </w:r>
              <w:r w:rsidRPr="00555323">
                <w:rPr>
                  <w:rFonts w:ascii="宋体" w:eastAsia="宋体" w:hAnsi="宋体" w:cs="宋体" w:hint="eastAsia"/>
                  <w:color w:val="000000"/>
                  <w:kern w:val="0"/>
                  <w:sz w:val="22"/>
                  <w:rPrChange w:id="2140" w:author="zhangph" w:date="2017-06-16T15:02:00Z">
                    <w:rPr>
                      <w:rFonts w:hint="eastAsia"/>
                    </w:rPr>
                  </w:rPrChange>
                </w:rPr>
                <w:t>是</w:t>
              </w:r>
              <w:r w:rsidRPr="00555323">
                <w:rPr>
                  <w:rFonts w:ascii="宋体" w:eastAsia="宋体" w:hAnsi="宋体" w:cs="宋体" w:hint="eastAsia"/>
                  <w:color w:val="000000"/>
                  <w:kern w:val="0"/>
                  <w:sz w:val="22"/>
                  <w:rPrChange w:id="2141" w:author="zhangph" w:date="2017-06-16T15:02:00Z">
                    <w:rPr>
                      <w:rFonts w:hint="eastAsia"/>
                    </w:rPr>
                  </w:rPrChange>
                </w:rPr>
                <w:t>"</w:t>
              </w:r>
            </w:ins>
          </w:p>
        </w:tc>
        <w:tc>
          <w:tcPr>
            <w:tcW w:w="785" w:type="dxa"/>
            <w:tcBorders>
              <w:top w:val="nil"/>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2142" w:author="zhangph" w:date="2017-06-16T15:02:00Z"/>
                <w:rFonts w:ascii="宋体" w:eastAsia="宋体" w:hAnsi="宋体" w:cs="宋体" w:hint="eastAsia"/>
                <w:color w:val="000000"/>
                <w:kern w:val="0"/>
                <w:sz w:val="22"/>
                <w:rPrChange w:id="2143" w:author="zhangph" w:date="2017-06-16T15:02:00Z">
                  <w:rPr>
                    <w:ins w:id="2144" w:author="zhangph" w:date="2017-06-16T15:02:00Z"/>
                    <w:rFonts w:hint="eastAsia"/>
                  </w:rPr>
                </w:rPrChange>
              </w:rPr>
              <w:pPrChange w:id="2145" w:author="zhangph" w:date="2017-06-16T15:02:00Z">
                <w:pPr/>
              </w:pPrChange>
            </w:pPr>
            <w:ins w:id="2146" w:author="zhangph" w:date="2017-06-16T15:02:00Z">
              <w:r w:rsidRPr="00555323">
                <w:rPr>
                  <w:rFonts w:ascii="宋体" w:eastAsia="宋体" w:hAnsi="宋体" w:cs="宋体" w:hint="eastAsia"/>
                  <w:color w:val="000000"/>
                  <w:kern w:val="0"/>
                  <w:sz w:val="22"/>
                  <w:rPrChange w:id="2147" w:author="zhangph" w:date="2017-06-16T15:02:00Z">
                    <w:rPr>
                      <w:rFonts w:hint="eastAsia"/>
                    </w:rPr>
                  </w:rPrChange>
                </w:rPr>
                <w:t>市云</w:t>
              </w:r>
            </w:ins>
          </w:p>
        </w:tc>
      </w:tr>
      <w:tr w:rsidR="00555323" w:rsidRPr="00555323" w:rsidTr="00555323">
        <w:trPr>
          <w:divId w:val="1434084339"/>
          <w:trHeight w:val="222"/>
          <w:ins w:id="2148" w:author="zhangph" w:date="2017-06-16T15:02:00Z"/>
        </w:trPr>
        <w:tc>
          <w:tcPr>
            <w:tcW w:w="557"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left"/>
              <w:rPr>
                <w:ins w:id="2149" w:author="zhangph" w:date="2017-06-16T15:02:00Z"/>
                <w:rFonts w:ascii="宋体" w:eastAsia="宋体" w:hAnsi="宋体" w:cs="宋体" w:hint="eastAsia"/>
                <w:color w:val="000000"/>
                <w:kern w:val="0"/>
                <w:sz w:val="22"/>
                <w:rPrChange w:id="2150" w:author="zhangph" w:date="2017-06-16T15:02:00Z">
                  <w:rPr>
                    <w:ins w:id="2151" w:author="zhangph" w:date="2017-06-16T15:02:00Z"/>
                    <w:rFonts w:hint="eastAsia"/>
                  </w:rPr>
                </w:rPrChange>
              </w:rPr>
              <w:pPrChange w:id="2152" w:author="zhangph" w:date="2017-06-16T15:02:00Z">
                <w:pPr/>
              </w:pPrChange>
            </w:pPr>
            <w:ins w:id="2153" w:author="zhangph" w:date="2017-06-16T15:02:00Z">
              <w:r w:rsidRPr="00555323">
                <w:rPr>
                  <w:rFonts w:ascii="宋体" w:eastAsia="宋体" w:hAnsi="宋体" w:cs="宋体" w:hint="eastAsia"/>
                  <w:color w:val="000000"/>
                  <w:kern w:val="0"/>
                  <w:sz w:val="22"/>
                  <w:rPrChange w:id="2154" w:author="zhangph" w:date="2017-06-16T15:02:00Z">
                    <w:rPr>
                      <w:rFonts w:hint="eastAsia"/>
                    </w:rPr>
                  </w:rPrChange>
                </w:rPr>
                <w:t>2</w:t>
              </w:r>
            </w:ins>
          </w:p>
        </w:tc>
        <w:tc>
          <w:tcPr>
            <w:tcW w:w="1843"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left"/>
              <w:rPr>
                <w:ins w:id="2155" w:author="zhangph" w:date="2017-06-16T15:02:00Z"/>
                <w:rFonts w:ascii="宋体" w:eastAsia="宋体" w:hAnsi="宋体" w:cs="宋体" w:hint="eastAsia"/>
                <w:color w:val="000000"/>
                <w:kern w:val="0"/>
                <w:sz w:val="22"/>
                <w:rPrChange w:id="2156" w:author="zhangph" w:date="2017-06-16T15:02:00Z">
                  <w:rPr>
                    <w:ins w:id="2157" w:author="zhangph" w:date="2017-06-16T15:02:00Z"/>
                    <w:rFonts w:hint="eastAsia"/>
                  </w:rPr>
                </w:rPrChange>
              </w:rPr>
              <w:pPrChange w:id="2158" w:author="zhangph" w:date="2017-06-16T15:02:00Z">
                <w:pPr/>
              </w:pPrChange>
            </w:pPr>
            <w:ins w:id="2159" w:author="zhangph" w:date="2017-06-16T15:02:00Z">
              <w:r w:rsidRPr="00555323">
                <w:rPr>
                  <w:rFonts w:ascii="宋体" w:eastAsia="宋体" w:hAnsi="宋体" w:cs="宋体" w:hint="eastAsia"/>
                  <w:color w:val="000000"/>
                  <w:kern w:val="0"/>
                  <w:sz w:val="22"/>
                  <w:rPrChange w:id="2160" w:author="zhangph" w:date="2017-06-16T15:02:00Z">
                    <w:rPr>
                      <w:rFonts w:hint="eastAsia"/>
                    </w:rPr>
                  </w:rPrChange>
                </w:rPr>
                <w:t>机动车登记表</w:t>
              </w:r>
            </w:ins>
          </w:p>
        </w:tc>
        <w:tc>
          <w:tcPr>
            <w:tcW w:w="2977"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left"/>
              <w:rPr>
                <w:ins w:id="2161" w:author="zhangph" w:date="2017-06-16T15:02:00Z"/>
                <w:rFonts w:ascii="宋体" w:eastAsia="宋体" w:hAnsi="宋体" w:cs="宋体" w:hint="eastAsia"/>
                <w:color w:val="000000"/>
                <w:kern w:val="0"/>
                <w:sz w:val="22"/>
                <w:rPrChange w:id="2162" w:author="zhangph" w:date="2017-06-16T15:02:00Z">
                  <w:rPr>
                    <w:ins w:id="2163" w:author="zhangph" w:date="2017-06-16T15:02:00Z"/>
                    <w:rFonts w:hint="eastAsia"/>
                  </w:rPr>
                </w:rPrChange>
              </w:rPr>
              <w:pPrChange w:id="2164" w:author="zhangph" w:date="2017-06-16T15:02:00Z">
                <w:pPr/>
              </w:pPrChange>
            </w:pPr>
            <w:proofErr w:type="spellStart"/>
            <w:ins w:id="2165" w:author="zhangph" w:date="2017-06-16T15:02:00Z">
              <w:r w:rsidRPr="00555323">
                <w:rPr>
                  <w:rFonts w:ascii="宋体" w:eastAsia="宋体" w:hAnsi="宋体" w:cs="宋体" w:hint="eastAsia"/>
                  <w:color w:val="000000"/>
                  <w:kern w:val="0"/>
                  <w:sz w:val="22"/>
                  <w:rPrChange w:id="2166" w:author="zhangph" w:date="2017-06-16T15:02:00Z">
                    <w:rPr>
                      <w:rFonts w:hint="eastAsia"/>
                    </w:rPr>
                  </w:rPrChange>
                </w:rPr>
                <w:t>gazhk_JTXT_HZJDCXX_NEW</w:t>
              </w:r>
              <w:proofErr w:type="spellEnd"/>
            </w:ins>
          </w:p>
        </w:tc>
        <w:tc>
          <w:tcPr>
            <w:tcW w:w="1843"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167" w:author="zhangph" w:date="2017-06-16T15:02:00Z"/>
                <w:rFonts w:ascii="宋体" w:eastAsia="宋体" w:hAnsi="宋体" w:cs="宋体" w:hint="eastAsia"/>
                <w:color w:val="000000"/>
                <w:kern w:val="0"/>
                <w:sz w:val="22"/>
                <w:rPrChange w:id="2168" w:author="zhangph" w:date="2017-06-16T15:02:00Z">
                  <w:rPr>
                    <w:ins w:id="2169" w:author="zhangph" w:date="2017-06-16T15:02:00Z"/>
                    <w:rFonts w:hint="eastAsia"/>
                  </w:rPr>
                </w:rPrChange>
              </w:rPr>
              <w:pPrChange w:id="2170" w:author="zhangph" w:date="2017-06-16T15:02:00Z">
                <w:pPr/>
              </w:pPrChange>
            </w:pPr>
            <w:ins w:id="2171" w:author="zhangph" w:date="2017-06-16T15:02:00Z">
              <w:r w:rsidRPr="00555323">
                <w:rPr>
                  <w:rFonts w:ascii="宋体" w:eastAsia="宋体" w:hAnsi="宋体" w:cs="宋体" w:hint="eastAsia"/>
                  <w:color w:val="000000"/>
                  <w:kern w:val="0"/>
                  <w:sz w:val="22"/>
                  <w:rPrChange w:id="2172" w:author="zhangph" w:date="2017-06-16T15:02:00Z">
                    <w:rPr>
                      <w:rFonts w:hint="eastAsia"/>
                    </w:rPr>
                  </w:rPrChange>
                </w:rPr>
                <w:t>身份证号码</w:t>
              </w:r>
            </w:ins>
          </w:p>
        </w:tc>
        <w:tc>
          <w:tcPr>
            <w:tcW w:w="94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173" w:author="zhangph" w:date="2017-06-16T15:02:00Z"/>
                <w:rFonts w:ascii="宋体" w:eastAsia="宋体" w:hAnsi="宋体" w:cs="宋体" w:hint="eastAsia"/>
                <w:color w:val="000000"/>
                <w:kern w:val="0"/>
                <w:sz w:val="22"/>
                <w:rPrChange w:id="2174" w:author="zhangph" w:date="2017-06-16T15:02:00Z">
                  <w:rPr>
                    <w:ins w:id="2175" w:author="zhangph" w:date="2017-06-16T15:02:00Z"/>
                    <w:rFonts w:hint="eastAsia"/>
                  </w:rPr>
                </w:rPrChange>
              </w:rPr>
              <w:pPrChange w:id="2176" w:author="zhangph" w:date="2017-06-16T15:02:00Z">
                <w:pPr/>
              </w:pPrChange>
            </w:pPr>
            <w:ins w:id="2177" w:author="zhangph" w:date="2017-06-16T15:02:00Z">
              <w:r w:rsidRPr="00555323">
                <w:rPr>
                  <w:rFonts w:ascii="宋体" w:eastAsia="宋体" w:hAnsi="宋体" w:cs="宋体" w:hint="eastAsia"/>
                  <w:color w:val="000000"/>
                  <w:kern w:val="0"/>
                  <w:sz w:val="22"/>
                  <w:rPrChange w:id="2178" w:author="zhangph" w:date="2017-06-16T15:02:00Z">
                    <w:rPr>
                      <w:rFonts w:hint="eastAsia"/>
                    </w:rPr>
                  </w:rPrChange>
                </w:rPr>
                <w:t xml:space="preserve">　</w:t>
              </w:r>
            </w:ins>
          </w:p>
        </w:tc>
        <w:tc>
          <w:tcPr>
            <w:tcW w:w="785" w:type="dxa"/>
            <w:tcBorders>
              <w:top w:val="nil"/>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2179" w:author="zhangph" w:date="2017-06-16T15:02:00Z"/>
                <w:rFonts w:ascii="宋体" w:eastAsia="宋体" w:hAnsi="宋体" w:cs="宋体" w:hint="eastAsia"/>
                <w:color w:val="000000"/>
                <w:kern w:val="0"/>
                <w:sz w:val="22"/>
                <w:rPrChange w:id="2180" w:author="zhangph" w:date="2017-06-16T15:02:00Z">
                  <w:rPr>
                    <w:ins w:id="2181" w:author="zhangph" w:date="2017-06-16T15:02:00Z"/>
                    <w:rFonts w:hint="eastAsia"/>
                  </w:rPr>
                </w:rPrChange>
              </w:rPr>
              <w:pPrChange w:id="2182" w:author="zhangph" w:date="2017-06-16T15:02:00Z">
                <w:pPr/>
              </w:pPrChange>
            </w:pPr>
            <w:ins w:id="2183" w:author="zhangph" w:date="2017-06-16T15:02:00Z">
              <w:r w:rsidRPr="00555323">
                <w:rPr>
                  <w:rFonts w:ascii="宋体" w:eastAsia="宋体" w:hAnsi="宋体" w:cs="宋体" w:hint="eastAsia"/>
                  <w:color w:val="000000"/>
                  <w:kern w:val="0"/>
                  <w:sz w:val="22"/>
                  <w:rPrChange w:id="2184" w:author="zhangph" w:date="2017-06-16T15:02:00Z">
                    <w:rPr>
                      <w:rFonts w:hint="eastAsia"/>
                    </w:rPr>
                  </w:rPrChange>
                </w:rPr>
                <w:t xml:space="preserve">　</w:t>
              </w:r>
            </w:ins>
          </w:p>
        </w:tc>
      </w:tr>
      <w:tr w:rsidR="00555323" w:rsidRPr="00555323" w:rsidTr="00555323">
        <w:trPr>
          <w:divId w:val="1434084339"/>
          <w:trHeight w:val="222"/>
          <w:ins w:id="2185" w:author="zhangph" w:date="2017-06-16T15:02:00Z"/>
        </w:trPr>
        <w:tc>
          <w:tcPr>
            <w:tcW w:w="557"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2186" w:author="zhangph" w:date="2017-06-16T15:02:00Z"/>
                <w:rFonts w:ascii="宋体" w:eastAsia="宋体" w:hAnsi="宋体" w:cs="宋体"/>
                <w:color w:val="000000"/>
                <w:kern w:val="0"/>
                <w:sz w:val="22"/>
                <w:rPrChange w:id="2187" w:author="zhangph" w:date="2017-06-16T15:02:00Z">
                  <w:rPr>
                    <w:ins w:id="2188" w:author="zhangph" w:date="2017-06-16T15:02:00Z"/>
                  </w:rPr>
                </w:rPrChange>
              </w:rPr>
              <w:pPrChange w:id="2189" w:author="zhangph" w:date="2017-06-16T15:02:00Z">
                <w:pPr/>
              </w:pPrChange>
            </w:pPr>
          </w:p>
        </w:tc>
        <w:tc>
          <w:tcPr>
            <w:tcW w:w="1843"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2190" w:author="zhangph" w:date="2017-06-16T15:02:00Z"/>
                <w:rFonts w:ascii="宋体" w:eastAsia="宋体" w:hAnsi="宋体" w:cs="宋体"/>
                <w:color w:val="000000"/>
                <w:kern w:val="0"/>
                <w:sz w:val="22"/>
                <w:rPrChange w:id="2191" w:author="zhangph" w:date="2017-06-16T15:02:00Z">
                  <w:rPr>
                    <w:ins w:id="2192" w:author="zhangph" w:date="2017-06-16T15:02:00Z"/>
                  </w:rPr>
                </w:rPrChange>
              </w:rPr>
              <w:pPrChange w:id="2193" w:author="zhangph" w:date="2017-06-16T15:02:00Z">
                <w:pPr/>
              </w:pPrChange>
            </w:pPr>
          </w:p>
        </w:tc>
        <w:tc>
          <w:tcPr>
            <w:tcW w:w="2977"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2194" w:author="zhangph" w:date="2017-06-16T15:02:00Z"/>
                <w:rFonts w:ascii="宋体" w:eastAsia="宋体" w:hAnsi="宋体" w:cs="宋体"/>
                <w:color w:val="000000"/>
                <w:kern w:val="0"/>
                <w:sz w:val="22"/>
                <w:rPrChange w:id="2195" w:author="zhangph" w:date="2017-06-16T15:02:00Z">
                  <w:rPr>
                    <w:ins w:id="2196" w:author="zhangph" w:date="2017-06-16T15:02:00Z"/>
                  </w:rPr>
                </w:rPrChange>
              </w:rPr>
              <w:pPrChange w:id="2197" w:author="zhangph" w:date="2017-06-16T15:02:00Z">
                <w:pPr/>
              </w:pPrChange>
            </w:pPr>
          </w:p>
        </w:tc>
        <w:tc>
          <w:tcPr>
            <w:tcW w:w="1843"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2198" w:author="zhangph" w:date="2017-06-16T15:02:00Z"/>
                <w:rFonts w:ascii="宋体" w:eastAsia="宋体" w:hAnsi="宋体" w:cs="宋体" w:hint="eastAsia"/>
                <w:color w:val="000000"/>
                <w:kern w:val="0"/>
                <w:sz w:val="22"/>
                <w:rPrChange w:id="2199" w:author="zhangph" w:date="2017-06-16T15:02:00Z">
                  <w:rPr>
                    <w:ins w:id="2200" w:author="zhangph" w:date="2017-06-16T15:02:00Z"/>
                    <w:rFonts w:hint="eastAsia"/>
                  </w:rPr>
                </w:rPrChange>
              </w:rPr>
              <w:pPrChange w:id="2201" w:author="zhangph" w:date="2017-06-16T15:02:00Z">
                <w:pPr/>
              </w:pPrChange>
            </w:pPr>
            <w:ins w:id="2202" w:author="zhangph" w:date="2017-06-16T15:02:00Z">
              <w:r w:rsidRPr="00555323">
                <w:rPr>
                  <w:rFonts w:ascii="宋体" w:eastAsia="宋体" w:hAnsi="宋体" w:cs="宋体" w:hint="eastAsia"/>
                  <w:color w:val="000000"/>
                  <w:kern w:val="0"/>
                  <w:sz w:val="22"/>
                  <w:rPrChange w:id="2203" w:author="zhangph" w:date="2017-06-16T15:02:00Z">
                    <w:rPr>
                      <w:rFonts w:hint="eastAsia"/>
                    </w:rPr>
                  </w:rPrChange>
                </w:rPr>
                <w:t>机动车号牌号码</w:t>
              </w:r>
            </w:ins>
          </w:p>
        </w:tc>
        <w:tc>
          <w:tcPr>
            <w:tcW w:w="941"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2204" w:author="zhangph" w:date="2017-06-16T15:02:00Z"/>
                <w:rFonts w:ascii="宋体" w:eastAsia="宋体" w:hAnsi="宋体" w:cs="宋体" w:hint="eastAsia"/>
                <w:color w:val="000000"/>
                <w:kern w:val="0"/>
                <w:sz w:val="22"/>
                <w:rPrChange w:id="2205" w:author="zhangph" w:date="2017-06-16T15:02:00Z">
                  <w:rPr>
                    <w:ins w:id="2206" w:author="zhangph" w:date="2017-06-16T15:02:00Z"/>
                    <w:rFonts w:hint="eastAsia"/>
                  </w:rPr>
                </w:rPrChange>
              </w:rPr>
              <w:pPrChange w:id="2207" w:author="zhangph" w:date="2017-06-16T15:02:00Z">
                <w:pPr/>
              </w:pPrChange>
            </w:pPr>
            <w:ins w:id="2208" w:author="zhangph" w:date="2017-06-16T15:02:00Z">
              <w:r w:rsidRPr="00555323">
                <w:rPr>
                  <w:rFonts w:ascii="宋体" w:eastAsia="宋体" w:hAnsi="宋体" w:cs="宋体" w:hint="eastAsia"/>
                  <w:color w:val="000000"/>
                  <w:kern w:val="0"/>
                  <w:sz w:val="22"/>
                  <w:rPrChange w:id="2209" w:author="zhangph" w:date="2017-06-16T15:02:00Z">
                    <w:rPr>
                      <w:rFonts w:hint="eastAsia"/>
                    </w:rPr>
                  </w:rPrChange>
                </w:rPr>
                <w:t xml:space="preserve">　</w:t>
              </w:r>
            </w:ins>
          </w:p>
        </w:tc>
        <w:tc>
          <w:tcPr>
            <w:tcW w:w="785" w:type="dxa"/>
            <w:tcBorders>
              <w:top w:val="nil"/>
              <w:left w:val="nil"/>
              <w:bottom w:val="nil"/>
              <w:right w:val="single" w:sz="8" w:space="0" w:color="auto"/>
            </w:tcBorders>
            <w:shd w:val="clear" w:color="auto" w:fill="auto"/>
            <w:noWrap/>
            <w:vAlign w:val="center"/>
            <w:hideMark/>
          </w:tcPr>
          <w:p w:rsidR="00555323" w:rsidRPr="00555323" w:rsidRDefault="00555323" w:rsidP="00555323">
            <w:pPr>
              <w:widowControl/>
              <w:jc w:val="left"/>
              <w:rPr>
                <w:ins w:id="2210" w:author="zhangph" w:date="2017-06-16T15:02:00Z"/>
                <w:rFonts w:ascii="宋体" w:eastAsia="宋体" w:hAnsi="宋体" w:cs="宋体" w:hint="eastAsia"/>
                <w:color w:val="000000"/>
                <w:kern w:val="0"/>
                <w:sz w:val="22"/>
                <w:rPrChange w:id="2211" w:author="zhangph" w:date="2017-06-16T15:02:00Z">
                  <w:rPr>
                    <w:ins w:id="2212" w:author="zhangph" w:date="2017-06-16T15:02:00Z"/>
                    <w:rFonts w:hint="eastAsia"/>
                  </w:rPr>
                </w:rPrChange>
              </w:rPr>
              <w:pPrChange w:id="2213" w:author="zhangph" w:date="2017-06-16T15:02:00Z">
                <w:pPr/>
              </w:pPrChange>
            </w:pPr>
            <w:ins w:id="2214" w:author="zhangph" w:date="2017-06-16T15:02:00Z">
              <w:r w:rsidRPr="00555323">
                <w:rPr>
                  <w:rFonts w:ascii="宋体" w:eastAsia="宋体" w:hAnsi="宋体" w:cs="宋体" w:hint="eastAsia"/>
                  <w:color w:val="000000"/>
                  <w:kern w:val="0"/>
                  <w:sz w:val="22"/>
                  <w:rPrChange w:id="2215" w:author="zhangph" w:date="2017-06-16T15:02:00Z">
                    <w:rPr>
                      <w:rFonts w:hint="eastAsia"/>
                    </w:rPr>
                  </w:rPrChange>
                </w:rPr>
                <w:t xml:space="preserve">　</w:t>
              </w:r>
            </w:ins>
          </w:p>
        </w:tc>
      </w:tr>
      <w:tr w:rsidR="00555323" w:rsidRPr="00555323" w:rsidTr="00555323">
        <w:trPr>
          <w:divId w:val="1434084339"/>
          <w:trHeight w:val="234"/>
          <w:ins w:id="2216" w:author="zhangph" w:date="2017-06-16T15:02:00Z"/>
        </w:trPr>
        <w:tc>
          <w:tcPr>
            <w:tcW w:w="557"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2217" w:author="zhangph" w:date="2017-06-16T15:02:00Z"/>
                <w:rFonts w:ascii="宋体" w:eastAsia="宋体" w:hAnsi="宋体" w:cs="宋体"/>
                <w:color w:val="000000"/>
                <w:kern w:val="0"/>
                <w:sz w:val="22"/>
                <w:rPrChange w:id="2218" w:author="zhangph" w:date="2017-06-16T15:02:00Z">
                  <w:rPr>
                    <w:ins w:id="2219" w:author="zhangph" w:date="2017-06-16T15:02:00Z"/>
                  </w:rPr>
                </w:rPrChange>
              </w:rPr>
              <w:pPrChange w:id="2220" w:author="zhangph" w:date="2017-06-16T15:02:00Z">
                <w:pPr/>
              </w:pPrChange>
            </w:pPr>
          </w:p>
        </w:tc>
        <w:tc>
          <w:tcPr>
            <w:tcW w:w="1843"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2221" w:author="zhangph" w:date="2017-06-16T15:02:00Z"/>
                <w:rFonts w:ascii="宋体" w:eastAsia="宋体" w:hAnsi="宋体" w:cs="宋体"/>
                <w:color w:val="000000"/>
                <w:kern w:val="0"/>
                <w:sz w:val="22"/>
                <w:rPrChange w:id="2222" w:author="zhangph" w:date="2017-06-16T15:02:00Z">
                  <w:rPr>
                    <w:ins w:id="2223" w:author="zhangph" w:date="2017-06-16T15:02:00Z"/>
                  </w:rPr>
                </w:rPrChange>
              </w:rPr>
              <w:pPrChange w:id="2224" w:author="zhangph" w:date="2017-06-16T15:02:00Z">
                <w:pPr/>
              </w:pPrChange>
            </w:pPr>
          </w:p>
        </w:tc>
        <w:tc>
          <w:tcPr>
            <w:tcW w:w="2977"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2225" w:author="zhangph" w:date="2017-06-16T15:02:00Z"/>
                <w:rFonts w:ascii="宋体" w:eastAsia="宋体" w:hAnsi="宋体" w:cs="宋体"/>
                <w:color w:val="000000"/>
                <w:kern w:val="0"/>
                <w:sz w:val="22"/>
                <w:rPrChange w:id="2226" w:author="zhangph" w:date="2017-06-16T15:02:00Z">
                  <w:rPr>
                    <w:ins w:id="2227" w:author="zhangph" w:date="2017-06-16T15:02:00Z"/>
                  </w:rPr>
                </w:rPrChange>
              </w:rPr>
              <w:pPrChange w:id="2228" w:author="zhangph" w:date="2017-06-16T15:02:00Z">
                <w:pPr/>
              </w:pPrChange>
            </w:pPr>
          </w:p>
        </w:tc>
        <w:tc>
          <w:tcPr>
            <w:tcW w:w="1843" w:type="dxa"/>
            <w:tcBorders>
              <w:top w:val="single" w:sz="4" w:space="0" w:color="auto"/>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2229" w:author="zhangph" w:date="2017-06-16T15:02:00Z"/>
                <w:rFonts w:ascii="宋体" w:eastAsia="宋体" w:hAnsi="宋体" w:cs="宋体" w:hint="eastAsia"/>
                <w:color w:val="000000"/>
                <w:kern w:val="0"/>
                <w:sz w:val="22"/>
                <w:rPrChange w:id="2230" w:author="zhangph" w:date="2017-06-16T15:02:00Z">
                  <w:rPr>
                    <w:ins w:id="2231" w:author="zhangph" w:date="2017-06-16T15:02:00Z"/>
                    <w:rFonts w:hint="eastAsia"/>
                  </w:rPr>
                </w:rPrChange>
              </w:rPr>
              <w:pPrChange w:id="2232" w:author="zhangph" w:date="2017-06-16T15:02:00Z">
                <w:pPr/>
              </w:pPrChange>
            </w:pPr>
            <w:ins w:id="2233" w:author="zhangph" w:date="2017-06-16T15:02:00Z">
              <w:r w:rsidRPr="00555323">
                <w:rPr>
                  <w:rFonts w:ascii="宋体" w:eastAsia="宋体" w:hAnsi="宋体" w:cs="宋体" w:hint="eastAsia"/>
                  <w:color w:val="000000"/>
                  <w:kern w:val="0"/>
                  <w:sz w:val="22"/>
                  <w:rPrChange w:id="2234" w:author="zhangph" w:date="2017-06-16T15:02:00Z">
                    <w:rPr>
                      <w:rFonts w:hint="eastAsia"/>
                    </w:rPr>
                  </w:rPrChange>
                </w:rPr>
                <w:t>机动车状态</w:t>
              </w:r>
            </w:ins>
          </w:p>
        </w:tc>
        <w:tc>
          <w:tcPr>
            <w:tcW w:w="941" w:type="dxa"/>
            <w:tcBorders>
              <w:top w:val="single" w:sz="4" w:space="0" w:color="auto"/>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2235" w:author="zhangph" w:date="2017-06-16T15:02:00Z"/>
                <w:rFonts w:ascii="宋体" w:eastAsia="宋体" w:hAnsi="宋体" w:cs="宋体" w:hint="eastAsia"/>
                <w:color w:val="000000"/>
                <w:kern w:val="0"/>
                <w:sz w:val="22"/>
                <w:rPrChange w:id="2236" w:author="zhangph" w:date="2017-06-16T15:02:00Z">
                  <w:rPr>
                    <w:ins w:id="2237" w:author="zhangph" w:date="2017-06-16T15:02:00Z"/>
                    <w:rFonts w:hint="eastAsia"/>
                  </w:rPr>
                </w:rPrChange>
              </w:rPr>
              <w:pPrChange w:id="2238" w:author="zhangph" w:date="2017-06-16T15:02:00Z">
                <w:pPr/>
              </w:pPrChange>
            </w:pPr>
            <w:ins w:id="2239" w:author="zhangph" w:date="2017-06-16T15:02:00Z">
              <w:r w:rsidRPr="00555323">
                <w:rPr>
                  <w:rFonts w:ascii="宋体" w:eastAsia="宋体" w:hAnsi="宋体" w:cs="宋体" w:hint="eastAsia"/>
                  <w:color w:val="000000"/>
                  <w:kern w:val="0"/>
                  <w:sz w:val="22"/>
                  <w:rPrChange w:id="2240" w:author="zhangph" w:date="2017-06-16T15:02:00Z">
                    <w:rPr>
                      <w:rFonts w:hint="eastAsia"/>
                    </w:rPr>
                  </w:rPrChange>
                </w:rPr>
                <w:t>非注销</w:t>
              </w:r>
            </w:ins>
          </w:p>
        </w:tc>
        <w:tc>
          <w:tcPr>
            <w:tcW w:w="785" w:type="dxa"/>
            <w:tcBorders>
              <w:top w:val="single" w:sz="4" w:space="0" w:color="auto"/>
              <w:left w:val="nil"/>
              <w:bottom w:val="single" w:sz="8" w:space="0" w:color="auto"/>
              <w:right w:val="single" w:sz="8" w:space="0" w:color="auto"/>
            </w:tcBorders>
            <w:shd w:val="clear" w:color="auto" w:fill="auto"/>
            <w:noWrap/>
            <w:vAlign w:val="center"/>
            <w:hideMark/>
          </w:tcPr>
          <w:p w:rsidR="00555323" w:rsidRPr="00555323" w:rsidRDefault="00555323" w:rsidP="00555323">
            <w:pPr>
              <w:widowControl/>
              <w:jc w:val="left"/>
              <w:rPr>
                <w:ins w:id="2241" w:author="zhangph" w:date="2017-06-16T15:02:00Z"/>
                <w:rFonts w:ascii="宋体" w:eastAsia="宋体" w:hAnsi="宋体" w:cs="宋体" w:hint="eastAsia"/>
                <w:color w:val="000000"/>
                <w:kern w:val="0"/>
                <w:sz w:val="22"/>
                <w:rPrChange w:id="2242" w:author="zhangph" w:date="2017-06-16T15:02:00Z">
                  <w:rPr>
                    <w:ins w:id="2243" w:author="zhangph" w:date="2017-06-16T15:02:00Z"/>
                    <w:rFonts w:hint="eastAsia"/>
                  </w:rPr>
                </w:rPrChange>
              </w:rPr>
              <w:pPrChange w:id="2244" w:author="zhangph" w:date="2017-06-16T15:02:00Z">
                <w:pPr/>
              </w:pPrChange>
            </w:pPr>
            <w:ins w:id="2245" w:author="zhangph" w:date="2017-06-16T15:02:00Z">
              <w:r w:rsidRPr="00555323">
                <w:rPr>
                  <w:rFonts w:ascii="宋体" w:eastAsia="宋体" w:hAnsi="宋体" w:cs="宋体" w:hint="eastAsia"/>
                  <w:color w:val="000000"/>
                  <w:kern w:val="0"/>
                  <w:sz w:val="22"/>
                  <w:rPrChange w:id="2246" w:author="zhangph" w:date="2017-06-16T15:02:00Z">
                    <w:rPr>
                      <w:rFonts w:hint="eastAsia"/>
                    </w:rPr>
                  </w:rPrChange>
                </w:rPr>
                <w:t>市云</w:t>
              </w:r>
            </w:ins>
          </w:p>
        </w:tc>
      </w:tr>
    </w:tbl>
    <w:p w:rsidR="00F22C6A" w:rsidRPr="00F22C6A" w:rsidDel="00555323" w:rsidRDefault="00F22C6A" w:rsidP="00555323">
      <w:pPr>
        <w:pStyle w:val="11"/>
        <w:numPr>
          <w:ilvl w:val="0"/>
          <w:numId w:val="2"/>
        </w:numPr>
        <w:ind w:firstLine="480"/>
        <w:rPr>
          <w:del w:id="2247" w:author="zhangph" w:date="2017-06-16T15:02:00Z"/>
          <w:rFonts w:ascii="华文细黑" w:eastAsia="华文细黑" w:hAnsi="华文细黑" w:cs="宋体"/>
          <w:kern w:val="0"/>
          <w:sz w:val="24"/>
        </w:rPr>
        <w:pPrChange w:id="2248" w:author="zhangph" w:date="2017-06-16T15:02:00Z">
          <w:pPr>
            <w:pStyle w:val="11"/>
            <w:numPr>
              <w:numId w:val="2"/>
            </w:numPr>
            <w:ind w:left="420" w:firstLine="480"/>
          </w:pPr>
        </w:pPrChange>
      </w:pPr>
    </w:p>
    <w:tbl>
      <w:tblPr>
        <w:tblW w:w="8946" w:type="dxa"/>
        <w:tblLook w:val="04A0" w:firstRow="1" w:lastRow="0" w:firstColumn="1" w:lastColumn="0" w:noHBand="0" w:noVBand="1"/>
      </w:tblPr>
      <w:tblGrid>
        <w:gridCol w:w="557"/>
        <w:gridCol w:w="1843"/>
        <w:gridCol w:w="2977"/>
        <w:gridCol w:w="1843"/>
        <w:gridCol w:w="941"/>
        <w:gridCol w:w="785"/>
      </w:tblGrid>
      <w:tr w:rsidR="00F22C6A" w:rsidRPr="00F22C6A" w:rsidDel="00555323" w:rsidTr="00F22C6A">
        <w:trPr>
          <w:divId w:val="991105134"/>
          <w:trHeight w:val="222"/>
          <w:del w:id="2249" w:author="zhangph" w:date="2017-06-16T15:02:00Z"/>
        </w:trPr>
        <w:tc>
          <w:tcPr>
            <w:tcW w:w="55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50" w:author="zhangph" w:date="2017-06-16T15:02:00Z"/>
                <w:rFonts w:ascii="宋体" w:eastAsia="宋体" w:hAnsi="宋体" w:cs="宋体"/>
                <w:color w:val="000000"/>
                <w:kern w:val="0"/>
                <w:sz w:val="22"/>
              </w:rPr>
            </w:pPr>
            <w:del w:id="2251" w:author="zhangph" w:date="2017-06-16T15:02:00Z">
              <w:r w:rsidRPr="00F22C6A" w:rsidDel="00555323">
                <w:rPr>
                  <w:rFonts w:ascii="宋体" w:eastAsia="宋体" w:hAnsi="宋体" w:cs="宋体" w:hint="eastAsia"/>
                  <w:color w:val="000000"/>
                  <w:kern w:val="0"/>
                  <w:sz w:val="22"/>
                </w:rPr>
                <w:delText>序号</w:delText>
              </w:r>
            </w:del>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52" w:author="zhangph" w:date="2017-06-16T15:02:00Z"/>
                <w:rFonts w:ascii="宋体" w:eastAsia="宋体" w:hAnsi="宋体" w:cs="宋体"/>
                <w:color w:val="000000"/>
                <w:kern w:val="0"/>
                <w:sz w:val="22"/>
              </w:rPr>
            </w:pPr>
            <w:del w:id="2253" w:author="zhangph" w:date="2017-06-16T15:02:00Z">
              <w:r w:rsidRPr="00F22C6A" w:rsidDel="00555323">
                <w:rPr>
                  <w:rFonts w:ascii="宋体" w:eastAsia="宋体" w:hAnsi="宋体" w:cs="宋体" w:hint="eastAsia"/>
                  <w:color w:val="000000"/>
                  <w:kern w:val="0"/>
                  <w:sz w:val="22"/>
                </w:rPr>
                <w:delText>表名</w:delText>
              </w:r>
            </w:del>
          </w:p>
        </w:tc>
        <w:tc>
          <w:tcPr>
            <w:tcW w:w="2977"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54" w:author="zhangph" w:date="2017-06-16T15:02:00Z"/>
                <w:rFonts w:ascii="宋体" w:eastAsia="宋体" w:hAnsi="宋体" w:cs="宋体"/>
                <w:color w:val="000000"/>
                <w:kern w:val="0"/>
                <w:sz w:val="22"/>
              </w:rPr>
            </w:pPr>
            <w:del w:id="2255" w:author="zhangph" w:date="2017-06-16T15:02:00Z">
              <w:r w:rsidRPr="00F22C6A" w:rsidDel="00555323">
                <w:rPr>
                  <w:rFonts w:ascii="宋体" w:eastAsia="宋体" w:hAnsi="宋体" w:cs="宋体" w:hint="eastAsia"/>
                  <w:color w:val="000000"/>
                  <w:kern w:val="0"/>
                  <w:sz w:val="22"/>
                </w:rPr>
                <w:delText>英文名</w:delText>
              </w:r>
            </w:del>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56" w:author="zhangph" w:date="2017-06-16T15:02:00Z"/>
                <w:rFonts w:ascii="宋体" w:eastAsia="宋体" w:hAnsi="宋体" w:cs="宋体"/>
                <w:color w:val="000000"/>
                <w:kern w:val="0"/>
                <w:sz w:val="22"/>
              </w:rPr>
            </w:pPr>
            <w:del w:id="2257" w:author="zhangph" w:date="2017-06-16T15:02:00Z">
              <w:r w:rsidRPr="00F22C6A" w:rsidDel="00555323">
                <w:rPr>
                  <w:rFonts w:ascii="宋体" w:eastAsia="宋体" w:hAnsi="宋体" w:cs="宋体" w:hint="eastAsia"/>
                  <w:color w:val="000000"/>
                  <w:kern w:val="0"/>
                  <w:sz w:val="22"/>
                </w:rPr>
                <w:delText>字段</w:delText>
              </w:r>
            </w:del>
          </w:p>
        </w:tc>
        <w:tc>
          <w:tcPr>
            <w:tcW w:w="94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58" w:author="zhangph" w:date="2017-06-16T15:02:00Z"/>
                <w:rFonts w:ascii="宋体" w:eastAsia="宋体" w:hAnsi="宋体" w:cs="宋体"/>
                <w:color w:val="000000"/>
                <w:kern w:val="0"/>
                <w:sz w:val="22"/>
              </w:rPr>
            </w:pPr>
            <w:del w:id="2259" w:author="zhangph" w:date="2017-06-16T15:02:00Z">
              <w:r w:rsidRPr="00F22C6A" w:rsidDel="00555323">
                <w:rPr>
                  <w:rFonts w:ascii="宋体" w:eastAsia="宋体" w:hAnsi="宋体" w:cs="宋体" w:hint="eastAsia"/>
                  <w:color w:val="000000"/>
                  <w:kern w:val="0"/>
                  <w:sz w:val="22"/>
                </w:rPr>
                <w:delText>值</w:delText>
              </w:r>
            </w:del>
          </w:p>
        </w:tc>
        <w:tc>
          <w:tcPr>
            <w:tcW w:w="785"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2260" w:author="zhangph" w:date="2017-06-16T15:02:00Z"/>
                <w:rFonts w:ascii="宋体" w:eastAsia="宋体" w:hAnsi="宋体" w:cs="宋体"/>
                <w:color w:val="000000"/>
                <w:kern w:val="0"/>
                <w:sz w:val="22"/>
              </w:rPr>
            </w:pPr>
            <w:del w:id="2261"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991105134"/>
          <w:trHeight w:val="222"/>
          <w:del w:id="2262" w:author="zhangph" w:date="2017-06-16T15:02:00Z"/>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63" w:author="zhangph" w:date="2017-06-16T15:02:00Z"/>
                <w:rFonts w:ascii="宋体" w:eastAsia="宋体" w:hAnsi="宋体" w:cs="宋体"/>
                <w:color w:val="000000"/>
                <w:kern w:val="0"/>
                <w:sz w:val="22"/>
              </w:rPr>
            </w:pPr>
            <w:del w:id="2264" w:author="zhangph" w:date="2017-06-16T15:02:00Z">
              <w:r w:rsidRPr="00F22C6A" w:rsidDel="00555323">
                <w:rPr>
                  <w:rFonts w:ascii="宋体" w:eastAsia="宋体" w:hAnsi="宋体" w:cs="宋体" w:hint="eastAsia"/>
                  <w:color w:val="000000"/>
                  <w:kern w:val="0"/>
                  <w:sz w:val="22"/>
                </w:rPr>
                <w:delText>1</w:delText>
              </w:r>
            </w:del>
          </w:p>
        </w:tc>
        <w:tc>
          <w:tcPr>
            <w:tcW w:w="18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65" w:author="zhangph" w:date="2017-06-16T15:02:00Z"/>
                <w:rFonts w:ascii="宋体" w:eastAsia="宋体" w:hAnsi="宋体" w:cs="宋体"/>
                <w:color w:val="000000"/>
                <w:kern w:val="0"/>
                <w:sz w:val="22"/>
              </w:rPr>
            </w:pPr>
            <w:del w:id="2266" w:author="zhangph" w:date="2017-06-16T15:02:00Z">
              <w:r w:rsidRPr="00F22C6A" w:rsidDel="00555323">
                <w:rPr>
                  <w:rFonts w:ascii="宋体" w:eastAsia="宋体" w:hAnsi="宋体" w:cs="宋体" w:hint="eastAsia"/>
                  <w:color w:val="000000"/>
                  <w:kern w:val="0"/>
                  <w:sz w:val="22"/>
                </w:rPr>
                <w:delText>房屋权属登记表</w:delText>
              </w:r>
            </w:del>
          </w:p>
        </w:tc>
        <w:tc>
          <w:tcPr>
            <w:tcW w:w="29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67" w:author="zhangph" w:date="2017-06-16T15:02:00Z"/>
                <w:rFonts w:ascii="宋体" w:eastAsia="宋体" w:hAnsi="宋体" w:cs="宋体"/>
                <w:color w:val="000000"/>
                <w:kern w:val="0"/>
                <w:sz w:val="22"/>
              </w:rPr>
            </w:pPr>
            <w:del w:id="2268" w:author="zhangph" w:date="2017-06-16T15:02:00Z">
              <w:r w:rsidRPr="00F22C6A" w:rsidDel="00555323">
                <w:rPr>
                  <w:rFonts w:ascii="宋体" w:eastAsia="宋体" w:hAnsi="宋体" w:cs="宋体" w:hint="eastAsia"/>
                  <w:color w:val="000000"/>
                  <w:kern w:val="0"/>
                  <w:sz w:val="22"/>
                </w:rPr>
                <w:delText>gazhk_DZZWB_FWQSXX</w:delText>
              </w:r>
            </w:del>
          </w:p>
        </w:tc>
        <w:tc>
          <w:tcPr>
            <w:tcW w:w="1843"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2269" w:author="zhangph" w:date="2017-06-16T15:02:00Z"/>
                <w:rFonts w:ascii="宋体" w:eastAsia="宋体" w:hAnsi="宋体" w:cs="宋体"/>
                <w:color w:val="000000"/>
                <w:kern w:val="0"/>
                <w:sz w:val="22"/>
              </w:rPr>
            </w:pPr>
            <w:del w:id="2270" w:author="zhangph" w:date="2017-06-16T15:02:00Z">
              <w:r w:rsidRPr="00F22C6A" w:rsidDel="00555323">
                <w:rPr>
                  <w:rFonts w:ascii="宋体" w:eastAsia="宋体" w:hAnsi="宋体" w:cs="宋体" w:hint="eastAsia"/>
                  <w:color w:val="000000"/>
                  <w:kern w:val="0"/>
                  <w:sz w:val="22"/>
                </w:rPr>
                <w:delText>房屋地址</w:delText>
              </w:r>
            </w:del>
          </w:p>
        </w:tc>
        <w:tc>
          <w:tcPr>
            <w:tcW w:w="941"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2271" w:author="zhangph" w:date="2017-06-16T15:02:00Z"/>
                <w:rFonts w:ascii="宋体" w:eastAsia="宋体" w:hAnsi="宋体" w:cs="宋体"/>
                <w:color w:val="000000"/>
                <w:kern w:val="0"/>
                <w:sz w:val="22"/>
              </w:rPr>
            </w:pPr>
            <w:del w:id="2272" w:author="zhangph" w:date="2017-06-16T15:02:00Z">
              <w:r w:rsidRPr="00F22C6A" w:rsidDel="00555323">
                <w:rPr>
                  <w:rFonts w:ascii="宋体" w:eastAsia="宋体" w:hAnsi="宋体" w:cs="宋体" w:hint="eastAsia"/>
                  <w:color w:val="000000"/>
                  <w:kern w:val="0"/>
                  <w:sz w:val="22"/>
                </w:rPr>
                <w:delText xml:space="preserve">　</w:delText>
              </w:r>
            </w:del>
          </w:p>
        </w:tc>
        <w:tc>
          <w:tcPr>
            <w:tcW w:w="785" w:type="dxa"/>
            <w:tcBorders>
              <w:top w:val="nil"/>
              <w:left w:val="nil"/>
              <w:bottom w:val="single" w:sz="4" w:space="0" w:color="auto"/>
              <w:right w:val="single" w:sz="8" w:space="0" w:color="auto"/>
            </w:tcBorders>
            <w:shd w:val="clear" w:color="000000" w:fill="FFFF00"/>
            <w:noWrap/>
            <w:vAlign w:val="center"/>
            <w:hideMark/>
          </w:tcPr>
          <w:p w:rsidR="00F22C6A" w:rsidRPr="00F22C6A" w:rsidDel="00555323" w:rsidRDefault="00F22C6A" w:rsidP="00F22C6A">
            <w:pPr>
              <w:widowControl/>
              <w:jc w:val="left"/>
              <w:rPr>
                <w:del w:id="2273" w:author="zhangph" w:date="2017-06-16T15:02:00Z"/>
                <w:rFonts w:ascii="宋体" w:eastAsia="宋体" w:hAnsi="宋体" w:cs="宋体"/>
                <w:color w:val="000000"/>
                <w:kern w:val="0"/>
                <w:sz w:val="22"/>
              </w:rPr>
            </w:pPr>
            <w:del w:id="2274" w:author="zhangph" w:date="2017-06-16T15:02:00Z">
              <w:r w:rsidRPr="00F22C6A" w:rsidDel="00555323">
                <w:rPr>
                  <w:rFonts w:ascii="宋体" w:eastAsia="宋体" w:hAnsi="宋体" w:cs="宋体" w:hint="eastAsia"/>
                  <w:color w:val="000000"/>
                  <w:kern w:val="0"/>
                  <w:sz w:val="22"/>
                </w:rPr>
                <w:delText>待采集</w:delText>
              </w:r>
            </w:del>
          </w:p>
        </w:tc>
      </w:tr>
      <w:tr w:rsidR="00F22C6A" w:rsidRPr="00F22C6A" w:rsidDel="00555323" w:rsidTr="00F22C6A">
        <w:trPr>
          <w:divId w:val="991105134"/>
          <w:trHeight w:val="222"/>
          <w:del w:id="2275"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276" w:author="zhangph" w:date="2017-06-16T15:02:00Z"/>
                <w:rFonts w:ascii="宋体" w:eastAsia="宋体" w:hAnsi="宋体" w:cs="宋体"/>
                <w:color w:val="000000"/>
                <w:kern w:val="0"/>
                <w:sz w:val="22"/>
              </w:rPr>
            </w:pPr>
          </w:p>
        </w:tc>
        <w:tc>
          <w:tcPr>
            <w:tcW w:w="184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277" w:author="zhangph" w:date="2017-06-16T15:02:00Z"/>
                <w:rFonts w:ascii="宋体" w:eastAsia="宋体" w:hAnsi="宋体" w:cs="宋体"/>
                <w:color w:val="000000"/>
                <w:kern w:val="0"/>
                <w:sz w:val="22"/>
              </w:rPr>
            </w:pPr>
          </w:p>
        </w:tc>
        <w:tc>
          <w:tcPr>
            <w:tcW w:w="2977"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278" w:author="zhangph" w:date="2017-06-16T15:02:00Z"/>
                <w:rFonts w:ascii="宋体" w:eastAsia="宋体" w:hAnsi="宋体" w:cs="宋体"/>
                <w:color w:val="000000"/>
                <w:kern w:val="0"/>
                <w:sz w:val="22"/>
              </w:rPr>
            </w:pPr>
          </w:p>
        </w:tc>
        <w:tc>
          <w:tcPr>
            <w:tcW w:w="1843"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79" w:author="zhangph" w:date="2017-06-16T15:02:00Z"/>
                <w:rFonts w:ascii="宋体" w:eastAsia="宋体" w:hAnsi="宋体" w:cs="宋体"/>
                <w:color w:val="000000"/>
                <w:kern w:val="0"/>
                <w:sz w:val="22"/>
              </w:rPr>
            </w:pPr>
            <w:del w:id="2280" w:author="zhangph" w:date="2017-06-16T15:02:00Z">
              <w:r w:rsidRPr="00F22C6A" w:rsidDel="00555323">
                <w:rPr>
                  <w:rFonts w:ascii="宋体" w:eastAsia="宋体" w:hAnsi="宋体" w:cs="宋体" w:hint="eastAsia"/>
                  <w:color w:val="000000"/>
                  <w:kern w:val="0"/>
                  <w:sz w:val="22"/>
                </w:rPr>
                <w:delText>身份证号码</w:delText>
              </w:r>
            </w:del>
          </w:p>
        </w:tc>
        <w:tc>
          <w:tcPr>
            <w:tcW w:w="94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81" w:author="zhangph" w:date="2017-06-16T15:02:00Z"/>
                <w:rFonts w:ascii="宋体" w:eastAsia="宋体" w:hAnsi="宋体" w:cs="宋体"/>
                <w:color w:val="000000"/>
                <w:kern w:val="0"/>
                <w:sz w:val="22"/>
              </w:rPr>
            </w:pPr>
            <w:del w:id="2282" w:author="zhangph" w:date="2017-06-16T15:02:00Z">
              <w:r w:rsidRPr="00F22C6A" w:rsidDel="00555323">
                <w:rPr>
                  <w:rFonts w:ascii="宋体" w:eastAsia="宋体" w:hAnsi="宋体" w:cs="宋体" w:hint="eastAsia"/>
                  <w:color w:val="000000"/>
                  <w:kern w:val="0"/>
                  <w:sz w:val="22"/>
                </w:rPr>
                <w:delText xml:space="preserve">　</w:delText>
              </w:r>
            </w:del>
          </w:p>
        </w:tc>
        <w:tc>
          <w:tcPr>
            <w:tcW w:w="785" w:type="dxa"/>
            <w:tcBorders>
              <w:top w:val="nil"/>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2283" w:author="zhangph" w:date="2017-06-16T15:02:00Z"/>
                <w:rFonts w:ascii="宋体" w:eastAsia="宋体" w:hAnsi="宋体" w:cs="宋体"/>
                <w:color w:val="000000"/>
                <w:kern w:val="0"/>
                <w:sz w:val="22"/>
              </w:rPr>
            </w:pPr>
            <w:del w:id="2284" w:author="zhangph" w:date="2017-06-16T15:02:00Z">
              <w:r w:rsidRPr="00F22C6A" w:rsidDel="00555323">
                <w:rPr>
                  <w:rFonts w:ascii="宋体" w:eastAsia="宋体" w:hAnsi="宋体" w:cs="宋体" w:hint="eastAsia"/>
                  <w:color w:val="000000"/>
                  <w:kern w:val="0"/>
                  <w:sz w:val="22"/>
                </w:rPr>
                <w:delText xml:space="preserve">　</w:delText>
              </w:r>
            </w:del>
          </w:p>
        </w:tc>
      </w:tr>
      <w:tr w:rsidR="00F22C6A" w:rsidRPr="00F22C6A" w:rsidDel="00555323" w:rsidTr="00F22C6A">
        <w:trPr>
          <w:divId w:val="991105134"/>
          <w:trHeight w:val="222"/>
          <w:del w:id="2285" w:author="zhangph" w:date="2017-06-16T15:02:00Z"/>
        </w:trPr>
        <w:tc>
          <w:tcPr>
            <w:tcW w:w="557"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286" w:author="zhangph" w:date="2017-06-16T15:02:00Z"/>
                <w:rFonts w:ascii="宋体" w:eastAsia="宋体" w:hAnsi="宋体" w:cs="宋体"/>
                <w:color w:val="000000"/>
                <w:kern w:val="0"/>
                <w:sz w:val="22"/>
              </w:rPr>
            </w:pPr>
          </w:p>
        </w:tc>
        <w:tc>
          <w:tcPr>
            <w:tcW w:w="184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287" w:author="zhangph" w:date="2017-06-16T15:02:00Z"/>
                <w:rFonts w:ascii="宋体" w:eastAsia="宋体" w:hAnsi="宋体" w:cs="宋体"/>
                <w:color w:val="000000"/>
                <w:kern w:val="0"/>
                <w:sz w:val="22"/>
              </w:rPr>
            </w:pPr>
          </w:p>
        </w:tc>
        <w:tc>
          <w:tcPr>
            <w:tcW w:w="2977"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288" w:author="zhangph" w:date="2017-06-16T15:02:00Z"/>
                <w:rFonts w:ascii="宋体" w:eastAsia="宋体" w:hAnsi="宋体" w:cs="宋体"/>
                <w:color w:val="000000"/>
                <w:kern w:val="0"/>
                <w:sz w:val="22"/>
              </w:rPr>
            </w:pPr>
          </w:p>
        </w:tc>
        <w:tc>
          <w:tcPr>
            <w:tcW w:w="1843"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89" w:author="zhangph" w:date="2017-06-16T15:02:00Z"/>
                <w:rFonts w:ascii="宋体" w:eastAsia="宋体" w:hAnsi="宋体" w:cs="宋体"/>
                <w:color w:val="000000"/>
                <w:kern w:val="0"/>
                <w:sz w:val="22"/>
              </w:rPr>
            </w:pPr>
            <w:del w:id="2290" w:author="zhangph" w:date="2017-06-16T15:02:00Z">
              <w:r w:rsidRPr="00F22C6A" w:rsidDel="00555323">
                <w:rPr>
                  <w:rFonts w:ascii="宋体" w:eastAsia="宋体" w:hAnsi="宋体" w:cs="宋体" w:hint="eastAsia"/>
                  <w:color w:val="000000"/>
                  <w:kern w:val="0"/>
                  <w:sz w:val="22"/>
                </w:rPr>
                <w:delText>是否有房</w:delText>
              </w:r>
            </w:del>
          </w:p>
        </w:tc>
        <w:tc>
          <w:tcPr>
            <w:tcW w:w="94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291" w:author="zhangph" w:date="2017-06-16T15:02:00Z"/>
                <w:rFonts w:ascii="宋体" w:eastAsia="宋体" w:hAnsi="宋体" w:cs="宋体"/>
                <w:color w:val="000000"/>
                <w:kern w:val="0"/>
                <w:sz w:val="22"/>
              </w:rPr>
            </w:pPr>
            <w:del w:id="2292" w:author="zhangph" w:date="2017-06-16T15:02:00Z">
              <w:r w:rsidRPr="00F22C6A" w:rsidDel="00555323">
                <w:rPr>
                  <w:rFonts w:ascii="宋体" w:eastAsia="宋体" w:hAnsi="宋体" w:cs="宋体" w:hint="eastAsia"/>
                  <w:color w:val="000000"/>
                  <w:kern w:val="0"/>
                  <w:sz w:val="22"/>
                </w:rPr>
                <w:delText>"是"</w:delText>
              </w:r>
            </w:del>
          </w:p>
        </w:tc>
        <w:tc>
          <w:tcPr>
            <w:tcW w:w="785" w:type="dxa"/>
            <w:tcBorders>
              <w:top w:val="nil"/>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2293" w:author="zhangph" w:date="2017-06-16T15:02:00Z"/>
                <w:rFonts w:ascii="宋体" w:eastAsia="宋体" w:hAnsi="宋体" w:cs="宋体"/>
                <w:color w:val="000000"/>
                <w:kern w:val="0"/>
                <w:sz w:val="22"/>
              </w:rPr>
            </w:pPr>
            <w:del w:id="2294"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991105134"/>
          <w:trHeight w:val="222"/>
          <w:del w:id="2295" w:author="zhangph" w:date="2017-06-16T15:02:00Z"/>
        </w:trPr>
        <w:tc>
          <w:tcPr>
            <w:tcW w:w="557"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2296" w:author="zhangph" w:date="2017-06-16T15:02:00Z"/>
                <w:rFonts w:ascii="宋体" w:eastAsia="宋体" w:hAnsi="宋体" w:cs="宋体"/>
                <w:color w:val="000000"/>
                <w:kern w:val="0"/>
                <w:sz w:val="22"/>
              </w:rPr>
            </w:pPr>
            <w:del w:id="2297" w:author="zhangph" w:date="2017-06-16T15:02:00Z">
              <w:r w:rsidRPr="00F22C6A" w:rsidDel="00555323">
                <w:rPr>
                  <w:rFonts w:ascii="宋体" w:eastAsia="宋体" w:hAnsi="宋体" w:cs="宋体" w:hint="eastAsia"/>
                  <w:color w:val="000000"/>
                  <w:kern w:val="0"/>
                  <w:sz w:val="22"/>
                </w:rPr>
                <w:delText>2</w:delText>
              </w:r>
            </w:del>
          </w:p>
        </w:tc>
        <w:tc>
          <w:tcPr>
            <w:tcW w:w="1843"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2298" w:author="zhangph" w:date="2017-06-16T15:02:00Z"/>
                <w:rFonts w:ascii="宋体" w:eastAsia="宋体" w:hAnsi="宋体" w:cs="宋体"/>
                <w:color w:val="000000"/>
                <w:kern w:val="0"/>
                <w:sz w:val="22"/>
              </w:rPr>
            </w:pPr>
            <w:del w:id="2299" w:author="zhangph" w:date="2017-06-16T15:02:00Z">
              <w:r w:rsidRPr="00F22C6A" w:rsidDel="00555323">
                <w:rPr>
                  <w:rFonts w:ascii="宋体" w:eastAsia="宋体" w:hAnsi="宋体" w:cs="宋体" w:hint="eastAsia"/>
                  <w:color w:val="000000"/>
                  <w:kern w:val="0"/>
                  <w:sz w:val="22"/>
                </w:rPr>
                <w:delText>机动车登记表</w:delText>
              </w:r>
            </w:del>
          </w:p>
        </w:tc>
        <w:tc>
          <w:tcPr>
            <w:tcW w:w="2977"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2300" w:author="zhangph" w:date="2017-06-16T15:02:00Z"/>
                <w:rFonts w:ascii="宋体" w:eastAsia="宋体" w:hAnsi="宋体" w:cs="宋体"/>
                <w:color w:val="000000"/>
                <w:kern w:val="0"/>
                <w:sz w:val="22"/>
              </w:rPr>
            </w:pPr>
            <w:del w:id="2301" w:author="zhangph" w:date="2017-06-16T15:02:00Z">
              <w:r w:rsidRPr="00F22C6A" w:rsidDel="00555323">
                <w:rPr>
                  <w:rFonts w:ascii="宋体" w:eastAsia="宋体" w:hAnsi="宋体" w:cs="宋体" w:hint="eastAsia"/>
                  <w:color w:val="000000"/>
                  <w:kern w:val="0"/>
                  <w:sz w:val="22"/>
                </w:rPr>
                <w:delText>gazhk_JTXT_HZJDCXX_NEW</w:delText>
              </w:r>
            </w:del>
          </w:p>
        </w:tc>
        <w:tc>
          <w:tcPr>
            <w:tcW w:w="1843"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302" w:author="zhangph" w:date="2017-06-16T15:02:00Z"/>
                <w:rFonts w:ascii="宋体" w:eastAsia="宋体" w:hAnsi="宋体" w:cs="宋体"/>
                <w:color w:val="000000"/>
                <w:kern w:val="0"/>
                <w:sz w:val="22"/>
              </w:rPr>
            </w:pPr>
            <w:del w:id="2303" w:author="zhangph" w:date="2017-06-16T15:02:00Z">
              <w:r w:rsidRPr="00F22C6A" w:rsidDel="00555323">
                <w:rPr>
                  <w:rFonts w:ascii="宋体" w:eastAsia="宋体" w:hAnsi="宋体" w:cs="宋体" w:hint="eastAsia"/>
                  <w:color w:val="000000"/>
                  <w:kern w:val="0"/>
                  <w:sz w:val="22"/>
                </w:rPr>
                <w:delText>身份证号码</w:delText>
              </w:r>
            </w:del>
          </w:p>
        </w:tc>
        <w:tc>
          <w:tcPr>
            <w:tcW w:w="94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304" w:author="zhangph" w:date="2017-06-16T15:02:00Z"/>
                <w:rFonts w:ascii="宋体" w:eastAsia="宋体" w:hAnsi="宋体" w:cs="宋体"/>
                <w:color w:val="000000"/>
                <w:kern w:val="0"/>
                <w:sz w:val="22"/>
              </w:rPr>
            </w:pPr>
            <w:del w:id="2305" w:author="zhangph" w:date="2017-06-16T15:02:00Z">
              <w:r w:rsidRPr="00F22C6A" w:rsidDel="00555323">
                <w:rPr>
                  <w:rFonts w:ascii="宋体" w:eastAsia="宋体" w:hAnsi="宋体" w:cs="宋体" w:hint="eastAsia"/>
                  <w:color w:val="000000"/>
                  <w:kern w:val="0"/>
                  <w:sz w:val="22"/>
                </w:rPr>
                <w:delText xml:space="preserve">　</w:delText>
              </w:r>
            </w:del>
          </w:p>
        </w:tc>
        <w:tc>
          <w:tcPr>
            <w:tcW w:w="785" w:type="dxa"/>
            <w:tcBorders>
              <w:top w:val="nil"/>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2306" w:author="zhangph" w:date="2017-06-16T15:02:00Z"/>
                <w:rFonts w:ascii="宋体" w:eastAsia="宋体" w:hAnsi="宋体" w:cs="宋体"/>
                <w:color w:val="000000"/>
                <w:kern w:val="0"/>
                <w:sz w:val="22"/>
              </w:rPr>
            </w:pPr>
            <w:del w:id="2307" w:author="zhangph" w:date="2017-06-16T15:02:00Z">
              <w:r w:rsidRPr="00F22C6A" w:rsidDel="00555323">
                <w:rPr>
                  <w:rFonts w:ascii="宋体" w:eastAsia="宋体" w:hAnsi="宋体" w:cs="宋体" w:hint="eastAsia"/>
                  <w:color w:val="000000"/>
                  <w:kern w:val="0"/>
                  <w:sz w:val="22"/>
                </w:rPr>
                <w:delText xml:space="preserve">　</w:delText>
              </w:r>
            </w:del>
          </w:p>
        </w:tc>
      </w:tr>
      <w:tr w:rsidR="00F22C6A" w:rsidRPr="00F22C6A" w:rsidDel="00555323" w:rsidTr="00F22C6A">
        <w:trPr>
          <w:divId w:val="991105134"/>
          <w:trHeight w:val="222"/>
          <w:del w:id="2308" w:author="zhangph" w:date="2017-06-16T15:02:00Z"/>
        </w:trPr>
        <w:tc>
          <w:tcPr>
            <w:tcW w:w="557"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2309" w:author="zhangph" w:date="2017-06-16T15:02:00Z"/>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2310" w:author="zhangph" w:date="2017-06-16T15:02:00Z"/>
                <w:rFonts w:ascii="宋体" w:eastAsia="宋体" w:hAnsi="宋体" w:cs="宋体"/>
                <w:color w:val="000000"/>
                <w:kern w:val="0"/>
                <w:sz w:val="22"/>
              </w:rPr>
            </w:pPr>
          </w:p>
        </w:tc>
        <w:tc>
          <w:tcPr>
            <w:tcW w:w="2977"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2311" w:author="zhangph" w:date="2017-06-16T15:02:00Z"/>
                <w:rFonts w:ascii="宋体" w:eastAsia="宋体" w:hAnsi="宋体" w:cs="宋体"/>
                <w:color w:val="000000"/>
                <w:kern w:val="0"/>
                <w:sz w:val="22"/>
              </w:rPr>
            </w:pPr>
          </w:p>
        </w:tc>
        <w:tc>
          <w:tcPr>
            <w:tcW w:w="1843"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2312" w:author="zhangph" w:date="2017-06-16T15:02:00Z"/>
                <w:rFonts w:ascii="宋体" w:eastAsia="宋体" w:hAnsi="宋体" w:cs="宋体"/>
                <w:color w:val="000000"/>
                <w:kern w:val="0"/>
                <w:sz w:val="22"/>
              </w:rPr>
            </w:pPr>
            <w:del w:id="2313" w:author="zhangph" w:date="2017-06-16T15:02:00Z">
              <w:r w:rsidRPr="00F22C6A" w:rsidDel="00555323">
                <w:rPr>
                  <w:rFonts w:ascii="宋体" w:eastAsia="宋体" w:hAnsi="宋体" w:cs="宋体" w:hint="eastAsia"/>
                  <w:color w:val="000000"/>
                  <w:kern w:val="0"/>
                  <w:sz w:val="22"/>
                </w:rPr>
                <w:delText>机动车号牌号码</w:delText>
              </w:r>
            </w:del>
          </w:p>
        </w:tc>
        <w:tc>
          <w:tcPr>
            <w:tcW w:w="941"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2314" w:author="zhangph" w:date="2017-06-16T15:02:00Z"/>
                <w:rFonts w:ascii="宋体" w:eastAsia="宋体" w:hAnsi="宋体" w:cs="宋体"/>
                <w:color w:val="000000"/>
                <w:kern w:val="0"/>
                <w:sz w:val="22"/>
              </w:rPr>
            </w:pPr>
            <w:del w:id="2315" w:author="zhangph" w:date="2017-06-16T15:02:00Z">
              <w:r w:rsidRPr="00F22C6A" w:rsidDel="00555323">
                <w:rPr>
                  <w:rFonts w:ascii="宋体" w:eastAsia="宋体" w:hAnsi="宋体" w:cs="宋体" w:hint="eastAsia"/>
                  <w:color w:val="000000"/>
                  <w:kern w:val="0"/>
                  <w:sz w:val="22"/>
                </w:rPr>
                <w:delText xml:space="preserve">　</w:delText>
              </w:r>
            </w:del>
          </w:p>
        </w:tc>
        <w:tc>
          <w:tcPr>
            <w:tcW w:w="785" w:type="dxa"/>
            <w:tcBorders>
              <w:top w:val="nil"/>
              <w:left w:val="nil"/>
              <w:bottom w:val="nil"/>
              <w:right w:val="single" w:sz="8" w:space="0" w:color="auto"/>
            </w:tcBorders>
            <w:shd w:val="clear" w:color="auto" w:fill="auto"/>
            <w:noWrap/>
            <w:vAlign w:val="center"/>
            <w:hideMark/>
          </w:tcPr>
          <w:p w:rsidR="00F22C6A" w:rsidRPr="00F22C6A" w:rsidDel="00555323" w:rsidRDefault="00F22C6A" w:rsidP="00F22C6A">
            <w:pPr>
              <w:widowControl/>
              <w:jc w:val="left"/>
              <w:rPr>
                <w:del w:id="2316" w:author="zhangph" w:date="2017-06-16T15:02:00Z"/>
                <w:rFonts w:ascii="宋体" w:eastAsia="宋体" w:hAnsi="宋体" w:cs="宋体"/>
                <w:color w:val="000000"/>
                <w:kern w:val="0"/>
                <w:sz w:val="22"/>
              </w:rPr>
            </w:pPr>
            <w:del w:id="2317" w:author="zhangph" w:date="2017-06-16T15:02:00Z">
              <w:r w:rsidRPr="00F22C6A" w:rsidDel="00555323">
                <w:rPr>
                  <w:rFonts w:ascii="宋体" w:eastAsia="宋体" w:hAnsi="宋体" w:cs="宋体" w:hint="eastAsia"/>
                  <w:color w:val="000000"/>
                  <w:kern w:val="0"/>
                  <w:sz w:val="22"/>
                </w:rPr>
                <w:delText xml:space="preserve">　</w:delText>
              </w:r>
            </w:del>
          </w:p>
        </w:tc>
      </w:tr>
      <w:tr w:rsidR="00F22C6A" w:rsidRPr="00F22C6A" w:rsidDel="00555323" w:rsidTr="00F22C6A">
        <w:trPr>
          <w:divId w:val="991105134"/>
          <w:trHeight w:val="234"/>
          <w:del w:id="2318" w:author="zhangph" w:date="2017-06-16T15:02:00Z"/>
        </w:trPr>
        <w:tc>
          <w:tcPr>
            <w:tcW w:w="557"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2319" w:author="zhangph" w:date="2017-06-16T15:02:00Z"/>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2320" w:author="zhangph" w:date="2017-06-16T15:02:00Z"/>
                <w:rFonts w:ascii="宋体" w:eastAsia="宋体" w:hAnsi="宋体" w:cs="宋体"/>
                <w:color w:val="000000"/>
                <w:kern w:val="0"/>
                <w:sz w:val="22"/>
              </w:rPr>
            </w:pPr>
          </w:p>
        </w:tc>
        <w:tc>
          <w:tcPr>
            <w:tcW w:w="2977"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2321" w:author="zhangph" w:date="2017-06-16T15:02:00Z"/>
                <w:rFonts w:ascii="宋体" w:eastAsia="宋体" w:hAnsi="宋体" w:cs="宋体"/>
                <w:color w:val="000000"/>
                <w:kern w:val="0"/>
                <w:sz w:val="22"/>
              </w:rPr>
            </w:pPr>
          </w:p>
        </w:tc>
        <w:tc>
          <w:tcPr>
            <w:tcW w:w="1843" w:type="dxa"/>
            <w:tcBorders>
              <w:top w:val="single" w:sz="4" w:space="0" w:color="auto"/>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322" w:author="zhangph" w:date="2017-06-16T15:02:00Z"/>
                <w:rFonts w:ascii="宋体" w:eastAsia="宋体" w:hAnsi="宋体" w:cs="宋体"/>
                <w:color w:val="000000"/>
                <w:kern w:val="0"/>
                <w:sz w:val="22"/>
              </w:rPr>
            </w:pPr>
            <w:del w:id="2323" w:author="zhangph" w:date="2017-06-16T15:02:00Z">
              <w:r w:rsidRPr="00F22C6A" w:rsidDel="00555323">
                <w:rPr>
                  <w:rFonts w:ascii="宋体" w:eastAsia="宋体" w:hAnsi="宋体" w:cs="宋体" w:hint="eastAsia"/>
                  <w:color w:val="000000"/>
                  <w:kern w:val="0"/>
                  <w:sz w:val="22"/>
                </w:rPr>
                <w:delText>机动车状态</w:delText>
              </w:r>
            </w:del>
          </w:p>
        </w:tc>
        <w:tc>
          <w:tcPr>
            <w:tcW w:w="941" w:type="dxa"/>
            <w:tcBorders>
              <w:top w:val="single" w:sz="4" w:space="0" w:color="auto"/>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324" w:author="zhangph" w:date="2017-06-16T15:02:00Z"/>
                <w:rFonts w:ascii="宋体" w:eastAsia="宋体" w:hAnsi="宋体" w:cs="宋体"/>
                <w:color w:val="000000"/>
                <w:kern w:val="0"/>
                <w:sz w:val="22"/>
              </w:rPr>
            </w:pPr>
            <w:del w:id="2325" w:author="zhangph" w:date="2017-06-16T15:02:00Z">
              <w:r w:rsidRPr="00F22C6A" w:rsidDel="00555323">
                <w:rPr>
                  <w:rFonts w:ascii="宋体" w:eastAsia="宋体" w:hAnsi="宋体" w:cs="宋体" w:hint="eastAsia"/>
                  <w:color w:val="000000"/>
                  <w:kern w:val="0"/>
                  <w:sz w:val="22"/>
                </w:rPr>
                <w:delText>非注销</w:delText>
              </w:r>
            </w:del>
          </w:p>
        </w:tc>
        <w:tc>
          <w:tcPr>
            <w:tcW w:w="785" w:type="dxa"/>
            <w:tcBorders>
              <w:top w:val="single" w:sz="4" w:space="0" w:color="auto"/>
              <w:left w:val="nil"/>
              <w:bottom w:val="single" w:sz="8"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2326" w:author="zhangph" w:date="2017-06-16T15:02:00Z"/>
                <w:rFonts w:ascii="宋体" w:eastAsia="宋体" w:hAnsi="宋体" w:cs="宋体"/>
                <w:color w:val="000000"/>
                <w:kern w:val="0"/>
                <w:sz w:val="22"/>
              </w:rPr>
            </w:pPr>
            <w:del w:id="2327" w:author="zhangph" w:date="2017-06-16T15:02:00Z">
              <w:r w:rsidRPr="00F22C6A" w:rsidDel="00555323">
                <w:rPr>
                  <w:rFonts w:ascii="宋体" w:eastAsia="宋体" w:hAnsi="宋体" w:cs="宋体" w:hint="eastAsia"/>
                  <w:color w:val="000000"/>
                  <w:kern w:val="0"/>
                  <w:sz w:val="22"/>
                </w:rPr>
                <w:delText>市云</w:delText>
              </w:r>
            </w:del>
          </w:p>
        </w:tc>
      </w:tr>
    </w:tbl>
    <w:p w:rsidR="00555323" w:rsidRDefault="001360F8" w:rsidP="00EA722A">
      <w:pPr>
        <w:rPr>
          <w:szCs w:val="21"/>
        </w:rPr>
      </w:pPr>
      <w:r>
        <w:fldChar w:fldCharType="end"/>
      </w:r>
      <w:r>
        <w:rPr>
          <w:rFonts w:ascii="华文细黑" w:eastAsia="华文细黑" w:hAnsi="华文细黑" w:cs="宋体" w:hint="eastAsia"/>
          <w:kern w:val="0"/>
          <w:sz w:val="24"/>
        </w:rPr>
        <w:t>名下电话登记</w:t>
      </w:r>
      <w:r>
        <w:rPr>
          <w:rFonts w:ascii="Calibri" w:eastAsia="宋体" w:hAnsi="Calibri" w:cs="Times New Roman"/>
        </w:rP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名下电话登记</w:instrText>
      </w:r>
      <w:r w:rsidR="00555323">
        <w:rPr>
          <w:rFonts w:hint="eastAsia"/>
        </w:rPr>
        <w:instrText xml:space="preserve">!R2C1:R10C6 </w:instrText>
      </w:r>
      <w:r>
        <w:instrText xml:space="preserve">\a \f 4 \h </w:instrText>
      </w:r>
      <w:r w:rsidR="00555323">
        <w:fldChar w:fldCharType="separate"/>
      </w:r>
    </w:p>
    <w:tbl>
      <w:tblPr>
        <w:tblW w:w="8980" w:type="dxa"/>
        <w:tblInd w:w="93" w:type="dxa"/>
        <w:tblLook w:val="04A0" w:firstRow="1" w:lastRow="0" w:firstColumn="1" w:lastColumn="0" w:noHBand="0" w:noVBand="1"/>
        <w:tblPrChange w:id="2328" w:author="zhangph" w:date="2017-06-16T15:02:00Z">
          <w:tblPr>
            <w:tblW w:w="8980" w:type="dxa"/>
            <w:tblCellMar>
              <w:left w:w="0" w:type="dxa"/>
              <w:right w:w="0" w:type="dxa"/>
            </w:tblCellMar>
            <w:tblLook w:val="04A0" w:firstRow="1" w:lastRow="0" w:firstColumn="1" w:lastColumn="0" w:noHBand="0" w:noVBand="1"/>
          </w:tblPr>
        </w:tblPrChange>
      </w:tblPr>
      <w:tblGrid>
        <w:gridCol w:w="1080"/>
        <w:gridCol w:w="1320"/>
        <w:gridCol w:w="2860"/>
        <w:gridCol w:w="1560"/>
        <w:gridCol w:w="1080"/>
        <w:gridCol w:w="1080"/>
        <w:tblGridChange w:id="2329">
          <w:tblGrid>
            <w:gridCol w:w="1080"/>
            <w:gridCol w:w="1320"/>
            <w:gridCol w:w="2860"/>
            <w:gridCol w:w="1560"/>
            <w:gridCol w:w="1080"/>
            <w:gridCol w:w="1080"/>
          </w:tblGrid>
        </w:tblGridChange>
      </w:tblGrid>
      <w:tr w:rsidR="00555323" w:rsidRPr="00555323" w:rsidTr="00555323">
        <w:trPr>
          <w:divId w:val="1905871447"/>
          <w:trHeight w:val="270"/>
          <w:ins w:id="2330" w:author="zhangph" w:date="2017-06-16T15:02:00Z"/>
          <w:trPrChange w:id="2331" w:author="zhangph" w:date="2017-06-16T15:02:00Z">
            <w:trPr>
              <w:divId w:val="1905871447"/>
              <w:trHeight w:val="270"/>
            </w:trPr>
          </w:trPrChange>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center"/>
            <w:hideMark/>
            <w:tcPrChange w:id="2332" w:author="zhangph" w:date="2017-06-16T15:02:00Z">
              <w:tcPr>
                <w:tcW w:w="1080"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33" w:author="zhangph" w:date="2017-06-16T15:02:00Z"/>
                <w:rFonts w:ascii="宋体" w:eastAsia="宋体" w:hAnsi="宋体" w:cs="宋体"/>
                <w:color w:val="000000"/>
                <w:kern w:val="0"/>
                <w:sz w:val="22"/>
                <w:rPrChange w:id="2334" w:author="zhangph" w:date="2017-06-16T15:02:00Z">
                  <w:rPr>
                    <w:ins w:id="2335" w:author="zhangph" w:date="2017-06-16T15:02:00Z"/>
                    <w:color w:val="000000"/>
                    <w:sz w:val="22"/>
                  </w:rPr>
                </w:rPrChange>
              </w:rPr>
              <w:pPrChange w:id="2336" w:author="zhangph" w:date="2017-06-16T15:02:00Z">
                <w:pPr>
                  <w:widowControl/>
                  <w:jc w:val="left"/>
                </w:pPr>
              </w:pPrChange>
            </w:pPr>
            <w:ins w:id="2337" w:author="zhangph" w:date="2017-06-16T15:02:00Z">
              <w:r w:rsidRPr="00555323">
                <w:rPr>
                  <w:rFonts w:ascii="宋体" w:eastAsia="宋体" w:hAnsi="宋体" w:cs="宋体" w:hint="eastAsia"/>
                  <w:color w:val="000000"/>
                  <w:kern w:val="0"/>
                  <w:sz w:val="22"/>
                  <w:rPrChange w:id="2338" w:author="zhangph" w:date="2017-06-16T15:02:00Z">
                    <w:rPr>
                      <w:rFonts w:hint="eastAsia"/>
                      <w:color w:val="000000"/>
                      <w:sz w:val="22"/>
                    </w:rPr>
                  </w:rPrChange>
                </w:rPr>
                <w:t>序号</w:t>
              </w:r>
            </w:ins>
          </w:p>
        </w:tc>
        <w:tc>
          <w:tcPr>
            <w:tcW w:w="1320" w:type="dxa"/>
            <w:tcBorders>
              <w:top w:val="single" w:sz="8" w:space="0" w:color="auto"/>
              <w:left w:val="nil"/>
              <w:bottom w:val="single" w:sz="4" w:space="0" w:color="auto"/>
              <w:right w:val="single" w:sz="4" w:space="0" w:color="auto"/>
            </w:tcBorders>
            <w:shd w:val="clear" w:color="auto" w:fill="auto"/>
            <w:noWrap/>
            <w:vAlign w:val="center"/>
            <w:hideMark/>
            <w:tcPrChange w:id="2339" w:author="zhangph" w:date="2017-06-16T15:02:00Z">
              <w:tcPr>
                <w:tcW w:w="132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40" w:author="zhangph" w:date="2017-06-16T15:02:00Z"/>
                <w:rFonts w:ascii="宋体" w:eastAsia="宋体" w:hAnsi="宋体" w:cs="宋体" w:hint="eastAsia"/>
                <w:color w:val="000000"/>
                <w:kern w:val="0"/>
                <w:sz w:val="22"/>
                <w:rPrChange w:id="2341" w:author="zhangph" w:date="2017-06-16T15:02:00Z">
                  <w:rPr>
                    <w:ins w:id="2342" w:author="zhangph" w:date="2017-06-16T15:02:00Z"/>
                    <w:rFonts w:hint="eastAsia"/>
                  </w:rPr>
                </w:rPrChange>
              </w:rPr>
              <w:pPrChange w:id="2343" w:author="zhangph" w:date="2017-06-16T15:02:00Z">
                <w:pPr/>
              </w:pPrChange>
            </w:pPr>
            <w:ins w:id="2344" w:author="zhangph" w:date="2017-06-16T15:02:00Z">
              <w:r w:rsidRPr="00555323">
                <w:rPr>
                  <w:rFonts w:ascii="宋体" w:eastAsia="宋体" w:hAnsi="宋体" w:cs="宋体" w:hint="eastAsia"/>
                  <w:color w:val="000000"/>
                  <w:kern w:val="0"/>
                  <w:sz w:val="22"/>
                  <w:rPrChange w:id="2345" w:author="zhangph" w:date="2017-06-16T15:02:00Z">
                    <w:rPr>
                      <w:rFonts w:hint="eastAsia"/>
                    </w:rPr>
                  </w:rPrChange>
                </w:rPr>
                <w:t>表名</w:t>
              </w:r>
            </w:ins>
          </w:p>
        </w:tc>
        <w:tc>
          <w:tcPr>
            <w:tcW w:w="2860" w:type="dxa"/>
            <w:tcBorders>
              <w:top w:val="single" w:sz="8" w:space="0" w:color="auto"/>
              <w:left w:val="nil"/>
              <w:bottom w:val="single" w:sz="4" w:space="0" w:color="auto"/>
              <w:right w:val="single" w:sz="4" w:space="0" w:color="auto"/>
            </w:tcBorders>
            <w:shd w:val="clear" w:color="auto" w:fill="auto"/>
            <w:noWrap/>
            <w:vAlign w:val="center"/>
            <w:hideMark/>
            <w:tcPrChange w:id="2346" w:author="zhangph" w:date="2017-06-16T15:02:00Z">
              <w:tcPr>
                <w:tcW w:w="286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47" w:author="zhangph" w:date="2017-06-16T15:02:00Z"/>
                <w:rFonts w:ascii="宋体" w:eastAsia="宋体" w:hAnsi="宋体" w:cs="宋体" w:hint="eastAsia"/>
                <w:color w:val="000000"/>
                <w:kern w:val="0"/>
                <w:sz w:val="22"/>
                <w:rPrChange w:id="2348" w:author="zhangph" w:date="2017-06-16T15:02:00Z">
                  <w:rPr>
                    <w:ins w:id="2349" w:author="zhangph" w:date="2017-06-16T15:02:00Z"/>
                    <w:rFonts w:hint="eastAsia"/>
                  </w:rPr>
                </w:rPrChange>
              </w:rPr>
              <w:pPrChange w:id="2350" w:author="zhangph" w:date="2017-06-16T15:02:00Z">
                <w:pPr/>
              </w:pPrChange>
            </w:pPr>
            <w:ins w:id="2351" w:author="zhangph" w:date="2017-06-16T15:02:00Z">
              <w:r w:rsidRPr="00555323">
                <w:rPr>
                  <w:rFonts w:ascii="宋体" w:eastAsia="宋体" w:hAnsi="宋体" w:cs="宋体" w:hint="eastAsia"/>
                  <w:color w:val="000000"/>
                  <w:kern w:val="0"/>
                  <w:sz w:val="22"/>
                  <w:rPrChange w:id="2352" w:author="zhangph" w:date="2017-06-16T15:02:00Z">
                    <w:rPr>
                      <w:rFonts w:hint="eastAsia"/>
                    </w:rPr>
                  </w:rPrChange>
                </w:rPr>
                <w:t>英文名</w:t>
              </w:r>
            </w:ins>
          </w:p>
        </w:tc>
        <w:tc>
          <w:tcPr>
            <w:tcW w:w="1560" w:type="dxa"/>
            <w:tcBorders>
              <w:top w:val="single" w:sz="8" w:space="0" w:color="auto"/>
              <w:left w:val="nil"/>
              <w:bottom w:val="single" w:sz="4" w:space="0" w:color="auto"/>
              <w:right w:val="single" w:sz="4" w:space="0" w:color="auto"/>
            </w:tcBorders>
            <w:shd w:val="clear" w:color="auto" w:fill="auto"/>
            <w:noWrap/>
            <w:vAlign w:val="center"/>
            <w:hideMark/>
            <w:tcPrChange w:id="2353" w:author="zhangph" w:date="2017-06-16T15:02:00Z">
              <w:tcPr>
                <w:tcW w:w="156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54" w:author="zhangph" w:date="2017-06-16T15:02:00Z"/>
                <w:rFonts w:ascii="宋体" w:eastAsia="宋体" w:hAnsi="宋体" w:cs="宋体" w:hint="eastAsia"/>
                <w:color w:val="000000"/>
                <w:kern w:val="0"/>
                <w:sz w:val="22"/>
                <w:rPrChange w:id="2355" w:author="zhangph" w:date="2017-06-16T15:02:00Z">
                  <w:rPr>
                    <w:ins w:id="2356" w:author="zhangph" w:date="2017-06-16T15:02:00Z"/>
                    <w:rFonts w:hint="eastAsia"/>
                  </w:rPr>
                </w:rPrChange>
              </w:rPr>
              <w:pPrChange w:id="2357" w:author="zhangph" w:date="2017-06-16T15:02:00Z">
                <w:pPr/>
              </w:pPrChange>
            </w:pPr>
            <w:ins w:id="2358" w:author="zhangph" w:date="2017-06-16T15:02:00Z">
              <w:r w:rsidRPr="00555323">
                <w:rPr>
                  <w:rFonts w:ascii="宋体" w:eastAsia="宋体" w:hAnsi="宋体" w:cs="宋体" w:hint="eastAsia"/>
                  <w:color w:val="000000"/>
                  <w:kern w:val="0"/>
                  <w:sz w:val="22"/>
                  <w:rPrChange w:id="2359" w:author="zhangph" w:date="2017-06-16T15:02:00Z">
                    <w:rPr>
                      <w:rFonts w:hint="eastAsia"/>
                    </w:rPr>
                  </w:rPrChange>
                </w:rPr>
                <w:t>字段</w:t>
              </w:r>
            </w:ins>
          </w:p>
        </w:tc>
        <w:tc>
          <w:tcPr>
            <w:tcW w:w="1080" w:type="dxa"/>
            <w:tcBorders>
              <w:top w:val="single" w:sz="8" w:space="0" w:color="auto"/>
              <w:left w:val="nil"/>
              <w:bottom w:val="single" w:sz="4" w:space="0" w:color="auto"/>
              <w:right w:val="single" w:sz="4" w:space="0" w:color="auto"/>
            </w:tcBorders>
            <w:shd w:val="clear" w:color="auto" w:fill="auto"/>
            <w:noWrap/>
            <w:vAlign w:val="center"/>
            <w:hideMark/>
            <w:tcPrChange w:id="2360" w:author="zhangph" w:date="2017-06-16T15:02:00Z">
              <w:tcPr>
                <w:tcW w:w="108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61" w:author="zhangph" w:date="2017-06-16T15:02:00Z"/>
                <w:rFonts w:ascii="宋体" w:eastAsia="宋体" w:hAnsi="宋体" w:cs="宋体" w:hint="eastAsia"/>
                <w:color w:val="000000"/>
                <w:kern w:val="0"/>
                <w:sz w:val="22"/>
                <w:rPrChange w:id="2362" w:author="zhangph" w:date="2017-06-16T15:02:00Z">
                  <w:rPr>
                    <w:ins w:id="2363" w:author="zhangph" w:date="2017-06-16T15:02:00Z"/>
                    <w:rFonts w:hint="eastAsia"/>
                  </w:rPr>
                </w:rPrChange>
              </w:rPr>
              <w:pPrChange w:id="2364" w:author="zhangph" w:date="2017-06-16T15:02:00Z">
                <w:pPr/>
              </w:pPrChange>
            </w:pPr>
            <w:ins w:id="2365" w:author="zhangph" w:date="2017-06-16T15:02:00Z">
              <w:r w:rsidRPr="00555323">
                <w:rPr>
                  <w:rFonts w:ascii="宋体" w:eastAsia="宋体" w:hAnsi="宋体" w:cs="宋体" w:hint="eastAsia"/>
                  <w:color w:val="000000"/>
                  <w:kern w:val="0"/>
                  <w:sz w:val="22"/>
                  <w:rPrChange w:id="2366" w:author="zhangph" w:date="2017-06-16T15:02:00Z">
                    <w:rPr>
                      <w:rFonts w:hint="eastAsia"/>
                    </w:rPr>
                  </w:rPrChange>
                </w:rPr>
                <w:t>值</w:t>
              </w:r>
            </w:ins>
          </w:p>
        </w:tc>
        <w:tc>
          <w:tcPr>
            <w:tcW w:w="1080" w:type="dxa"/>
            <w:tcBorders>
              <w:top w:val="single" w:sz="8" w:space="0" w:color="auto"/>
              <w:left w:val="nil"/>
              <w:bottom w:val="single" w:sz="4" w:space="0" w:color="auto"/>
              <w:right w:val="single" w:sz="8" w:space="0" w:color="auto"/>
            </w:tcBorders>
            <w:shd w:val="clear" w:color="auto" w:fill="auto"/>
            <w:noWrap/>
            <w:vAlign w:val="center"/>
            <w:hideMark/>
            <w:tcPrChange w:id="2367" w:author="zhangph" w:date="2017-06-16T15:02:00Z">
              <w:tcPr>
                <w:tcW w:w="108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68" w:author="zhangph" w:date="2017-06-16T15:02:00Z"/>
                <w:rFonts w:ascii="宋体" w:eastAsia="宋体" w:hAnsi="宋体" w:cs="宋体" w:hint="eastAsia"/>
                <w:color w:val="000000"/>
                <w:kern w:val="0"/>
                <w:sz w:val="22"/>
                <w:rPrChange w:id="2369" w:author="zhangph" w:date="2017-06-16T15:02:00Z">
                  <w:rPr>
                    <w:ins w:id="2370" w:author="zhangph" w:date="2017-06-16T15:02:00Z"/>
                    <w:rFonts w:hint="eastAsia"/>
                  </w:rPr>
                </w:rPrChange>
              </w:rPr>
              <w:pPrChange w:id="2371" w:author="zhangph" w:date="2017-06-16T15:02:00Z">
                <w:pPr/>
              </w:pPrChange>
            </w:pPr>
            <w:ins w:id="2372" w:author="zhangph" w:date="2017-06-16T15:02:00Z">
              <w:r w:rsidRPr="00555323">
                <w:rPr>
                  <w:rFonts w:ascii="宋体" w:eastAsia="宋体" w:hAnsi="宋体" w:cs="宋体" w:hint="eastAsia"/>
                  <w:color w:val="000000"/>
                  <w:kern w:val="0"/>
                  <w:sz w:val="22"/>
                  <w:rPrChange w:id="2373" w:author="zhangph" w:date="2017-06-16T15:02:00Z">
                    <w:rPr>
                      <w:rFonts w:hint="eastAsia"/>
                    </w:rPr>
                  </w:rPrChange>
                </w:rPr>
                <w:t>来源</w:t>
              </w:r>
            </w:ins>
          </w:p>
        </w:tc>
      </w:tr>
      <w:tr w:rsidR="00555323" w:rsidRPr="00555323" w:rsidTr="00555323">
        <w:trPr>
          <w:divId w:val="1905871447"/>
          <w:trHeight w:val="270"/>
          <w:ins w:id="2374" w:author="zhangph" w:date="2017-06-16T15:02:00Z"/>
          <w:trPrChange w:id="2375" w:author="zhangph" w:date="2017-06-16T15:02:00Z">
            <w:trPr>
              <w:divId w:val="1905871447"/>
              <w:trHeight w:val="270"/>
            </w:trPr>
          </w:trPrChange>
        </w:trPr>
        <w:tc>
          <w:tcPr>
            <w:tcW w:w="1080" w:type="dxa"/>
            <w:vMerge w:val="restart"/>
            <w:tcBorders>
              <w:top w:val="nil"/>
              <w:left w:val="single" w:sz="8" w:space="0" w:color="auto"/>
              <w:bottom w:val="single" w:sz="4" w:space="0" w:color="auto"/>
              <w:right w:val="single" w:sz="4" w:space="0" w:color="auto"/>
            </w:tcBorders>
            <w:shd w:val="clear" w:color="auto" w:fill="auto"/>
            <w:noWrap/>
            <w:vAlign w:val="center"/>
            <w:hideMark/>
            <w:tcPrChange w:id="2376" w:author="zhangph" w:date="2017-06-16T15:02:00Z">
              <w:tcPr>
                <w:tcW w:w="0" w:type="auto"/>
                <w:vMerge w:val="restart"/>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77" w:author="zhangph" w:date="2017-06-16T15:02:00Z"/>
                <w:rFonts w:ascii="宋体" w:eastAsia="宋体" w:hAnsi="宋体" w:cs="宋体" w:hint="eastAsia"/>
                <w:color w:val="000000"/>
                <w:kern w:val="0"/>
                <w:sz w:val="22"/>
                <w:rPrChange w:id="2378" w:author="zhangph" w:date="2017-06-16T15:02:00Z">
                  <w:rPr>
                    <w:ins w:id="2379" w:author="zhangph" w:date="2017-06-16T15:02:00Z"/>
                    <w:rFonts w:hint="eastAsia"/>
                  </w:rPr>
                </w:rPrChange>
              </w:rPr>
              <w:pPrChange w:id="2380" w:author="zhangph" w:date="2017-06-16T15:02:00Z">
                <w:pPr/>
              </w:pPrChange>
            </w:pPr>
            <w:ins w:id="2381" w:author="zhangph" w:date="2017-06-16T15:02:00Z">
              <w:r w:rsidRPr="00555323">
                <w:rPr>
                  <w:rFonts w:ascii="宋体" w:eastAsia="宋体" w:hAnsi="宋体" w:cs="宋体" w:hint="eastAsia"/>
                  <w:color w:val="000000"/>
                  <w:kern w:val="0"/>
                  <w:sz w:val="22"/>
                  <w:rPrChange w:id="2382" w:author="zhangph" w:date="2017-06-16T15:02:00Z">
                    <w:rPr>
                      <w:rFonts w:hint="eastAsia"/>
                    </w:rPr>
                  </w:rPrChange>
                </w:rPr>
                <w:t>1</w:t>
              </w:r>
            </w:ins>
          </w:p>
        </w:tc>
        <w:tc>
          <w:tcPr>
            <w:tcW w:w="132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2383" w:author="zhangph" w:date="2017-06-16T15:02:00Z">
              <w:tcPr>
                <w:tcW w:w="0" w:type="auto"/>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84" w:author="zhangph" w:date="2017-06-16T15:02:00Z"/>
                <w:rFonts w:ascii="宋体" w:eastAsia="宋体" w:hAnsi="宋体" w:cs="宋体" w:hint="eastAsia"/>
                <w:color w:val="000000"/>
                <w:kern w:val="0"/>
                <w:sz w:val="22"/>
                <w:rPrChange w:id="2385" w:author="zhangph" w:date="2017-06-16T15:02:00Z">
                  <w:rPr>
                    <w:ins w:id="2386" w:author="zhangph" w:date="2017-06-16T15:02:00Z"/>
                    <w:rFonts w:hint="eastAsia"/>
                  </w:rPr>
                </w:rPrChange>
              </w:rPr>
              <w:pPrChange w:id="2387" w:author="zhangph" w:date="2017-06-16T15:02:00Z">
                <w:pPr/>
              </w:pPrChange>
            </w:pPr>
            <w:ins w:id="2388" w:author="zhangph" w:date="2017-06-16T15:02:00Z">
              <w:r w:rsidRPr="00555323">
                <w:rPr>
                  <w:rFonts w:ascii="宋体" w:eastAsia="宋体" w:hAnsi="宋体" w:cs="宋体" w:hint="eastAsia"/>
                  <w:color w:val="000000"/>
                  <w:kern w:val="0"/>
                  <w:sz w:val="22"/>
                  <w:rPrChange w:id="2389" w:author="zhangph" w:date="2017-06-16T15:02:00Z">
                    <w:rPr>
                      <w:rFonts w:hint="eastAsia"/>
                    </w:rPr>
                  </w:rPrChange>
                </w:rPr>
                <w:t>常住人口表</w:t>
              </w:r>
            </w:ins>
          </w:p>
        </w:tc>
        <w:tc>
          <w:tcPr>
            <w:tcW w:w="28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2390" w:author="zhangph" w:date="2017-06-16T15:02:00Z">
              <w:tcPr>
                <w:tcW w:w="0" w:type="auto"/>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91" w:author="zhangph" w:date="2017-06-16T15:02:00Z"/>
                <w:rFonts w:ascii="宋体" w:eastAsia="宋体" w:hAnsi="宋体" w:cs="宋体" w:hint="eastAsia"/>
                <w:color w:val="000000"/>
                <w:kern w:val="0"/>
                <w:sz w:val="22"/>
                <w:rPrChange w:id="2392" w:author="zhangph" w:date="2017-06-16T15:02:00Z">
                  <w:rPr>
                    <w:ins w:id="2393" w:author="zhangph" w:date="2017-06-16T15:02:00Z"/>
                    <w:rFonts w:hint="eastAsia"/>
                  </w:rPr>
                </w:rPrChange>
              </w:rPr>
              <w:pPrChange w:id="2394" w:author="zhangph" w:date="2017-06-16T15:02:00Z">
                <w:pPr/>
              </w:pPrChange>
            </w:pPr>
            <w:proofErr w:type="spellStart"/>
            <w:ins w:id="2395" w:author="zhangph" w:date="2017-06-16T15:02:00Z">
              <w:r w:rsidRPr="00555323">
                <w:rPr>
                  <w:rFonts w:ascii="宋体" w:eastAsia="宋体" w:hAnsi="宋体" w:cs="宋体" w:hint="eastAsia"/>
                  <w:color w:val="000000"/>
                  <w:kern w:val="0"/>
                  <w:sz w:val="22"/>
                  <w:rPrChange w:id="2396" w:author="zhangph" w:date="2017-06-16T15:02:00Z">
                    <w:rPr>
                      <w:rFonts w:hint="eastAsia"/>
                    </w:rPr>
                  </w:rPrChange>
                </w:rPr>
                <w:t>gazhk_CZRK</w:t>
              </w:r>
              <w:proofErr w:type="spellEnd"/>
            </w:ins>
          </w:p>
        </w:tc>
        <w:tc>
          <w:tcPr>
            <w:tcW w:w="1560" w:type="dxa"/>
            <w:tcBorders>
              <w:top w:val="nil"/>
              <w:left w:val="nil"/>
              <w:bottom w:val="single" w:sz="4" w:space="0" w:color="auto"/>
              <w:right w:val="single" w:sz="4" w:space="0" w:color="auto"/>
            </w:tcBorders>
            <w:shd w:val="clear" w:color="auto" w:fill="auto"/>
            <w:noWrap/>
            <w:vAlign w:val="center"/>
            <w:hideMark/>
            <w:tcPrChange w:id="2397"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398" w:author="zhangph" w:date="2017-06-16T15:02:00Z"/>
                <w:rFonts w:ascii="宋体" w:eastAsia="宋体" w:hAnsi="宋体" w:cs="宋体" w:hint="eastAsia"/>
                <w:color w:val="000000"/>
                <w:kern w:val="0"/>
                <w:sz w:val="22"/>
                <w:rPrChange w:id="2399" w:author="zhangph" w:date="2017-06-16T15:02:00Z">
                  <w:rPr>
                    <w:ins w:id="2400" w:author="zhangph" w:date="2017-06-16T15:02:00Z"/>
                    <w:rFonts w:hint="eastAsia"/>
                  </w:rPr>
                </w:rPrChange>
              </w:rPr>
              <w:pPrChange w:id="2401" w:author="zhangph" w:date="2017-06-16T15:02:00Z">
                <w:pPr/>
              </w:pPrChange>
            </w:pPr>
            <w:ins w:id="2402" w:author="zhangph" w:date="2017-06-16T15:02:00Z">
              <w:r w:rsidRPr="00555323">
                <w:rPr>
                  <w:rFonts w:ascii="宋体" w:eastAsia="宋体" w:hAnsi="宋体" w:cs="宋体" w:hint="eastAsia"/>
                  <w:color w:val="000000"/>
                  <w:kern w:val="0"/>
                  <w:sz w:val="22"/>
                  <w:rPrChange w:id="2403" w:author="zhangph" w:date="2017-06-16T15:02:00Z">
                    <w:rPr>
                      <w:rFonts w:hint="eastAsia"/>
                    </w:rPr>
                  </w:rPrChange>
                </w:rPr>
                <w:t>联系电话</w:t>
              </w:r>
            </w:ins>
          </w:p>
        </w:tc>
        <w:tc>
          <w:tcPr>
            <w:tcW w:w="1080" w:type="dxa"/>
            <w:tcBorders>
              <w:top w:val="nil"/>
              <w:left w:val="nil"/>
              <w:bottom w:val="single" w:sz="4" w:space="0" w:color="auto"/>
              <w:right w:val="single" w:sz="4" w:space="0" w:color="auto"/>
            </w:tcBorders>
            <w:shd w:val="clear" w:color="auto" w:fill="auto"/>
            <w:noWrap/>
            <w:vAlign w:val="center"/>
            <w:hideMark/>
            <w:tcPrChange w:id="2404"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405" w:author="zhangph" w:date="2017-06-16T15:02:00Z"/>
                <w:rFonts w:ascii="宋体" w:eastAsia="宋体" w:hAnsi="宋体" w:cs="宋体" w:hint="eastAsia"/>
                <w:color w:val="000000"/>
                <w:kern w:val="0"/>
                <w:sz w:val="22"/>
                <w:rPrChange w:id="2406" w:author="zhangph" w:date="2017-06-16T15:02:00Z">
                  <w:rPr>
                    <w:ins w:id="2407" w:author="zhangph" w:date="2017-06-16T15:02:00Z"/>
                    <w:rFonts w:hint="eastAsia"/>
                  </w:rPr>
                </w:rPrChange>
              </w:rPr>
              <w:pPrChange w:id="2408" w:author="zhangph" w:date="2017-06-16T15:02:00Z">
                <w:pPr/>
              </w:pPrChange>
            </w:pPr>
            <w:ins w:id="2409" w:author="zhangph" w:date="2017-06-16T15:02:00Z">
              <w:r w:rsidRPr="00555323">
                <w:rPr>
                  <w:rFonts w:ascii="宋体" w:eastAsia="宋体" w:hAnsi="宋体" w:cs="宋体" w:hint="eastAsia"/>
                  <w:color w:val="000000"/>
                  <w:kern w:val="0"/>
                  <w:sz w:val="22"/>
                  <w:rPrChange w:id="2410" w:author="zhangph" w:date="2017-06-16T15:02:00Z">
                    <w:rPr>
                      <w:rFonts w:hint="eastAsia"/>
                    </w:rPr>
                  </w:rPrChange>
                </w:rPr>
                <w:t xml:space="preserve">　</w:t>
              </w:r>
            </w:ins>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Change w:id="2411" w:author="zhangph" w:date="2017-06-16T15:02:00Z">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412" w:author="zhangph" w:date="2017-06-16T15:02:00Z"/>
                <w:rFonts w:ascii="宋体" w:eastAsia="宋体" w:hAnsi="宋体" w:cs="宋体" w:hint="eastAsia"/>
                <w:color w:val="000000"/>
                <w:kern w:val="0"/>
                <w:sz w:val="22"/>
                <w:rPrChange w:id="2413" w:author="zhangph" w:date="2017-06-16T15:02:00Z">
                  <w:rPr>
                    <w:ins w:id="2414" w:author="zhangph" w:date="2017-06-16T15:02:00Z"/>
                    <w:rFonts w:hint="eastAsia"/>
                  </w:rPr>
                </w:rPrChange>
              </w:rPr>
              <w:pPrChange w:id="2415" w:author="zhangph" w:date="2017-06-16T15:02:00Z">
                <w:pPr/>
              </w:pPrChange>
            </w:pPr>
            <w:ins w:id="2416" w:author="zhangph" w:date="2017-06-16T15:02:00Z">
              <w:r w:rsidRPr="00555323">
                <w:rPr>
                  <w:rFonts w:ascii="宋体" w:eastAsia="宋体" w:hAnsi="宋体" w:cs="宋体" w:hint="eastAsia"/>
                  <w:color w:val="000000"/>
                  <w:kern w:val="0"/>
                  <w:sz w:val="22"/>
                  <w:rPrChange w:id="2417" w:author="zhangph" w:date="2017-06-16T15:02:00Z">
                    <w:rPr>
                      <w:rFonts w:hint="eastAsia"/>
                    </w:rPr>
                  </w:rPrChange>
                </w:rPr>
                <w:t>市云</w:t>
              </w:r>
            </w:ins>
          </w:p>
        </w:tc>
      </w:tr>
      <w:tr w:rsidR="00555323" w:rsidRPr="00555323" w:rsidTr="00555323">
        <w:trPr>
          <w:divId w:val="1905871447"/>
          <w:trHeight w:val="270"/>
          <w:ins w:id="2418" w:author="zhangph" w:date="2017-06-16T15:02:00Z"/>
          <w:trPrChange w:id="2419" w:author="zhangph" w:date="2017-06-16T15:02:00Z">
            <w:trPr>
              <w:divId w:val="1905871447"/>
              <w:trHeight w:val="270"/>
            </w:trPr>
          </w:trPrChange>
        </w:trPr>
        <w:tc>
          <w:tcPr>
            <w:tcW w:w="1080" w:type="dxa"/>
            <w:vMerge/>
            <w:tcBorders>
              <w:top w:val="nil"/>
              <w:left w:val="single" w:sz="8" w:space="0" w:color="auto"/>
              <w:bottom w:val="single" w:sz="4" w:space="0" w:color="auto"/>
              <w:right w:val="single" w:sz="4" w:space="0" w:color="auto"/>
            </w:tcBorders>
            <w:vAlign w:val="center"/>
            <w:hideMark/>
            <w:tcPrChange w:id="2420" w:author="zhangph" w:date="2017-06-16T15:02:00Z">
              <w:tcPr>
                <w:tcW w:w="0" w:type="auto"/>
                <w:vMerge/>
                <w:tcBorders>
                  <w:top w:val="nil"/>
                  <w:left w:val="single" w:sz="8"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421" w:author="zhangph" w:date="2017-06-16T15:02:00Z"/>
                <w:rFonts w:ascii="宋体" w:eastAsia="宋体" w:hAnsi="宋体" w:cs="宋体"/>
                <w:color w:val="000000"/>
                <w:kern w:val="0"/>
                <w:sz w:val="22"/>
                <w:rPrChange w:id="2422" w:author="zhangph" w:date="2017-06-16T15:02:00Z">
                  <w:rPr>
                    <w:ins w:id="2423" w:author="zhangph" w:date="2017-06-16T15:02:00Z"/>
                  </w:rPr>
                </w:rPrChange>
              </w:rPr>
              <w:pPrChange w:id="2424" w:author="zhangph" w:date="2017-06-16T15:02:00Z">
                <w:pPr/>
              </w:pPrChange>
            </w:pPr>
          </w:p>
        </w:tc>
        <w:tc>
          <w:tcPr>
            <w:tcW w:w="1320" w:type="dxa"/>
            <w:vMerge/>
            <w:tcBorders>
              <w:top w:val="nil"/>
              <w:left w:val="single" w:sz="4" w:space="0" w:color="auto"/>
              <w:bottom w:val="single" w:sz="4" w:space="0" w:color="auto"/>
              <w:right w:val="single" w:sz="4" w:space="0" w:color="auto"/>
            </w:tcBorders>
            <w:vAlign w:val="center"/>
            <w:hideMark/>
            <w:tcPrChange w:id="2425"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426" w:author="zhangph" w:date="2017-06-16T15:02:00Z"/>
                <w:rFonts w:ascii="宋体" w:eastAsia="宋体" w:hAnsi="宋体" w:cs="宋体"/>
                <w:color w:val="000000"/>
                <w:kern w:val="0"/>
                <w:sz w:val="22"/>
                <w:rPrChange w:id="2427" w:author="zhangph" w:date="2017-06-16T15:02:00Z">
                  <w:rPr>
                    <w:ins w:id="2428" w:author="zhangph" w:date="2017-06-16T15:02:00Z"/>
                  </w:rPr>
                </w:rPrChange>
              </w:rPr>
              <w:pPrChange w:id="2429" w:author="zhangph" w:date="2017-06-16T15:02:00Z">
                <w:pPr/>
              </w:pPrChange>
            </w:pPr>
          </w:p>
        </w:tc>
        <w:tc>
          <w:tcPr>
            <w:tcW w:w="2860" w:type="dxa"/>
            <w:vMerge/>
            <w:tcBorders>
              <w:top w:val="nil"/>
              <w:left w:val="single" w:sz="4" w:space="0" w:color="auto"/>
              <w:bottom w:val="single" w:sz="4" w:space="0" w:color="auto"/>
              <w:right w:val="single" w:sz="4" w:space="0" w:color="auto"/>
            </w:tcBorders>
            <w:vAlign w:val="center"/>
            <w:hideMark/>
            <w:tcPrChange w:id="2430"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431" w:author="zhangph" w:date="2017-06-16T15:02:00Z"/>
                <w:rFonts w:ascii="宋体" w:eastAsia="宋体" w:hAnsi="宋体" w:cs="宋体"/>
                <w:color w:val="000000"/>
                <w:kern w:val="0"/>
                <w:sz w:val="22"/>
                <w:rPrChange w:id="2432" w:author="zhangph" w:date="2017-06-16T15:02:00Z">
                  <w:rPr>
                    <w:ins w:id="2433" w:author="zhangph" w:date="2017-06-16T15:02:00Z"/>
                  </w:rPr>
                </w:rPrChange>
              </w:rPr>
              <w:pPrChange w:id="2434" w:author="zhangph" w:date="2017-06-16T15:02:00Z">
                <w:pPr/>
              </w:pPrChange>
            </w:pPr>
          </w:p>
        </w:tc>
        <w:tc>
          <w:tcPr>
            <w:tcW w:w="1560" w:type="dxa"/>
            <w:tcBorders>
              <w:top w:val="nil"/>
              <w:left w:val="nil"/>
              <w:bottom w:val="single" w:sz="4" w:space="0" w:color="auto"/>
              <w:right w:val="single" w:sz="4" w:space="0" w:color="auto"/>
            </w:tcBorders>
            <w:shd w:val="clear" w:color="auto" w:fill="auto"/>
            <w:noWrap/>
            <w:vAlign w:val="center"/>
            <w:hideMark/>
            <w:tcPrChange w:id="2435"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436" w:author="zhangph" w:date="2017-06-16T15:02:00Z"/>
                <w:rFonts w:ascii="宋体" w:eastAsia="宋体" w:hAnsi="宋体" w:cs="宋体" w:hint="eastAsia"/>
                <w:color w:val="000000"/>
                <w:kern w:val="0"/>
                <w:sz w:val="22"/>
                <w:rPrChange w:id="2437" w:author="zhangph" w:date="2017-06-16T15:02:00Z">
                  <w:rPr>
                    <w:ins w:id="2438" w:author="zhangph" w:date="2017-06-16T15:02:00Z"/>
                    <w:rFonts w:hint="eastAsia"/>
                  </w:rPr>
                </w:rPrChange>
              </w:rPr>
              <w:pPrChange w:id="2439" w:author="zhangph" w:date="2017-06-16T15:02:00Z">
                <w:pPr/>
              </w:pPrChange>
            </w:pPr>
            <w:ins w:id="2440" w:author="zhangph" w:date="2017-06-16T15:02:00Z">
              <w:r w:rsidRPr="00555323">
                <w:rPr>
                  <w:rFonts w:ascii="宋体" w:eastAsia="宋体" w:hAnsi="宋体" w:cs="宋体" w:hint="eastAsia"/>
                  <w:color w:val="000000"/>
                  <w:kern w:val="0"/>
                  <w:sz w:val="22"/>
                  <w:rPrChange w:id="2441" w:author="zhangph" w:date="2017-06-16T15:02:00Z">
                    <w:rPr>
                      <w:rFonts w:hint="eastAsia"/>
                    </w:rPr>
                  </w:rPrChange>
                </w:rPr>
                <w:t>身份证号码</w:t>
              </w:r>
            </w:ins>
          </w:p>
        </w:tc>
        <w:tc>
          <w:tcPr>
            <w:tcW w:w="1080" w:type="dxa"/>
            <w:tcBorders>
              <w:top w:val="nil"/>
              <w:left w:val="nil"/>
              <w:bottom w:val="single" w:sz="4" w:space="0" w:color="auto"/>
              <w:right w:val="single" w:sz="4" w:space="0" w:color="auto"/>
            </w:tcBorders>
            <w:shd w:val="clear" w:color="auto" w:fill="auto"/>
            <w:noWrap/>
            <w:vAlign w:val="center"/>
            <w:hideMark/>
            <w:tcPrChange w:id="2442"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443" w:author="zhangph" w:date="2017-06-16T15:02:00Z"/>
                <w:rFonts w:ascii="宋体" w:eastAsia="宋体" w:hAnsi="宋体" w:cs="宋体" w:hint="eastAsia"/>
                <w:color w:val="000000"/>
                <w:kern w:val="0"/>
                <w:sz w:val="22"/>
                <w:rPrChange w:id="2444" w:author="zhangph" w:date="2017-06-16T15:02:00Z">
                  <w:rPr>
                    <w:ins w:id="2445" w:author="zhangph" w:date="2017-06-16T15:02:00Z"/>
                    <w:rFonts w:hint="eastAsia"/>
                  </w:rPr>
                </w:rPrChange>
              </w:rPr>
              <w:pPrChange w:id="2446" w:author="zhangph" w:date="2017-06-16T15:02:00Z">
                <w:pPr/>
              </w:pPrChange>
            </w:pPr>
            <w:ins w:id="2447" w:author="zhangph" w:date="2017-06-16T15:02:00Z">
              <w:r w:rsidRPr="00555323">
                <w:rPr>
                  <w:rFonts w:ascii="宋体" w:eastAsia="宋体" w:hAnsi="宋体" w:cs="宋体" w:hint="eastAsia"/>
                  <w:color w:val="000000"/>
                  <w:kern w:val="0"/>
                  <w:sz w:val="22"/>
                  <w:rPrChange w:id="2448" w:author="zhangph" w:date="2017-06-16T15:02:00Z">
                    <w:rPr>
                      <w:rFonts w:hint="eastAsia"/>
                    </w:rPr>
                  </w:rPrChange>
                </w:rPr>
                <w:t xml:space="preserve">　</w:t>
              </w:r>
            </w:ins>
          </w:p>
        </w:tc>
        <w:tc>
          <w:tcPr>
            <w:tcW w:w="1080" w:type="dxa"/>
            <w:vMerge/>
            <w:tcBorders>
              <w:top w:val="nil"/>
              <w:left w:val="single" w:sz="4" w:space="0" w:color="auto"/>
              <w:bottom w:val="single" w:sz="4" w:space="0" w:color="auto"/>
              <w:right w:val="single" w:sz="8" w:space="0" w:color="auto"/>
            </w:tcBorders>
            <w:vAlign w:val="center"/>
            <w:hideMark/>
            <w:tcPrChange w:id="2449" w:author="zhangph" w:date="2017-06-16T15:02:00Z">
              <w:tcPr>
                <w:tcW w:w="0" w:type="auto"/>
                <w:vMerge/>
                <w:tcBorders>
                  <w:top w:val="nil"/>
                  <w:left w:val="single" w:sz="4" w:space="0" w:color="auto"/>
                  <w:bottom w:val="single" w:sz="4" w:space="0" w:color="auto"/>
                  <w:right w:val="single" w:sz="8" w:space="0" w:color="auto"/>
                </w:tcBorders>
                <w:vAlign w:val="center"/>
                <w:hideMark/>
              </w:tcPr>
            </w:tcPrChange>
          </w:tcPr>
          <w:p w:rsidR="00555323" w:rsidRPr="00555323" w:rsidRDefault="00555323" w:rsidP="00555323">
            <w:pPr>
              <w:widowControl/>
              <w:jc w:val="left"/>
              <w:rPr>
                <w:ins w:id="2450" w:author="zhangph" w:date="2017-06-16T15:02:00Z"/>
                <w:rFonts w:ascii="宋体" w:eastAsia="宋体" w:hAnsi="宋体" w:cs="宋体"/>
                <w:color w:val="000000"/>
                <w:kern w:val="0"/>
                <w:sz w:val="22"/>
                <w:rPrChange w:id="2451" w:author="zhangph" w:date="2017-06-16T15:02:00Z">
                  <w:rPr>
                    <w:ins w:id="2452" w:author="zhangph" w:date="2017-06-16T15:02:00Z"/>
                  </w:rPr>
                </w:rPrChange>
              </w:rPr>
              <w:pPrChange w:id="2453" w:author="zhangph" w:date="2017-06-16T15:02:00Z">
                <w:pPr/>
              </w:pPrChange>
            </w:pPr>
          </w:p>
        </w:tc>
      </w:tr>
      <w:tr w:rsidR="00555323" w:rsidRPr="00555323" w:rsidTr="00555323">
        <w:trPr>
          <w:divId w:val="1905871447"/>
          <w:trHeight w:val="270"/>
          <w:ins w:id="2454" w:author="zhangph" w:date="2017-06-16T15:02:00Z"/>
          <w:trPrChange w:id="2455" w:author="zhangph" w:date="2017-06-16T15:02:00Z">
            <w:trPr>
              <w:divId w:val="1905871447"/>
              <w:trHeight w:val="270"/>
            </w:trPr>
          </w:trPrChange>
        </w:trPr>
        <w:tc>
          <w:tcPr>
            <w:tcW w:w="1080" w:type="dxa"/>
            <w:vMerge/>
            <w:tcBorders>
              <w:top w:val="nil"/>
              <w:left w:val="single" w:sz="8" w:space="0" w:color="auto"/>
              <w:bottom w:val="single" w:sz="4" w:space="0" w:color="auto"/>
              <w:right w:val="single" w:sz="4" w:space="0" w:color="auto"/>
            </w:tcBorders>
            <w:vAlign w:val="center"/>
            <w:hideMark/>
            <w:tcPrChange w:id="2456" w:author="zhangph" w:date="2017-06-16T15:02:00Z">
              <w:tcPr>
                <w:tcW w:w="0" w:type="auto"/>
                <w:vMerge/>
                <w:tcBorders>
                  <w:top w:val="nil"/>
                  <w:left w:val="single" w:sz="8"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457" w:author="zhangph" w:date="2017-06-16T15:02:00Z"/>
                <w:rFonts w:ascii="宋体" w:eastAsia="宋体" w:hAnsi="宋体" w:cs="宋体"/>
                <w:color w:val="000000"/>
                <w:kern w:val="0"/>
                <w:sz w:val="22"/>
                <w:rPrChange w:id="2458" w:author="zhangph" w:date="2017-06-16T15:02:00Z">
                  <w:rPr>
                    <w:ins w:id="2459" w:author="zhangph" w:date="2017-06-16T15:02:00Z"/>
                  </w:rPr>
                </w:rPrChange>
              </w:rPr>
              <w:pPrChange w:id="2460" w:author="zhangph" w:date="2017-06-16T15:02:00Z">
                <w:pPr/>
              </w:pPrChange>
            </w:pPr>
          </w:p>
        </w:tc>
        <w:tc>
          <w:tcPr>
            <w:tcW w:w="1320" w:type="dxa"/>
            <w:vMerge/>
            <w:tcBorders>
              <w:top w:val="nil"/>
              <w:left w:val="single" w:sz="4" w:space="0" w:color="auto"/>
              <w:bottom w:val="single" w:sz="4" w:space="0" w:color="auto"/>
              <w:right w:val="single" w:sz="4" w:space="0" w:color="auto"/>
            </w:tcBorders>
            <w:vAlign w:val="center"/>
            <w:hideMark/>
            <w:tcPrChange w:id="2461"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462" w:author="zhangph" w:date="2017-06-16T15:02:00Z"/>
                <w:rFonts w:ascii="宋体" w:eastAsia="宋体" w:hAnsi="宋体" w:cs="宋体"/>
                <w:color w:val="000000"/>
                <w:kern w:val="0"/>
                <w:sz w:val="22"/>
                <w:rPrChange w:id="2463" w:author="zhangph" w:date="2017-06-16T15:02:00Z">
                  <w:rPr>
                    <w:ins w:id="2464" w:author="zhangph" w:date="2017-06-16T15:02:00Z"/>
                  </w:rPr>
                </w:rPrChange>
              </w:rPr>
              <w:pPrChange w:id="2465" w:author="zhangph" w:date="2017-06-16T15:02:00Z">
                <w:pPr/>
              </w:pPrChange>
            </w:pPr>
          </w:p>
        </w:tc>
        <w:tc>
          <w:tcPr>
            <w:tcW w:w="2860" w:type="dxa"/>
            <w:vMerge/>
            <w:tcBorders>
              <w:top w:val="nil"/>
              <w:left w:val="single" w:sz="4" w:space="0" w:color="auto"/>
              <w:bottom w:val="single" w:sz="4" w:space="0" w:color="auto"/>
              <w:right w:val="single" w:sz="4" w:space="0" w:color="auto"/>
            </w:tcBorders>
            <w:vAlign w:val="center"/>
            <w:hideMark/>
            <w:tcPrChange w:id="2466"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467" w:author="zhangph" w:date="2017-06-16T15:02:00Z"/>
                <w:rFonts w:ascii="宋体" w:eastAsia="宋体" w:hAnsi="宋体" w:cs="宋体"/>
                <w:color w:val="000000"/>
                <w:kern w:val="0"/>
                <w:sz w:val="22"/>
                <w:rPrChange w:id="2468" w:author="zhangph" w:date="2017-06-16T15:02:00Z">
                  <w:rPr>
                    <w:ins w:id="2469" w:author="zhangph" w:date="2017-06-16T15:02:00Z"/>
                  </w:rPr>
                </w:rPrChange>
              </w:rPr>
              <w:pPrChange w:id="2470" w:author="zhangph" w:date="2017-06-16T15:02:00Z">
                <w:pPr/>
              </w:pPrChange>
            </w:pPr>
          </w:p>
        </w:tc>
        <w:tc>
          <w:tcPr>
            <w:tcW w:w="1560" w:type="dxa"/>
            <w:tcBorders>
              <w:top w:val="nil"/>
              <w:left w:val="nil"/>
              <w:bottom w:val="single" w:sz="4" w:space="0" w:color="auto"/>
              <w:right w:val="single" w:sz="4" w:space="0" w:color="auto"/>
            </w:tcBorders>
            <w:shd w:val="clear" w:color="auto" w:fill="auto"/>
            <w:noWrap/>
            <w:vAlign w:val="center"/>
            <w:hideMark/>
            <w:tcPrChange w:id="2471"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472" w:author="zhangph" w:date="2017-06-16T15:02:00Z"/>
                <w:rFonts w:ascii="宋体" w:eastAsia="宋体" w:hAnsi="宋体" w:cs="宋体" w:hint="eastAsia"/>
                <w:color w:val="000000"/>
                <w:kern w:val="0"/>
                <w:sz w:val="22"/>
                <w:rPrChange w:id="2473" w:author="zhangph" w:date="2017-06-16T15:02:00Z">
                  <w:rPr>
                    <w:ins w:id="2474" w:author="zhangph" w:date="2017-06-16T15:02:00Z"/>
                    <w:rFonts w:hint="eastAsia"/>
                  </w:rPr>
                </w:rPrChange>
              </w:rPr>
              <w:pPrChange w:id="2475" w:author="zhangph" w:date="2017-06-16T15:02:00Z">
                <w:pPr/>
              </w:pPrChange>
            </w:pPr>
            <w:ins w:id="2476" w:author="zhangph" w:date="2017-06-16T15:02:00Z">
              <w:r w:rsidRPr="00555323">
                <w:rPr>
                  <w:rFonts w:ascii="宋体" w:eastAsia="宋体" w:hAnsi="宋体" w:cs="宋体" w:hint="eastAsia"/>
                  <w:color w:val="000000"/>
                  <w:kern w:val="0"/>
                  <w:sz w:val="22"/>
                  <w:rPrChange w:id="2477" w:author="zhangph" w:date="2017-06-16T15:02:00Z">
                    <w:rPr>
                      <w:rFonts w:hint="eastAsia"/>
                    </w:rPr>
                  </w:rPrChange>
                </w:rPr>
                <w:t>有效标志</w:t>
              </w:r>
            </w:ins>
          </w:p>
        </w:tc>
        <w:tc>
          <w:tcPr>
            <w:tcW w:w="1080" w:type="dxa"/>
            <w:tcBorders>
              <w:top w:val="nil"/>
              <w:left w:val="nil"/>
              <w:bottom w:val="single" w:sz="4" w:space="0" w:color="auto"/>
              <w:right w:val="single" w:sz="4" w:space="0" w:color="auto"/>
            </w:tcBorders>
            <w:shd w:val="clear" w:color="auto" w:fill="auto"/>
            <w:noWrap/>
            <w:vAlign w:val="center"/>
            <w:hideMark/>
            <w:tcPrChange w:id="2478"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479" w:author="zhangph" w:date="2017-06-16T15:02:00Z"/>
                <w:rFonts w:ascii="宋体" w:eastAsia="宋体" w:hAnsi="宋体" w:cs="宋体" w:hint="eastAsia"/>
                <w:color w:val="000000"/>
                <w:kern w:val="0"/>
                <w:sz w:val="22"/>
                <w:rPrChange w:id="2480" w:author="zhangph" w:date="2017-06-16T15:02:00Z">
                  <w:rPr>
                    <w:ins w:id="2481" w:author="zhangph" w:date="2017-06-16T15:02:00Z"/>
                    <w:rFonts w:hint="eastAsia"/>
                  </w:rPr>
                </w:rPrChange>
              </w:rPr>
              <w:pPrChange w:id="2482" w:author="zhangph" w:date="2017-06-16T15:02:00Z">
                <w:pPr/>
              </w:pPrChange>
            </w:pPr>
            <w:ins w:id="2483" w:author="zhangph" w:date="2017-06-16T15:02:00Z">
              <w:r w:rsidRPr="00555323">
                <w:rPr>
                  <w:rFonts w:ascii="宋体" w:eastAsia="宋体" w:hAnsi="宋体" w:cs="宋体" w:hint="eastAsia"/>
                  <w:color w:val="000000"/>
                  <w:kern w:val="0"/>
                  <w:sz w:val="22"/>
                  <w:rPrChange w:id="2484" w:author="zhangph" w:date="2017-06-16T15:02:00Z">
                    <w:rPr>
                      <w:rFonts w:hint="eastAsia"/>
                    </w:rPr>
                  </w:rPrChange>
                </w:rPr>
                <w:t>"</w:t>
              </w:r>
              <w:r w:rsidRPr="00555323">
                <w:rPr>
                  <w:rFonts w:ascii="宋体" w:eastAsia="宋体" w:hAnsi="宋体" w:cs="宋体" w:hint="eastAsia"/>
                  <w:color w:val="000000"/>
                  <w:kern w:val="0"/>
                  <w:sz w:val="22"/>
                  <w:rPrChange w:id="2485" w:author="zhangph" w:date="2017-06-16T15:02:00Z">
                    <w:rPr>
                      <w:rFonts w:hint="eastAsia"/>
                    </w:rPr>
                  </w:rPrChange>
                </w:rPr>
                <w:t>有效</w:t>
              </w:r>
              <w:r w:rsidRPr="00555323">
                <w:rPr>
                  <w:rFonts w:ascii="宋体" w:eastAsia="宋体" w:hAnsi="宋体" w:cs="宋体" w:hint="eastAsia"/>
                  <w:color w:val="000000"/>
                  <w:kern w:val="0"/>
                  <w:sz w:val="22"/>
                  <w:rPrChange w:id="2486" w:author="zhangph" w:date="2017-06-16T15:02:00Z">
                    <w:rPr>
                      <w:rFonts w:hint="eastAsia"/>
                    </w:rPr>
                  </w:rPrChange>
                </w:rPr>
                <w:t>"</w:t>
              </w:r>
            </w:ins>
          </w:p>
        </w:tc>
        <w:tc>
          <w:tcPr>
            <w:tcW w:w="1080" w:type="dxa"/>
            <w:vMerge/>
            <w:tcBorders>
              <w:top w:val="nil"/>
              <w:left w:val="single" w:sz="4" w:space="0" w:color="auto"/>
              <w:bottom w:val="single" w:sz="4" w:space="0" w:color="auto"/>
              <w:right w:val="single" w:sz="8" w:space="0" w:color="auto"/>
            </w:tcBorders>
            <w:vAlign w:val="center"/>
            <w:hideMark/>
            <w:tcPrChange w:id="2487" w:author="zhangph" w:date="2017-06-16T15:02:00Z">
              <w:tcPr>
                <w:tcW w:w="0" w:type="auto"/>
                <w:vMerge/>
                <w:tcBorders>
                  <w:top w:val="nil"/>
                  <w:left w:val="single" w:sz="4" w:space="0" w:color="auto"/>
                  <w:bottom w:val="single" w:sz="4" w:space="0" w:color="auto"/>
                  <w:right w:val="single" w:sz="8" w:space="0" w:color="auto"/>
                </w:tcBorders>
                <w:vAlign w:val="center"/>
                <w:hideMark/>
              </w:tcPr>
            </w:tcPrChange>
          </w:tcPr>
          <w:p w:rsidR="00555323" w:rsidRPr="00555323" w:rsidRDefault="00555323" w:rsidP="00555323">
            <w:pPr>
              <w:widowControl/>
              <w:jc w:val="left"/>
              <w:rPr>
                <w:ins w:id="2488" w:author="zhangph" w:date="2017-06-16T15:02:00Z"/>
                <w:rFonts w:ascii="宋体" w:eastAsia="宋体" w:hAnsi="宋体" w:cs="宋体"/>
                <w:color w:val="000000"/>
                <w:kern w:val="0"/>
                <w:sz w:val="22"/>
                <w:rPrChange w:id="2489" w:author="zhangph" w:date="2017-06-16T15:02:00Z">
                  <w:rPr>
                    <w:ins w:id="2490" w:author="zhangph" w:date="2017-06-16T15:02:00Z"/>
                  </w:rPr>
                </w:rPrChange>
              </w:rPr>
              <w:pPrChange w:id="2491" w:author="zhangph" w:date="2017-06-16T15:02:00Z">
                <w:pPr/>
              </w:pPrChange>
            </w:pPr>
          </w:p>
        </w:tc>
      </w:tr>
      <w:tr w:rsidR="00555323" w:rsidRPr="00555323" w:rsidTr="00555323">
        <w:trPr>
          <w:divId w:val="1905871447"/>
          <w:trHeight w:val="270"/>
          <w:ins w:id="2492" w:author="zhangph" w:date="2017-06-16T15:02:00Z"/>
          <w:trPrChange w:id="2493" w:author="zhangph" w:date="2017-06-16T15:02:00Z">
            <w:trPr>
              <w:divId w:val="1905871447"/>
              <w:trHeight w:val="270"/>
            </w:trPr>
          </w:trPrChange>
        </w:trPr>
        <w:tc>
          <w:tcPr>
            <w:tcW w:w="1080" w:type="dxa"/>
            <w:vMerge/>
            <w:tcBorders>
              <w:top w:val="nil"/>
              <w:left w:val="single" w:sz="8" w:space="0" w:color="auto"/>
              <w:bottom w:val="single" w:sz="4" w:space="0" w:color="auto"/>
              <w:right w:val="single" w:sz="4" w:space="0" w:color="auto"/>
            </w:tcBorders>
            <w:vAlign w:val="center"/>
            <w:hideMark/>
            <w:tcPrChange w:id="2494" w:author="zhangph" w:date="2017-06-16T15:02:00Z">
              <w:tcPr>
                <w:tcW w:w="0" w:type="auto"/>
                <w:vMerge/>
                <w:tcBorders>
                  <w:top w:val="nil"/>
                  <w:left w:val="single" w:sz="8"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495" w:author="zhangph" w:date="2017-06-16T15:02:00Z"/>
                <w:rFonts w:ascii="宋体" w:eastAsia="宋体" w:hAnsi="宋体" w:cs="宋体"/>
                <w:color w:val="000000"/>
                <w:kern w:val="0"/>
                <w:sz w:val="22"/>
                <w:rPrChange w:id="2496" w:author="zhangph" w:date="2017-06-16T15:02:00Z">
                  <w:rPr>
                    <w:ins w:id="2497" w:author="zhangph" w:date="2017-06-16T15:02:00Z"/>
                  </w:rPr>
                </w:rPrChange>
              </w:rPr>
              <w:pPrChange w:id="2498" w:author="zhangph" w:date="2017-06-16T15:02:00Z">
                <w:pPr/>
              </w:pPrChange>
            </w:pPr>
          </w:p>
        </w:tc>
        <w:tc>
          <w:tcPr>
            <w:tcW w:w="1320" w:type="dxa"/>
            <w:vMerge/>
            <w:tcBorders>
              <w:top w:val="nil"/>
              <w:left w:val="single" w:sz="4" w:space="0" w:color="auto"/>
              <w:bottom w:val="single" w:sz="4" w:space="0" w:color="auto"/>
              <w:right w:val="single" w:sz="4" w:space="0" w:color="auto"/>
            </w:tcBorders>
            <w:vAlign w:val="center"/>
            <w:hideMark/>
            <w:tcPrChange w:id="2499"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500" w:author="zhangph" w:date="2017-06-16T15:02:00Z"/>
                <w:rFonts w:ascii="宋体" w:eastAsia="宋体" w:hAnsi="宋体" w:cs="宋体"/>
                <w:color w:val="000000"/>
                <w:kern w:val="0"/>
                <w:sz w:val="22"/>
                <w:rPrChange w:id="2501" w:author="zhangph" w:date="2017-06-16T15:02:00Z">
                  <w:rPr>
                    <w:ins w:id="2502" w:author="zhangph" w:date="2017-06-16T15:02:00Z"/>
                  </w:rPr>
                </w:rPrChange>
              </w:rPr>
              <w:pPrChange w:id="2503" w:author="zhangph" w:date="2017-06-16T15:02:00Z">
                <w:pPr/>
              </w:pPrChange>
            </w:pPr>
          </w:p>
        </w:tc>
        <w:tc>
          <w:tcPr>
            <w:tcW w:w="2860" w:type="dxa"/>
            <w:vMerge/>
            <w:tcBorders>
              <w:top w:val="nil"/>
              <w:left w:val="single" w:sz="4" w:space="0" w:color="auto"/>
              <w:bottom w:val="single" w:sz="4" w:space="0" w:color="auto"/>
              <w:right w:val="single" w:sz="4" w:space="0" w:color="auto"/>
            </w:tcBorders>
            <w:vAlign w:val="center"/>
            <w:hideMark/>
            <w:tcPrChange w:id="2504"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505" w:author="zhangph" w:date="2017-06-16T15:02:00Z"/>
                <w:rFonts w:ascii="宋体" w:eastAsia="宋体" w:hAnsi="宋体" w:cs="宋体"/>
                <w:color w:val="000000"/>
                <w:kern w:val="0"/>
                <w:sz w:val="22"/>
                <w:rPrChange w:id="2506" w:author="zhangph" w:date="2017-06-16T15:02:00Z">
                  <w:rPr>
                    <w:ins w:id="2507" w:author="zhangph" w:date="2017-06-16T15:02:00Z"/>
                  </w:rPr>
                </w:rPrChange>
              </w:rPr>
              <w:pPrChange w:id="2508" w:author="zhangph" w:date="2017-06-16T15:02:00Z">
                <w:pPr/>
              </w:pPrChange>
            </w:pPr>
          </w:p>
        </w:tc>
        <w:tc>
          <w:tcPr>
            <w:tcW w:w="1560" w:type="dxa"/>
            <w:tcBorders>
              <w:top w:val="nil"/>
              <w:left w:val="nil"/>
              <w:bottom w:val="single" w:sz="4" w:space="0" w:color="auto"/>
              <w:right w:val="single" w:sz="4" w:space="0" w:color="auto"/>
            </w:tcBorders>
            <w:shd w:val="clear" w:color="auto" w:fill="auto"/>
            <w:noWrap/>
            <w:vAlign w:val="center"/>
            <w:hideMark/>
            <w:tcPrChange w:id="2509"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10" w:author="zhangph" w:date="2017-06-16T15:02:00Z"/>
                <w:rFonts w:ascii="宋体" w:eastAsia="宋体" w:hAnsi="宋体" w:cs="宋体" w:hint="eastAsia"/>
                <w:color w:val="000000"/>
                <w:kern w:val="0"/>
                <w:sz w:val="22"/>
                <w:rPrChange w:id="2511" w:author="zhangph" w:date="2017-06-16T15:02:00Z">
                  <w:rPr>
                    <w:ins w:id="2512" w:author="zhangph" w:date="2017-06-16T15:02:00Z"/>
                    <w:rFonts w:hint="eastAsia"/>
                  </w:rPr>
                </w:rPrChange>
              </w:rPr>
              <w:pPrChange w:id="2513" w:author="zhangph" w:date="2017-06-16T15:02:00Z">
                <w:pPr/>
              </w:pPrChange>
            </w:pPr>
            <w:ins w:id="2514" w:author="zhangph" w:date="2017-06-16T15:02:00Z">
              <w:r w:rsidRPr="00555323">
                <w:rPr>
                  <w:rFonts w:ascii="宋体" w:eastAsia="宋体" w:hAnsi="宋体" w:cs="宋体" w:hint="eastAsia"/>
                  <w:color w:val="000000"/>
                  <w:kern w:val="0"/>
                  <w:sz w:val="22"/>
                  <w:rPrChange w:id="2515" w:author="zhangph" w:date="2017-06-16T15:02:00Z">
                    <w:rPr>
                      <w:rFonts w:hint="eastAsia"/>
                    </w:rPr>
                  </w:rPrChange>
                </w:rPr>
                <w:t>户籍地</w:t>
              </w:r>
            </w:ins>
          </w:p>
        </w:tc>
        <w:tc>
          <w:tcPr>
            <w:tcW w:w="1080" w:type="dxa"/>
            <w:tcBorders>
              <w:top w:val="nil"/>
              <w:left w:val="nil"/>
              <w:bottom w:val="single" w:sz="4" w:space="0" w:color="auto"/>
              <w:right w:val="single" w:sz="4" w:space="0" w:color="auto"/>
            </w:tcBorders>
            <w:shd w:val="clear" w:color="auto" w:fill="auto"/>
            <w:noWrap/>
            <w:vAlign w:val="center"/>
            <w:hideMark/>
            <w:tcPrChange w:id="2516"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17" w:author="zhangph" w:date="2017-06-16T15:02:00Z"/>
                <w:rFonts w:ascii="宋体" w:eastAsia="宋体" w:hAnsi="宋体" w:cs="宋体" w:hint="eastAsia"/>
                <w:color w:val="000000"/>
                <w:kern w:val="0"/>
                <w:sz w:val="22"/>
                <w:rPrChange w:id="2518" w:author="zhangph" w:date="2017-06-16T15:02:00Z">
                  <w:rPr>
                    <w:ins w:id="2519" w:author="zhangph" w:date="2017-06-16T15:02:00Z"/>
                    <w:rFonts w:hint="eastAsia"/>
                  </w:rPr>
                </w:rPrChange>
              </w:rPr>
              <w:pPrChange w:id="2520" w:author="zhangph" w:date="2017-06-16T15:02:00Z">
                <w:pPr/>
              </w:pPrChange>
            </w:pPr>
            <w:ins w:id="2521" w:author="zhangph" w:date="2017-06-16T15:02:00Z">
              <w:r w:rsidRPr="00555323">
                <w:rPr>
                  <w:rFonts w:ascii="宋体" w:eastAsia="宋体" w:hAnsi="宋体" w:cs="宋体" w:hint="eastAsia"/>
                  <w:color w:val="000000"/>
                  <w:kern w:val="0"/>
                  <w:sz w:val="22"/>
                  <w:rPrChange w:id="2522" w:author="zhangph" w:date="2017-06-16T15:02:00Z">
                    <w:rPr>
                      <w:rFonts w:hint="eastAsia"/>
                    </w:rPr>
                  </w:rPrChange>
                </w:rPr>
                <w:t>"</w:t>
              </w:r>
              <w:r w:rsidRPr="00555323">
                <w:rPr>
                  <w:rFonts w:ascii="宋体" w:eastAsia="宋体" w:hAnsi="宋体" w:cs="宋体" w:hint="eastAsia"/>
                  <w:color w:val="000000"/>
                  <w:kern w:val="0"/>
                  <w:sz w:val="22"/>
                  <w:rPrChange w:id="2523" w:author="zhangph" w:date="2017-06-16T15:02:00Z">
                    <w:rPr>
                      <w:rFonts w:hint="eastAsia"/>
                    </w:rPr>
                  </w:rPrChange>
                </w:rPr>
                <w:t>萧山</w:t>
              </w:r>
              <w:r w:rsidRPr="00555323">
                <w:rPr>
                  <w:rFonts w:ascii="宋体" w:eastAsia="宋体" w:hAnsi="宋体" w:cs="宋体" w:hint="eastAsia"/>
                  <w:color w:val="000000"/>
                  <w:kern w:val="0"/>
                  <w:sz w:val="22"/>
                  <w:rPrChange w:id="2524" w:author="zhangph" w:date="2017-06-16T15:02:00Z">
                    <w:rPr>
                      <w:rFonts w:hint="eastAsia"/>
                    </w:rPr>
                  </w:rPrChange>
                </w:rPr>
                <w:t>"</w:t>
              </w:r>
            </w:ins>
          </w:p>
        </w:tc>
        <w:tc>
          <w:tcPr>
            <w:tcW w:w="1080" w:type="dxa"/>
            <w:vMerge/>
            <w:tcBorders>
              <w:top w:val="nil"/>
              <w:left w:val="single" w:sz="4" w:space="0" w:color="auto"/>
              <w:bottom w:val="single" w:sz="4" w:space="0" w:color="auto"/>
              <w:right w:val="single" w:sz="8" w:space="0" w:color="auto"/>
            </w:tcBorders>
            <w:vAlign w:val="center"/>
            <w:hideMark/>
            <w:tcPrChange w:id="2525" w:author="zhangph" w:date="2017-06-16T15:02:00Z">
              <w:tcPr>
                <w:tcW w:w="0" w:type="auto"/>
                <w:vMerge/>
                <w:tcBorders>
                  <w:top w:val="nil"/>
                  <w:left w:val="single" w:sz="4" w:space="0" w:color="auto"/>
                  <w:bottom w:val="single" w:sz="4" w:space="0" w:color="auto"/>
                  <w:right w:val="single" w:sz="8" w:space="0" w:color="auto"/>
                </w:tcBorders>
                <w:vAlign w:val="center"/>
                <w:hideMark/>
              </w:tcPr>
            </w:tcPrChange>
          </w:tcPr>
          <w:p w:rsidR="00555323" w:rsidRPr="00555323" w:rsidRDefault="00555323" w:rsidP="00555323">
            <w:pPr>
              <w:widowControl/>
              <w:jc w:val="left"/>
              <w:rPr>
                <w:ins w:id="2526" w:author="zhangph" w:date="2017-06-16T15:02:00Z"/>
                <w:rFonts w:ascii="宋体" w:eastAsia="宋体" w:hAnsi="宋体" w:cs="宋体"/>
                <w:color w:val="000000"/>
                <w:kern w:val="0"/>
                <w:sz w:val="22"/>
                <w:rPrChange w:id="2527" w:author="zhangph" w:date="2017-06-16T15:02:00Z">
                  <w:rPr>
                    <w:ins w:id="2528" w:author="zhangph" w:date="2017-06-16T15:02:00Z"/>
                  </w:rPr>
                </w:rPrChange>
              </w:rPr>
              <w:pPrChange w:id="2529" w:author="zhangph" w:date="2017-06-16T15:02:00Z">
                <w:pPr/>
              </w:pPrChange>
            </w:pPr>
          </w:p>
        </w:tc>
      </w:tr>
      <w:tr w:rsidR="00555323" w:rsidRPr="00555323" w:rsidTr="00555323">
        <w:trPr>
          <w:divId w:val="1905871447"/>
          <w:trHeight w:val="270"/>
          <w:ins w:id="2530" w:author="zhangph" w:date="2017-06-16T15:02:00Z"/>
          <w:trPrChange w:id="2531" w:author="zhangph" w:date="2017-06-16T15:02:00Z">
            <w:trPr>
              <w:divId w:val="1905871447"/>
              <w:trHeight w:val="270"/>
            </w:trPr>
          </w:trPrChange>
        </w:trPr>
        <w:tc>
          <w:tcPr>
            <w:tcW w:w="1080" w:type="dxa"/>
            <w:vMerge w:val="restart"/>
            <w:tcBorders>
              <w:top w:val="nil"/>
              <w:left w:val="single" w:sz="8" w:space="0" w:color="auto"/>
              <w:bottom w:val="single" w:sz="4" w:space="0" w:color="000000"/>
              <w:right w:val="single" w:sz="4" w:space="0" w:color="auto"/>
            </w:tcBorders>
            <w:shd w:val="clear" w:color="auto" w:fill="auto"/>
            <w:noWrap/>
            <w:vAlign w:val="center"/>
            <w:hideMark/>
            <w:tcPrChange w:id="2532" w:author="zhangph" w:date="2017-06-16T15:02:00Z">
              <w:tcPr>
                <w:tcW w:w="0" w:type="auto"/>
                <w:vMerge w:val="restart"/>
                <w:tcBorders>
                  <w:top w:val="nil"/>
                  <w:left w:val="single" w:sz="8"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33" w:author="zhangph" w:date="2017-06-16T15:02:00Z"/>
                <w:rFonts w:ascii="宋体" w:eastAsia="宋体" w:hAnsi="宋体" w:cs="宋体" w:hint="eastAsia"/>
                <w:color w:val="000000"/>
                <w:kern w:val="0"/>
                <w:sz w:val="22"/>
                <w:rPrChange w:id="2534" w:author="zhangph" w:date="2017-06-16T15:02:00Z">
                  <w:rPr>
                    <w:ins w:id="2535" w:author="zhangph" w:date="2017-06-16T15:02:00Z"/>
                    <w:rFonts w:hint="eastAsia"/>
                  </w:rPr>
                </w:rPrChange>
              </w:rPr>
              <w:pPrChange w:id="2536" w:author="zhangph" w:date="2017-06-16T15:02:00Z">
                <w:pPr/>
              </w:pPrChange>
            </w:pPr>
            <w:ins w:id="2537" w:author="zhangph" w:date="2017-06-16T15:02:00Z">
              <w:r w:rsidRPr="00555323">
                <w:rPr>
                  <w:rFonts w:ascii="宋体" w:eastAsia="宋体" w:hAnsi="宋体" w:cs="宋体" w:hint="eastAsia"/>
                  <w:color w:val="000000"/>
                  <w:kern w:val="0"/>
                  <w:sz w:val="22"/>
                  <w:rPrChange w:id="2538" w:author="zhangph" w:date="2017-06-16T15:02:00Z">
                    <w:rPr>
                      <w:rFonts w:hint="eastAsia"/>
                    </w:rPr>
                  </w:rPrChange>
                </w:rPr>
                <w:t>2</w:t>
              </w:r>
            </w:ins>
          </w:p>
        </w:tc>
        <w:tc>
          <w:tcPr>
            <w:tcW w:w="132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2539" w:author="zhangph" w:date="2017-06-16T15:02:00Z">
              <w:tcPr>
                <w:tcW w:w="0" w:type="auto"/>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40" w:author="zhangph" w:date="2017-06-16T15:02:00Z"/>
                <w:rFonts w:ascii="宋体" w:eastAsia="宋体" w:hAnsi="宋体" w:cs="宋体" w:hint="eastAsia"/>
                <w:color w:val="000000"/>
                <w:kern w:val="0"/>
                <w:sz w:val="22"/>
                <w:rPrChange w:id="2541" w:author="zhangph" w:date="2017-06-16T15:02:00Z">
                  <w:rPr>
                    <w:ins w:id="2542" w:author="zhangph" w:date="2017-06-16T15:02:00Z"/>
                    <w:rFonts w:hint="eastAsia"/>
                  </w:rPr>
                </w:rPrChange>
              </w:rPr>
              <w:pPrChange w:id="2543" w:author="zhangph" w:date="2017-06-16T15:02:00Z">
                <w:pPr/>
              </w:pPrChange>
            </w:pPr>
            <w:ins w:id="2544" w:author="zhangph" w:date="2017-06-16T15:02:00Z">
              <w:r w:rsidRPr="00555323">
                <w:rPr>
                  <w:rFonts w:ascii="宋体" w:eastAsia="宋体" w:hAnsi="宋体" w:cs="宋体" w:hint="eastAsia"/>
                  <w:color w:val="000000"/>
                  <w:kern w:val="0"/>
                  <w:sz w:val="22"/>
                  <w:rPrChange w:id="2545" w:author="zhangph" w:date="2017-06-16T15:02:00Z">
                    <w:rPr>
                      <w:rFonts w:hint="eastAsia"/>
                    </w:rPr>
                  </w:rPrChange>
                </w:rPr>
                <w:t>流动人口表</w:t>
              </w:r>
            </w:ins>
          </w:p>
        </w:tc>
        <w:tc>
          <w:tcPr>
            <w:tcW w:w="28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2546" w:author="zhangph" w:date="2017-06-16T15:02:00Z">
              <w:tcPr>
                <w:tcW w:w="0" w:type="auto"/>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47" w:author="zhangph" w:date="2017-06-16T15:02:00Z"/>
                <w:rFonts w:ascii="宋体" w:eastAsia="宋体" w:hAnsi="宋体" w:cs="宋体" w:hint="eastAsia"/>
                <w:color w:val="000000"/>
                <w:kern w:val="0"/>
                <w:sz w:val="22"/>
                <w:rPrChange w:id="2548" w:author="zhangph" w:date="2017-06-16T15:02:00Z">
                  <w:rPr>
                    <w:ins w:id="2549" w:author="zhangph" w:date="2017-06-16T15:02:00Z"/>
                    <w:rFonts w:hint="eastAsia"/>
                  </w:rPr>
                </w:rPrChange>
              </w:rPr>
              <w:pPrChange w:id="2550" w:author="zhangph" w:date="2017-06-16T15:02:00Z">
                <w:pPr/>
              </w:pPrChange>
            </w:pPr>
            <w:proofErr w:type="spellStart"/>
            <w:ins w:id="2551" w:author="zhangph" w:date="2017-06-16T15:02:00Z">
              <w:r w:rsidRPr="00555323">
                <w:rPr>
                  <w:rFonts w:ascii="宋体" w:eastAsia="宋体" w:hAnsi="宋体" w:cs="宋体" w:hint="eastAsia"/>
                  <w:color w:val="000000"/>
                  <w:kern w:val="0"/>
                  <w:sz w:val="22"/>
                  <w:rPrChange w:id="2552" w:author="zhangph" w:date="2017-06-16T15:02:00Z">
                    <w:rPr>
                      <w:rFonts w:hint="eastAsia"/>
                    </w:rPr>
                  </w:rPrChange>
                </w:rPr>
                <w:t>gazhk_NEWZZRK_JB_TAB</w:t>
              </w:r>
              <w:proofErr w:type="spellEnd"/>
            </w:ins>
          </w:p>
        </w:tc>
        <w:tc>
          <w:tcPr>
            <w:tcW w:w="1560" w:type="dxa"/>
            <w:tcBorders>
              <w:top w:val="nil"/>
              <w:left w:val="nil"/>
              <w:bottom w:val="single" w:sz="4" w:space="0" w:color="auto"/>
              <w:right w:val="single" w:sz="4" w:space="0" w:color="auto"/>
            </w:tcBorders>
            <w:shd w:val="clear" w:color="auto" w:fill="auto"/>
            <w:noWrap/>
            <w:vAlign w:val="center"/>
            <w:hideMark/>
            <w:tcPrChange w:id="2553"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54" w:author="zhangph" w:date="2017-06-16T15:02:00Z"/>
                <w:rFonts w:ascii="宋体" w:eastAsia="宋体" w:hAnsi="宋体" w:cs="宋体" w:hint="eastAsia"/>
                <w:color w:val="000000"/>
                <w:kern w:val="0"/>
                <w:sz w:val="22"/>
                <w:rPrChange w:id="2555" w:author="zhangph" w:date="2017-06-16T15:02:00Z">
                  <w:rPr>
                    <w:ins w:id="2556" w:author="zhangph" w:date="2017-06-16T15:02:00Z"/>
                    <w:rFonts w:hint="eastAsia"/>
                  </w:rPr>
                </w:rPrChange>
              </w:rPr>
              <w:pPrChange w:id="2557" w:author="zhangph" w:date="2017-06-16T15:02:00Z">
                <w:pPr/>
              </w:pPrChange>
            </w:pPr>
            <w:ins w:id="2558" w:author="zhangph" w:date="2017-06-16T15:02:00Z">
              <w:r w:rsidRPr="00555323">
                <w:rPr>
                  <w:rFonts w:ascii="宋体" w:eastAsia="宋体" w:hAnsi="宋体" w:cs="宋体" w:hint="eastAsia"/>
                  <w:color w:val="000000"/>
                  <w:kern w:val="0"/>
                  <w:sz w:val="22"/>
                  <w:rPrChange w:id="2559" w:author="zhangph" w:date="2017-06-16T15:02:00Z">
                    <w:rPr>
                      <w:rFonts w:hint="eastAsia"/>
                    </w:rPr>
                  </w:rPrChange>
                </w:rPr>
                <w:t>联系电话</w:t>
              </w:r>
            </w:ins>
          </w:p>
        </w:tc>
        <w:tc>
          <w:tcPr>
            <w:tcW w:w="1080" w:type="dxa"/>
            <w:tcBorders>
              <w:top w:val="nil"/>
              <w:left w:val="nil"/>
              <w:bottom w:val="single" w:sz="4" w:space="0" w:color="auto"/>
              <w:right w:val="single" w:sz="4" w:space="0" w:color="auto"/>
            </w:tcBorders>
            <w:shd w:val="clear" w:color="auto" w:fill="auto"/>
            <w:noWrap/>
            <w:vAlign w:val="center"/>
            <w:hideMark/>
            <w:tcPrChange w:id="2560"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61" w:author="zhangph" w:date="2017-06-16T15:02:00Z"/>
                <w:rFonts w:ascii="宋体" w:eastAsia="宋体" w:hAnsi="宋体" w:cs="宋体" w:hint="eastAsia"/>
                <w:color w:val="000000"/>
                <w:kern w:val="0"/>
                <w:sz w:val="22"/>
                <w:rPrChange w:id="2562" w:author="zhangph" w:date="2017-06-16T15:02:00Z">
                  <w:rPr>
                    <w:ins w:id="2563" w:author="zhangph" w:date="2017-06-16T15:02:00Z"/>
                    <w:rFonts w:hint="eastAsia"/>
                  </w:rPr>
                </w:rPrChange>
              </w:rPr>
              <w:pPrChange w:id="2564" w:author="zhangph" w:date="2017-06-16T15:02:00Z">
                <w:pPr/>
              </w:pPrChange>
            </w:pPr>
            <w:ins w:id="2565" w:author="zhangph" w:date="2017-06-16T15:02:00Z">
              <w:r w:rsidRPr="00555323">
                <w:rPr>
                  <w:rFonts w:ascii="宋体" w:eastAsia="宋体" w:hAnsi="宋体" w:cs="宋体" w:hint="eastAsia"/>
                  <w:color w:val="000000"/>
                  <w:kern w:val="0"/>
                  <w:sz w:val="22"/>
                  <w:rPrChange w:id="2566" w:author="zhangph" w:date="2017-06-16T15:02:00Z">
                    <w:rPr>
                      <w:rFonts w:hint="eastAsia"/>
                    </w:rPr>
                  </w:rPrChange>
                </w:rPr>
                <w:t xml:space="preserve">　</w:t>
              </w:r>
            </w:ins>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Change w:id="2567" w:author="zhangph" w:date="2017-06-16T15:02:00Z">
              <w:tcPr>
                <w:tcW w:w="0" w:type="auto"/>
                <w:vMerge w:val="restart"/>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68" w:author="zhangph" w:date="2017-06-16T15:02:00Z"/>
                <w:rFonts w:ascii="宋体" w:eastAsia="宋体" w:hAnsi="宋体" w:cs="宋体" w:hint="eastAsia"/>
                <w:color w:val="000000"/>
                <w:kern w:val="0"/>
                <w:sz w:val="22"/>
                <w:rPrChange w:id="2569" w:author="zhangph" w:date="2017-06-16T15:02:00Z">
                  <w:rPr>
                    <w:ins w:id="2570" w:author="zhangph" w:date="2017-06-16T15:02:00Z"/>
                    <w:rFonts w:hint="eastAsia"/>
                  </w:rPr>
                </w:rPrChange>
              </w:rPr>
              <w:pPrChange w:id="2571" w:author="zhangph" w:date="2017-06-16T15:02:00Z">
                <w:pPr/>
              </w:pPrChange>
            </w:pPr>
            <w:ins w:id="2572" w:author="zhangph" w:date="2017-06-16T15:02:00Z">
              <w:r w:rsidRPr="00555323">
                <w:rPr>
                  <w:rFonts w:ascii="宋体" w:eastAsia="宋体" w:hAnsi="宋体" w:cs="宋体" w:hint="eastAsia"/>
                  <w:color w:val="000000"/>
                  <w:kern w:val="0"/>
                  <w:sz w:val="22"/>
                  <w:rPrChange w:id="2573" w:author="zhangph" w:date="2017-06-16T15:02:00Z">
                    <w:rPr>
                      <w:rFonts w:hint="eastAsia"/>
                    </w:rPr>
                  </w:rPrChange>
                </w:rPr>
                <w:t>市云</w:t>
              </w:r>
            </w:ins>
          </w:p>
        </w:tc>
      </w:tr>
      <w:tr w:rsidR="00555323" w:rsidRPr="00555323" w:rsidTr="00555323">
        <w:trPr>
          <w:divId w:val="1905871447"/>
          <w:trHeight w:val="270"/>
          <w:ins w:id="2574" w:author="zhangph" w:date="2017-06-16T15:02:00Z"/>
          <w:trPrChange w:id="2575" w:author="zhangph" w:date="2017-06-16T15:02:00Z">
            <w:trPr>
              <w:divId w:val="1905871447"/>
              <w:trHeight w:val="270"/>
            </w:trPr>
          </w:trPrChange>
        </w:trPr>
        <w:tc>
          <w:tcPr>
            <w:tcW w:w="1080" w:type="dxa"/>
            <w:vMerge/>
            <w:tcBorders>
              <w:top w:val="nil"/>
              <w:left w:val="single" w:sz="8" w:space="0" w:color="auto"/>
              <w:bottom w:val="single" w:sz="4" w:space="0" w:color="000000"/>
              <w:right w:val="single" w:sz="4" w:space="0" w:color="auto"/>
            </w:tcBorders>
            <w:vAlign w:val="center"/>
            <w:hideMark/>
            <w:tcPrChange w:id="2576" w:author="zhangph" w:date="2017-06-16T15:02:00Z">
              <w:tcPr>
                <w:tcW w:w="0" w:type="auto"/>
                <w:vMerge/>
                <w:tcBorders>
                  <w:top w:val="nil"/>
                  <w:left w:val="single" w:sz="8" w:space="0" w:color="auto"/>
                  <w:bottom w:val="single" w:sz="4" w:space="0" w:color="000000"/>
                  <w:right w:val="single" w:sz="4" w:space="0" w:color="auto"/>
                </w:tcBorders>
                <w:vAlign w:val="center"/>
                <w:hideMark/>
              </w:tcPr>
            </w:tcPrChange>
          </w:tcPr>
          <w:p w:rsidR="00555323" w:rsidRPr="00555323" w:rsidRDefault="00555323" w:rsidP="00555323">
            <w:pPr>
              <w:widowControl/>
              <w:jc w:val="left"/>
              <w:rPr>
                <w:ins w:id="2577" w:author="zhangph" w:date="2017-06-16T15:02:00Z"/>
                <w:rFonts w:ascii="宋体" w:eastAsia="宋体" w:hAnsi="宋体" w:cs="宋体"/>
                <w:color w:val="000000"/>
                <w:kern w:val="0"/>
                <w:sz w:val="22"/>
                <w:rPrChange w:id="2578" w:author="zhangph" w:date="2017-06-16T15:02:00Z">
                  <w:rPr>
                    <w:ins w:id="2579" w:author="zhangph" w:date="2017-06-16T15:02:00Z"/>
                  </w:rPr>
                </w:rPrChange>
              </w:rPr>
              <w:pPrChange w:id="2580" w:author="zhangph" w:date="2017-06-16T15:02:00Z">
                <w:pPr/>
              </w:pPrChange>
            </w:pPr>
          </w:p>
        </w:tc>
        <w:tc>
          <w:tcPr>
            <w:tcW w:w="1320" w:type="dxa"/>
            <w:vMerge/>
            <w:tcBorders>
              <w:top w:val="nil"/>
              <w:left w:val="single" w:sz="4" w:space="0" w:color="auto"/>
              <w:bottom w:val="single" w:sz="4" w:space="0" w:color="auto"/>
              <w:right w:val="single" w:sz="4" w:space="0" w:color="auto"/>
            </w:tcBorders>
            <w:vAlign w:val="center"/>
            <w:hideMark/>
            <w:tcPrChange w:id="2581"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582" w:author="zhangph" w:date="2017-06-16T15:02:00Z"/>
                <w:rFonts w:ascii="宋体" w:eastAsia="宋体" w:hAnsi="宋体" w:cs="宋体"/>
                <w:color w:val="000000"/>
                <w:kern w:val="0"/>
                <w:sz w:val="22"/>
                <w:rPrChange w:id="2583" w:author="zhangph" w:date="2017-06-16T15:02:00Z">
                  <w:rPr>
                    <w:ins w:id="2584" w:author="zhangph" w:date="2017-06-16T15:02:00Z"/>
                  </w:rPr>
                </w:rPrChange>
              </w:rPr>
              <w:pPrChange w:id="2585" w:author="zhangph" w:date="2017-06-16T15:02:00Z">
                <w:pPr/>
              </w:pPrChange>
            </w:pPr>
          </w:p>
        </w:tc>
        <w:tc>
          <w:tcPr>
            <w:tcW w:w="2860" w:type="dxa"/>
            <w:vMerge/>
            <w:tcBorders>
              <w:top w:val="nil"/>
              <w:left w:val="single" w:sz="4" w:space="0" w:color="auto"/>
              <w:bottom w:val="single" w:sz="4" w:space="0" w:color="auto"/>
              <w:right w:val="single" w:sz="4" w:space="0" w:color="auto"/>
            </w:tcBorders>
            <w:vAlign w:val="center"/>
            <w:hideMark/>
            <w:tcPrChange w:id="2586"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587" w:author="zhangph" w:date="2017-06-16T15:02:00Z"/>
                <w:rFonts w:ascii="宋体" w:eastAsia="宋体" w:hAnsi="宋体" w:cs="宋体"/>
                <w:color w:val="000000"/>
                <w:kern w:val="0"/>
                <w:sz w:val="22"/>
                <w:rPrChange w:id="2588" w:author="zhangph" w:date="2017-06-16T15:02:00Z">
                  <w:rPr>
                    <w:ins w:id="2589" w:author="zhangph" w:date="2017-06-16T15:02:00Z"/>
                  </w:rPr>
                </w:rPrChange>
              </w:rPr>
              <w:pPrChange w:id="2590" w:author="zhangph" w:date="2017-06-16T15:02:00Z">
                <w:pPr/>
              </w:pPrChange>
            </w:pPr>
          </w:p>
        </w:tc>
        <w:tc>
          <w:tcPr>
            <w:tcW w:w="1560" w:type="dxa"/>
            <w:tcBorders>
              <w:top w:val="nil"/>
              <w:left w:val="nil"/>
              <w:bottom w:val="nil"/>
              <w:right w:val="single" w:sz="4" w:space="0" w:color="auto"/>
            </w:tcBorders>
            <w:shd w:val="clear" w:color="auto" w:fill="auto"/>
            <w:noWrap/>
            <w:vAlign w:val="center"/>
            <w:hideMark/>
            <w:tcPrChange w:id="2591" w:author="zhangph" w:date="2017-06-16T15:02:00Z">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92" w:author="zhangph" w:date="2017-06-16T15:02:00Z"/>
                <w:rFonts w:ascii="宋体" w:eastAsia="宋体" w:hAnsi="宋体" w:cs="宋体" w:hint="eastAsia"/>
                <w:color w:val="000000"/>
                <w:kern w:val="0"/>
                <w:sz w:val="22"/>
                <w:rPrChange w:id="2593" w:author="zhangph" w:date="2017-06-16T15:02:00Z">
                  <w:rPr>
                    <w:ins w:id="2594" w:author="zhangph" w:date="2017-06-16T15:02:00Z"/>
                    <w:rFonts w:hint="eastAsia"/>
                  </w:rPr>
                </w:rPrChange>
              </w:rPr>
              <w:pPrChange w:id="2595" w:author="zhangph" w:date="2017-06-16T15:02:00Z">
                <w:pPr/>
              </w:pPrChange>
            </w:pPr>
            <w:ins w:id="2596" w:author="zhangph" w:date="2017-06-16T15:02:00Z">
              <w:r w:rsidRPr="00555323">
                <w:rPr>
                  <w:rFonts w:ascii="宋体" w:eastAsia="宋体" w:hAnsi="宋体" w:cs="宋体" w:hint="eastAsia"/>
                  <w:color w:val="000000"/>
                  <w:kern w:val="0"/>
                  <w:sz w:val="22"/>
                  <w:rPrChange w:id="2597" w:author="zhangph" w:date="2017-06-16T15:02:00Z">
                    <w:rPr>
                      <w:rFonts w:hint="eastAsia"/>
                    </w:rPr>
                  </w:rPrChange>
                </w:rPr>
                <w:t>身份证号码</w:t>
              </w:r>
            </w:ins>
          </w:p>
        </w:tc>
        <w:tc>
          <w:tcPr>
            <w:tcW w:w="1080" w:type="dxa"/>
            <w:tcBorders>
              <w:top w:val="nil"/>
              <w:left w:val="nil"/>
              <w:bottom w:val="single" w:sz="4" w:space="0" w:color="auto"/>
              <w:right w:val="single" w:sz="4" w:space="0" w:color="auto"/>
            </w:tcBorders>
            <w:shd w:val="clear" w:color="auto" w:fill="auto"/>
            <w:noWrap/>
            <w:vAlign w:val="center"/>
            <w:hideMark/>
            <w:tcPrChange w:id="2598"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599" w:author="zhangph" w:date="2017-06-16T15:02:00Z"/>
                <w:rFonts w:ascii="宋体" w:eastAsia="宋体" w:hAnsi="宋体" w:cs="宋体" w:hint="eastAsia"/>
                <w:color w:val="000000"/>
                <w:kern w:val="0"/>
                <w:sz w:val="22"/>
                <w:rPrChange w:id="2600" w:author="zhangph" w:date="2017-06-16T15:02:00Z">
                  <w:rPr>
                    <w:ins w:id="2601" w:author="zhangph" w:date="2017-06-16T15:02:00Z"/>
                    <w:rFonts w:hint="eastAsia"/>
                  </w:rPr>
                </w:rPrChange>
              </w:rPr>
              <w:pPrChange w:id="2602" w:author="zhangph" w:date="2017-06-16T15:02:00Z">
                <w:pPr/>
              </w:pPrChange>
            </w:pPr>
            <w:ins w:id="2603" w:author="zhangph" w:date="2017-06-16T15:02:00Z">
              <w:r w:rsidRPr="00555323">
                <w:rPr>
                  <w:rFonts w:ascii="宋体" w:eastAsia="宋体" w:hAnsi="宋体" w:cs="宋体" w:hint="eastAsia"/>
                  <w:color w:val="000000"/>
                  <w:kern w:val="0"/>
                  <w:sz w:val="22"/>
                  <w:rPrChange w:id="2604" w:author="zhangph" w:date="2017-06-16T15:02:00Z">
                    <w:rPr>
                      <w:rFonts w:hint="eastAsia"/>
                    </w:rPr>
                  </w:rPrChange>
                </w:rPr>
                <w:t xml:space="preserve">　</w:t>
              </w:r>
            </w:ins>
          </w:p>
        </w:tc>
        <w:tc>
          <w:tcPr>
            <w:tcW w:w="1080" w:type="dxa"/>
            <w:vMerge/>
            <w:tcBorders>
              <w:top w:val="nil"/>
              <w:left w:val="single" w:sz="4" w:space="0" w:color="auto"/>
              <w:bottom w:val="single" w:sz="4" w:space="0" w:color="auto"/>
              <w:right w:val="single" w:sz="8" w:space="0" w:color="auto"/>
            </w:tcBorders>
            <w:vAlign w:val="center"/>
            <w:hideMark/>
            <w:tcPrChange w:id="2605" w:author="zhangph" w:date="2017-06-16T15:02:00Z">
              <w:tcPr>
                <w:tcW w:w="0" w:type="auto"/>
                <w:vMerge/>
                <w:tcBorders>
                  <w:top w:val="nil"/>
                  <w:left w:val="single" w:sz="4" w:space="0" w:color="auto"/>
                  <w:bottom w:val="single" w:sz="4" w:space="0" w:color="auto"/>
                  <w:right w:val="single" w:sz="8" w:space="0" w:color="auto"/>
                </w:tcBorders>
                <w:vAlign w:val="center"/>
                <w:hideMark/>
              </w:tcPr>
            </w:tcPrChange>
          </w:tcPr>
          <w:p w:rsidR="00555323" w:rsidRPr="00555323" w:rsidRDefault="00555323" w:rsidP="00555323">
            <w:pPr>
              <w:widowControl/>
              <w:jc w:val="left"/>
              <w:rPr>
                <w:ins w:id="2606" w:author="zhangph" w:date="2017-06-16T15:02:00Z"/>
                <w:rFonts w:ascii="宋体" w:eastAsia="宋体" w:hAnsi="宋体" w:cs="宋体"/>
                <w:color w:val="000000"/>
                <w:kern w:val="0"/>
                <w:sz w:val="22"/>
                <w:rPrChange w:id="2607" w:author="zhangph" w:date="2017-06-16T15:02:00Z">
                  <w:rPr>
                    <w:ins w:id="2608" w:author="zhangph" w:date="2017-06-16T15:02:00Z"/>
                  </w:rPr>
                </w:rPrChange>
              </w:rPr>
              <w:pPrChange w:id="2609" w:author="zhangph" w:date="2017-06-16T15:02:00Z">
                <w:pPr/>
              </w:pPrChange>
            </w:pPr>
          </w:p>
        </w:tc>
      </w:tr>
      <w:tr w:rsidR="00555323" w:rsidRPr="00555323" w:rsidTr="00555323">
        <w:trPr>
          <w:divId w:val="1905871447"/>
          <w:trHeight w:val="270"/>
          <w:ins w:id="2610" w:author="zhangph" w:date="2017-06-16T15:02:00Z"/>
          <w:trPrChange w:id="2611" w:author="zhangph" w:date="2017-06-16T15:02:00Z">
            <w:trPr>
              <w:divId w:val="1905871447"/>
              <w:trHeight w:val="270"/>
            </w:trPr>
          </w:trPrChange>
        </w:trPr>
        <w:tc>
          <w:tcPr>
            <w:tcW w:w="1080" w:type="dxa"/>
            <w:vMerge/>
            <w:tcBorders>
              <w:top w:val="nil"/>
              <w:left w:val="single" w:sz="8" w:space="0" w:color="auto"/>
              <w:bottom w:val="single" w:sz="4" w:space="0" w:color="000000"/>
              <w:right w:val="single" w:sz="4" w:space="0" w:color="auto"/>
            </w:tcBorders>
            <w:vAlign w:val="center"/>
            <w:hideMark/>
            <w:tcPrChange w:id="2612" w:author="zhangph" w:date="2017-06-16T15:02:00Z">
              <w:tcPr>
                <w:tcW w:w="0" w:type="auto"/>
                <w:vMerge/>
                <w:tcBorders>
                  <w:top w:val="nil"/>
                  <w:left w:val="single" w:sz="8" w:space="0" w:color="auto"/>
                  <w:bottom w:val="single" w:sz="4" w:space="0" w:color="000000"/>
                  <w:right w:val="single" w:sz="4" w:space="0" w:color="auto"/>
                </w:tcBorders>
                <w:vAlign w:val="center"/>
                <w:hideMark/>
              </w:tcPr>
            </w:tcPrChange>
          </w:tcPr>
          <w:p w:rsidR="00555323" w:rsidRPr="00555323" w:rsidRDefault="00555323" w:rsidP="00555323">
            <w:pPr>
              <w:widowControl/>
              <w:jc w:val="left"/>
              <w:rPr>
                <w:ins w:id="2613" w:author="zhangph" w:date="2017-06-16T15:02:00Z"/>
                <w:rFonts w:ascii="宋体" w:eastAsia="宋体" w:hAnsi="宋体" w:cs="宋体"/>
                <w:color w:val="000000"/>
                <w:kern w:val="0"/>
                <w:sz w:val="22"/>
                <w:rPrChange w:id="2614" w:author="zhangph" w:date="2017-06-16T15:02:00Z">
                  <w:rPr>
                    <w:ins w:id="2615" w:author="zhangph" w:date="2017-06-16T15:02:00Z"/>
                  </w:rPr>
                </w:rPrChange>
              </w:rPr>
              <w:pPrChange w:id="2616" w:author="zhangph" w:date="2017-06-16T15:02:00Z">
                <w:pPr/>
              </w:pPrChange>
            </w:pPr>
          </w:p>
        </w:tc>
        <w:tc>
          <w:tcPr>
            <w:tcW w:w="1320" w:type="dxa"/>
            <w:vMerge/>
            <w:tcBorders>
              <w:top w:val="nil"/>
              <w:left w:val="single" w:sz="4" w:space="0" w:color="auto"/>
              <w:bottom w:val="single" w:sz="4" w:space="0" w:color="auto"/>
              <w:right w:val="single" w:sz="4" w:space="0" w:color="auto"/>
            </w:tcBorders>
            <w:vAlign w:val="center"/>
            <w:hideMark/>
            <w:tcPrChange w:id="2617"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618" w:author="zhangph" w:date="2017-06-16T15:02:00Z"/>
                <w:rFonts w:ascii="宋体" w:eastAsia="宋体" w:hAnsi="宋体" w:cs="宋体"/>
                <w:color w:val="000000"/>
                <w:kern w:val="0"/>
                <w:sz w:val="22"/>
                <w:rPrChange w:id="2619" w:author="zhangph" w:date="2017-06-16T15:02:00Z">
                  <w:rPr>
                    <w:ins w:id="2620" w:author="zhangph" w:date="2017-06-16T15:02:00Z"/>
                  </w:rPr>
                </w:rPrChange>
              </w:rPr>
              <w:pPrChange w:id="2621" w:author="zhangph" w:date="2017-06-16T15:02:00Z">
                <w:pPr/>
              </w:pPrChange>
            </w:pPr>
          </w:p>
        </w:tc>
        <w:tc>
          <w:tcPr>
            <w:tcW w:w="2860" w:type="dxa"/>
            <w:vMerge/>
            <w:tcBorders>
              <w:top w:val="nil"/>
              <w:left w:val="single" w:sz="4" w:space="0" w:color="auto"/>
              <w:bottom w:val="single" w:sz="4" w:space="0" w:color="auto"/>
              <w:right w:val="single" w:sz="4" w:space="0" w:color="auto"/>
            </w:tcBorders>
            <w:vAlign w:val="center"/>
            <w:hideMark/>
            <w:tcPrChange w:id="2622"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623" w:author="zhangph" w:date="2017-06-16T15:02:00Z"/>
                <w:rFonts w:ascii="宋体" w:eastAsia="宋体" w:hAnsi="宋体" w:cs="宋体"/>
                <w:color w:val="000000"/>
                <w:kern w:val="0"/>
                <w:sz w:val="22"/>
                <w:rPrChange w:id="2624" w:author="zhangph" w:date="2017-06-16T15:02:00Z">
                  <w:rPr>
                    <w:ins w:id="2625" w:author="zhangph" w:date="2017-06-16T15:02:00Z"/>
                  </w:rPr>
                </w:rPrChange>
              </w:rPr>
              <w:pPrChange w:id="2626" w:author="zhangph" w:date="2017-06-16T15:02:00Z">
                <w:pPr/>
              </w:pPrChange>
            </w:pPr>
          </w:p>
        </w:tc>
        <w:tc>
          <w:tcPr>
            <w:tcW w:w="1560" w:type="dxa"/>
            <w:tcBorders>
              <w:top w:val="single" w:sz="4" w:space="0" w:color="auto"/>
              <w:left w:val="nil"/>
              <w:bottom w:val="single" w:sz="4" w:space="0" w:color="auto"/>
              <w:right w:val="single" w:sz="4" w:space="0" w:color="auto"/>
            </w:tcBorders>
            <w:shd w:val="clear" w:color="auto" w:fill="auto"/>
            <w:noWrap/>
            <w:vAlign w:val="center"/>
            <w:hideMark/>
            <w:tcPrChange w:id="2627" w:author="zhangph" w:date="2017-06-16T15:02:00Z">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628" w:author="zhangph" w:date="2017-06-16T15:02:00Z"/>
                <w:rFonts w:ascii="宋体" w:eastAsia="宋体" w:hAnsi="宋体" w:cs="宋体" w:hint="eastAsia"/>
                <w:color w:val="000000"/>
                <w:kern w:val="0"/>
                <w:sz w:val="22"/>
                <w:rPrChange w:id="2629" w:author="zhangph" w:date="2017-06-16T15:02:00Z">
                  <w:rPr>
                    <w:ins w:id="2630" w:author="zhangph" w:date="2017-06-16T15:02:00Z"/>
                    <w:rFonts w:hint="eastAsia"/>
                  </w:rPr>
                </w:rPrChange>
              </w:rPr>
              <w:pPrChange w:id="2631" w:author="zhangph" w:date="2017-06-16T15:02:00Z">
                <w:pPr/>
              </w:pPrChange>
            </w:pPr>
            <w:ins w:id="2632" w:author="zhangph" w:date="2017-06-16T15:02:00Z">
              <w:r w:rsidRPr="00555323">
                <w:rPr>
                  <w:rFonts w:ascii="宋体" w:eastAsia="宋体" w:hAnsi="宋体" w:cs="宋体" w:hint="eastAsia"/>
                  <w:color w:val="000000"/>
                  <w:kern w:val="0"/>
                  <w:sz w:val="22"/>
                  <w:rPrChange w:id="2633" w:author="zhangph" w:date="2017-06-16T15:02:00Z">
                    <w:rPr>
                      <w:rFonts w:hint="eastAsia"/>
                    </w:rPr>
                  </w:rPrChange>
                </w:rPr>
                <w:t>注销标志</w:t>
              </w:r>
            </w:ins>
          </w:p>
        </w:tc>
        <w:tc>
          <w:tcPr>
            <w:tcW w:w="1080" w:type="dxa"/>
            <w:tcBorders>
              <w:top w:val="nil"/>
              <w:left w:val="nil"/>
              <w:bottom w:val="single" w:sz="4" w:space="0" w:color="auto"/>
              <w:right w:val="single" w:sz="4" w:space="0" w:color="auto"/>
            </w:tcBorders>
            <w:shd w:val="clear" w:color="auto" w:fill="auto"/>
            <w:noWrap/>
            <w:vAlign w:val="center"/>
            <w:hideMark/>
            <w:tcPrChange w:id="2634"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635" w:author="zhangph" w:date="2017-06-16T15:02:00Z"/>
                <w:rFonts w:ascii="宋体" w:eastAsia="宋体" w:hAnsi="宋体" w:cs="宋体" w:hint="eastAsia"/>
                <w:color w:val="000000"/>
                <w:kern w:val="0"/>
                <w:sz w:val="22"/>
                <w:rPrChange w:id="2636" w:author="zhangph" w:date="2017-06-16T15:02:00Z">
                  <w:rPr>
                    <w:ins w:id="2637" w:author="zhangph" w:date="2017-06-16T15:02:00Z"/>
                    <w:rFonts w:hint="eastAsia"/>
                  </w:rPr>
                </w:rPrChange>
              </w:rPr>
              <w:pPrChange w:id="2638" w:author="zhangph" w:date="2017-06-16T15:02:00Z">
                <w:pPr/>
              </w:pPrChange>
            </w:pPr>
            <w:ins w:id="2639" w:author="zhangph" w:date="2017-06-16T15:02:00Z">
              <w:r w:rsidRPr="00555323">
                <w:rPr>
                  <w:rFonts w:ascii="宋体" w:eastAsia="宋体" w:hAnsi="宋体" w:cs="宋体" w:hint="eastAsia"/>
                  <w:color w:val="000000"/>
                  <w:kern w:val="0"/>
                  <w:sz w:val="22"/>
                  <w:rPrChange w:id="2640" w:author="zhangph" w:date="2017-06-16T15:02:00Z">
                    <w:rPr>
                      <w:rFonts w:hint="eastAsia"/>
                    </w:rPr>
                  </w:rPrChange>
                </w:rPr>
                <w:t>"</w:t>
              </w:r>
              <w:r w:rsidRPr="00555323">
                <w:rPr>
                  <w:rFonts w:ascii="宋体" w:eastAsia="宋体" w:hAnsi="宋体" w:cs="宋体" w:hint="eastAsia"/>
                  <w:color w:val="000000"/>
                  <w:kern w:val="0"/>
                  <w:sz w:val="22"/>
                  <w:rPrChange w:id="2641" w:author="zhangph" w:date="2017-06-16T15:02:00Z">
                    <w:rPr>
                      <w:rFonts w:hint="eastAsia"/>
                    </w:rPr>
                  </w:rPrChange>
                </w:rPr>
                <w:t>未注销</w:t>
              </w:r>
              <w:r w:rsidRPr="00555323">
                <w:rPr>
                  <w:rFonts w:ascii="宋体" w:eastAsia="宋体" w:hAnsi="宋体" w:cs="宋体" w:hint="eastAsia"/>
                  <w:color w:val="000000"/>
                  <w:kern w:val="0"/>
                  <w:sz w:val="22"/>
                  <w:rPrChange w:id="2642" w:author="zhangph" w:date="2017-06-16T15:02:00Z">
                    <w:rPr>
                      <w:rFonts w:hint="eastAsia"/>
                    </w:rPr>
                  </w:rPrChange>
                </w:rPr>
                <w:t>"</w:t>
              </w:r>
            </w:ins>
          </w:p>
        </w:tc>
        <w:tc>
          <w:tcPr>
            <w:tcW w:w="1080" w:type="dxa"/>
            <w:vMerge/>
            <w:tcBorders>
              <w:top w:val="nil"/>
              <w:left w:val="single" w:sz="4" w:space="0" w:color="auto"/>
              <w:bottom w:val="single" w:sz="4" w:space="0" w:color="auto"/>
              <w:right w:val="single" w:sz="8" w:space="0" w:color="auto"/>
            </w:tcBorders>
            <w:vAlign w:val="center"/>
            <w:hideMark/>
            <w:tcPrChange w:id="2643" w:author="zhangph" w:date="2017-06-16T15:02:00Z">
              <w:tcPr>
                <w:tcW w:w="0" w:type="auto"/>
                <w:vMerge/>
                <w:tcBorders>
                  <w:top w:val="nil"/>
                  <w:left w:val="single" w:sz="4" w:space="0" w:color="auto"/>
                  <w:bottom w:val="single" w:sz="4" w:space="0" w:color="auto"/>
                  <w:right w:val="single" w:sz="8" w:space="0" w:color="auto"/>
                </w:tcBorders>
                <w:vAlign w:val="center"/>
                <w:hideMark/>
              </w:tcPr>
            </w:tcPrChange>
          </w:tcPr>
          <w:p w:rsidR="00555323" w:rsidRPr="00555323" w:rsidRDefault="00555323" w:rsidP="00555323">
            <w:pPr>
              <w:widowControl/>
              <w:jc w:val="left"/>
              <w:rPr>
                <w:ins w:id="2644" w:author="zhangph" w:date="2017-06-16T15:02:00Z"/>
                <w:rFonts w:ascii="宋体" w:eastAsia="宋体" w:hAnsi="宋体" w:cs="宋体"/>
                <w:color w:val="000000"/>
                <w:kern w:val="0"/>
                <w:sz w:val="22"/>
                <w:rPrChange w:id="2645" w:author="zhangph" w:date="2017-06-16T15:02:00Z">
                  <w:rPr>
                    <w:ins w:id="2646" w:author="zhangph" w:date="2017-06-16T15:02:00Z"/>
                  </w:rPr>
                </w:rPrChange>
              </w:rPr>
              <w:pPrChange w:id="2647" w:author="zhangph" w:date="2017-06-16T15:02:00Z">
                <w:pPr/>
              </w:pPrChange>
            </w:pPr>
          </w:p>
        </w:tc>
      </w:tr>
      <w:tr w:rsidR="00555323" w:rsidRPr="00555323" w:rsidTr="00555323">
        <w:trPr>
          <w:divId w:val="1905871447"/>
          <w:trHeight w:val="270"/>
          <w:ins w:id="2648" w:author="zhangph" w:date="2017-06-16T15:02:00Z"/>
          <w:trPrChange w:id="2649" w:author="zhangph" w:date="2017-06-16T15:02:00Z">
            <w:trPr>
              <w:divId w:val="1905871447"/>
              <w:trHeight w:val="270"/>
            </w:trPr>
          </w:trPrChange>
        </w:trPr>
        <w:tc>
          <w:tcPr>
            <w:tcW w:w="1080" w:type="dxa"/>
            <w:vMerge/>
            <w:tcBorders>
              <w:top w:val="nil"/>
              <w:left w:val="single" w:sz="8" w:space="0" w:color="auto"/>
              <w:bottom w:val="single" w:sz="4" w:space="0" w:color="000000"/>
              <w:right w:val="single" w:sz="4" w:space="0" w:color="auto"/>
            </w:tcBorders>
            <w:vAlign w:val="center"/>
            <w:hideMark/>
            <w:tcPrChange w:id="2650" w:author="zhangph" w:date="2017-06-16T15:02:00Z">
              <w:tcPr>
                <w:tcW w:w="0" w:type="auto"/>
                <w:vMerge/>
                <w:tcBorders>
                  <w:top w:val="nil"/>
                  <w:left w:val="single" w:sz="8" w:space="0" w:color="auto"/>
                  <w:bottom w:val="single" w:sz="4" w:space="0" w:color="000000"/>
                  <w:right w:val="single" w:sz="4" w:space="0" w:color="auto"/>
                </w:tcBorders>
                <w:vAlign w:val="center"/>
                <w:hideMark/>
              </w:tcPr>
            </w:tcPrChange>
          </w:tcPr>
          <w:p w:rsidR="00555323" w:rsidRPr="00555323" w:rsidRDefault="00555323" w:rsidP="00555323">
            <w:pPr>
              <w:widowControl/>
              <w:jc w:val="left"/>
              <w:rPr>
                <w:ins w:id="2651" w:author="zhangph" w:date="2017-06-16T15:02:00Z"/>
                <w:rFonts w:ascii="宋体" w:eastAsia="宋体" w:hAnsi="宋体" w:cs="宋体"/>
                <w:color w:val="000000"/>
                <w:kern w:val="0"/>
                <w:sz w:val="22"/>
                <w:rPrChange w:id="2652" w:author="zhangph" w:date="2017-06-16T15:02:00Z">
                  <w:rPr>
                    <w:ins w:id="2653" w:author="zhangph" w:date="2017-06-16T15:02:00Z"/>
                  </w:rPr>
                </w:rPrChange>
              </w:rPr>
              <w:pPrChange w:id="2654" w:author="zhangph" w:date="2017-06-16T15:02:00Z">
                <w:pPr/>
              </w:pPrChange>
            </w:pPr>
          </w:p>
        </w:tc>
        <w:tc>
          <w:tcPr>
            <w:tcW w:w="1320" w:type="dxa"/>
            <w:vMerge/>
            <w:tcBorders>
              <w:top w:val="nil"/>
              <w:left w:val="single" w:sz="4" w:space="0" w:color="auto"/>
              <w:bottom w:val="single" w:sz="4" w:space="0" w:color="auto"/>
              <w:right w:val="single" w:sz="4" w:space="0" w:color="auto"/>
            </w:tcBorders>
            <w:vAlign w:val="center"/>
            <w:hideMark/>
            <w:tcPrChange w:id="2655"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656" w:author="zhangph" w:date="2017-06-16T15:02:00Z"/>
                <w:rFonts w:ascii="宋体" w:eastAsia="宋体" w:hAnsi="宋体" w:cs="宋体"/>
                <w:color w:val="000000"/>
                <w:kern w:val="0"/>
                <w:sz w:val="22"/>
                <w:rPrChange w:id="2657" w:author="zhangph" w:date="2017-06-16T15:02:00Z">
                  <w:rPr>
                    <w:ins w:id="2658" w:author="zhangph" w:date="2017-06-16T15:02:00Z"/>
                  </w:rPr>
                </w:rPrChange>
              </w:rPr>
              <w:pPrChange w:id="2659" w:author="zhangph" w:date="2017-06-16T15:02:00Z">
                <w:pPr/>
              </w:pPrChange>
            </w:pPr>
          </w:p>
        </w:tc>
        <w:tc>
          <w:tcPr>
            <w:tcW w:w="2860" w:type="dxa"/>
            <w:vMerge/>
            <w:tcBorders>
              <w:top w:val="nil"/>
              <w:left w:val="single" w:sz="4" w:space="0" w:color="auto"/>
              <w:bottom w:val="single" w:sz="4" w:space="0" w:color="auto"/>
              <w:right w:val="single" w:sz="4" w:space="0" w:color="auto"/>
            </w:tcBorders>
            <w:vAlign w:val="center"/>
            <w:hideMark/>
            <w:tcPrChange w:id="2660" w:author="zhangph" w:date="2017-06-16T15:02:00Z">
              <w:tcPr>
                <w:tcW w:w="0" w:type="auto"/>
                <w:vMerge/>
                <w:tcBorders>
                  <w:top w:val="nil"/>
                  <w:left w:val="single" w:sz="4" w:space="0" w:color="auto"/>
                  <w:bottom w:val="single" w:sz="4" w:space="0" w:color="auto"/>
                  <w:right w:val="single" w:sz="4" w:space="0" w:color="auto"/>
                </w:tcBorders>
                <w:vAlign w:val="center"/>
                <w:hideMark/>
              </w:tcPr>
            </w:tcPrChange>
          </w:tcPr>
          <w:p w:rsidR="00555323" w:rsidRPr="00555323" w:rsidRDefault="00555323" w:rsidP="00555323">
            <w:pPr>
              <w:widowControl/>
              <w:jc w:val="left"/>
              <w:rPr>
                <w:ins w:id="2661" w:author="zhangph" w:date="2017-06-16T15:02:00Z"/>
                <w:rFonts w:ascii="宋体" w:eastAsia="宋体" w:hAnsi="宋体" w:cs="宋体"/>
                <w:color w:val="000000"/>
                <w:kern w:val="0"/>
                <w:sz w:val="22"/>
                <w:rPrChange w:id="2662" w:author="zhangph" w:date="2017-06-16T15:02:00Z">
                  <w:rPr>
                    <w:ins w:id="2663" w:author="zhangph" w:date="2017-06-16T15:02:00Z"/>
                  </w:rPr>
                </w:rPrChange>
              </w:rPr>
              <w:pPrChange w:id="2664" w:author="zhangph" w:date="2017-06-16T15:02:00Z">
                <w:pPr/>
              </w:pPrChange>
            </w:pPr>
          </w:p>
        </w:tc>
        <w:tc>
          <w:tcPr>
            <w:tcW w:w="1560" w:type="dxa"/>
            <w:tcBorders>
              <w:top w:val="nil"/>
              <w:left w:val="nil"/>
              <w:bottom w:val="single" w:sz="4" w:space="0" w:color="auto"/>
              <w:right w:val="single" w:sz="4" w:space="0" w:color="auto"/>
            </w:tcBorders>
            <w:shd w:val="clear" w:color="auto" w:fill="auto"/>
            <w:noWrap/>
            <w:vAlign w:val="center"/>
            <w:hideMark/>
            <w:tcPrChange w:id="2665"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666" w:author="zhangph" w:date="2017-06-16T15:02:00Z"/>
                <w:rFonts w:ascii="宋体" w:eastAsia="宋体" w:hAnsi="宋体" w:cs="宋体" w:hint="eastAsia"/>
                <w:color w:val="000000"/>
                <w:kern w:val="0"/>
                <w:sz w:val="22"/>
                <w:rPrChange w:id="2667" w:author="zhangph" w:date="2017-06-16T15:02:00Z">
                  <w:rPr>
                    <w:ins w:id="2668" w:author="zhangph" w:date="2017-06-16T15:02:00Z"/>
                    <w:rFonts w:hint="eastAsia"/>
                  </w:rPr>
                </w:rPrChange>
              </w:rPr>
              <w:pPrChange w:id="2669" w:author="zhangph" w:date="2017-06-16T15:02:00Z">
                <w:pPr/>
              </w:pPrChange>
            </w:pPr>
            <w:ins w:id="2670" w:author="zhangph" w:date="2017-06-16T15:02:00Z">
              <w:r w:rsidRPr="00555323">
                <w:rPr>
                  <w:rFonts w:ascii="宋体" w:eastAsia="宋体" w:hAnsi="宋体" w:cs="宋体" w:hint="eastAsia"/>
                  <w:color w:val="000000"/>
                  <w:kern w:val="0"/>
                  <w:sz w:val="22"/>
                  <w:rPrChange w:id="2671" w:author="zhangph" w:date="2017-06-16T15:02:00Z">
                    <w:rPr>
                      <w:rFonts w:hint="eastAsia"/>
                    </w:rPr>
                  </w:rPrChange>
                </w:rPr>
                <w:t>区县</w:t>
              </w:r>
            </w:ins>
          </w:p>
        </w:tc>
        <w:tc>
          <w:tcPr>
            <w:tcW w:w="1080" w:type="dxa"/>
            <w:tcBorders>
              <w:top w:val="nil"/>
              <w:left w:val="nil"/>
              <w:bottom w:val="single" w:sz="4" w:space="0" w:color="auto"/>
              <w:right w:val="single" w:sz="4" w:space="0" w:color="auto"/>
            </w:tcBorders>
            <w:shd w:val="clear" w:color="auto" w:fill="auto"/>
            <w:noWrap/>
            <w:vAlign w:val="center"/>
            <w:hideMark/>
            <w:tcPrChange w:id="2672"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2673" w:author="zhangph" w:date="2017-06-16T15:02:00Z"/>
                <w:rFonts w:ascii="宋体" w:eastAsia="宋体" w:hAnsi="宋体" w:cs="宋体" w:hint="eastAsia"/>
                <w:color w:val="000000"/>
                <w:kern w:val="0"/>
                <w:sz w:val="22"/>
                <w:rPrChange w:id="2674" w:author="zhangph" w:date="2017-06-16T15:02:00Z">
                  <w:rPr>
                    <w:ins w:id="2675" w:author="zhangph" w:date="2017-06-16T15:02:00Z"/>
                    <w:rFonts w:hint="eastAsia"/>
                  </w:rPr>
                </w:rPrChange>
              </w:rPr>
              <w:pPrChange w:id="2676" w:author="zhangph" w:date="2017-06-16T15:02:00Z">
                <w:pPr/>
              </w:pPrChange>
            </w:pPr>
            <w:ins w:id="2677" w:author="zhangph" w:date="2017-06-16T15:02:00Z">
              <w:r w:rsidRPr="00555323">
                <w:rPr>
                  <w:rFonts w:ascii="宋体" w:eastAsia="宋体" w:hAnsi="宋体" w:cs="宋体" w:hint="eastAsia"/>
                  <w:color w:val="000000"/>
                  <w:kern w:val="0"/>
                  <w:sz w:val="22"/>
                  <w:rPrChange w:id="2678" w:author="zhangph" w:date="2017-06-16T15:02:00Z">
                    <w:rPr>
                      <w:rFonts w:hint="eastAsia"/>
                    </w:rPr>
                  </w:rPrChange>
                </w:rPr>
                <w:t>"</w:t>
              </w:r>
              <w:r w:rsidRPr="00555323">
                <w:rPr>
                  <w:rFonts w:ascii="宋体" w:eastAsia="宋体" w:hAnsi="宋体" w:cs="宋体" w:hint="eastAsia"/>
                  <w:color w:val="000000"/>
                  <w:kern w:val="0"/>
                  <w:sz w:val="22"/>
                  <w:rPrChange w:id="2679" w:author="zhangph" w:date="2017-06-16T15:02:00Z">
                    <w:rPr>
                      <w:rFonts w:hint="eastAsia"/>
                    </w:rPr>
                  </w:rPrChange>
                </w:rPr>
                <w:t>萧山</w:t>
              </w:r>
              <w:r w:rsidRPr="00555323">
                <w:rPr>
                  <w:rFonts w:ascii="宋体" w:eastAsia="宋体" w:hAnsi="宋体" w:cs="宋体" w:hint="eastAsia"/>
                  <w:color w:val="000000"/>
                  <w:kern w:val="0"/>
                  <w:sz w:val="22"/>
                  <w:rPrChange w:id="2680" w:author="zhangph" w:date="2017-06-16T15:02:00Z">
                    <w:rPr>
                      <w:rFonts w:hint="eastAsia"/>
                    </w:rPr>
                  </w:rPrChange>
                </w:rPr>
                <w:t>"</w:t>
              </w:r>
            </w:ins>
          </w:p>
        </w:tc>
        <w:tc>
          <w:tcPr>
            <w:tcW w:w="1080" w:type="dxa"/>
            <w:vMerge/>
            <w:tcBorders>
              <w:top w:val="nil"/>
              <w:left w:val="single" w:sz="4" w:space="0" w:color="auto"/>
              <w:bottom w:val="single" w:sz="4" w:space="0" w:color="auto"/>
              <w:right w:val="single" w:sz="8" w:space="0" w:color="auto"/>
            </w:tcBorders>
            <w:vAlign w:val="center"/>
            <w:hideMark/>
            <w:tcPrChange w:id="2681" w:author="zhangph" w:date="2017-06-16T15:02:00Z">
              <w:tcPr>
                <w:tcW w:w="0" w:type="auto"/>
                <w:vMerge/>
                <w:tcBorders>
                  <w:top w:val="nil"/>
                  <w:left w:val="single" w:sz="4" w:space="0" w:color="auto"/>
                  <w:bottom w:val="single" w:sz="4" w:space="0" w:color="auto"/>
                  <w:right w:val="single" w:sz="8" w:space="0" w:color="auto"/>
                </w:tcBorders>
                <w:vAlign w:val="center"/>
                <w:hideMark/>
              </w:tcPr>
            </w:tcPrChange>
          </w:tcPr>
          <w:p w:rsidR="00555323" w:rsidRPr="00555323" w:rsidRDefault="00555323" w:rsidP="00555323">
            <w:pPr>
              <w:widowControl/>
              <w:jc w:val="left"/>
              <w:rPr>
                <w:ins w:id="2682" w:author="zhangph" w:date="2017-06-16T15:02:00Z"/>
                <w:rFonts w:ascii="宋体" w:eastAsia="宋体" w:hAnsi="宋体" w:cs="宋体"/>
                <w:color w:val="000000"/>
                <w:kern w:val="0"/>
                <w:sz w:val="22"/>
                <w:rPrChange w:id="2683" w:author="zhangph" w:date="2017-06-16T15:02:00Z">
                  <w:rPr>
                    <w:ins w:id="2684" w:author="zhangph" w:date="2017-06-16T15:02:00Z"/>
                  </w:rPr>
                </w:rPrChange>
              </w:rPr>
              <w:pPrChange w:id="2685" w:author="zhangph" w:date="2017-06-16T15:02:00Z">
                <w:pPr/>
              </w:pPrChange>
            </w:pPr>
          </w:p>
        </w:tc>
      </w:tr>
    </w:tbl>
    <w:p w:rsidR="00F22C6A" w:rsidDel="00555323" w:rsidRDefault="00F22C6A" w:rsidP="00555323">
      <w:pPr>
        <w:rPr>
          <w:del w:id="2686" w:author="zhangph" w:date="2017-06-16T15:02:00Z"/>
          <w:szCs w:val="21"/>
        </w:rPr>
        <w:pPrChange w:id="2687" w:author="zhangph" w:date="2017-06-16T15:02:00Z">
          <w:pPr/>
        </w:pPrChange>
      </w:pPr>
    </w:p>
    <w:tbl>
      <w:tblPr>
        <w:tblW w:w="8980" w:type="dxa"/>
        <w:tblInd w:w="-23" w:type="dxa"/>
        <w:tblLook w:val="04A0" w:firstRow="1" w:lastRow="0" w:firstColumn="1" w:lastColumn="0" w:noHBand="0" w:noVBand="1"/>
      </w:tblPr>
      <w:tblGrid>
        <w:gridCol w:w="1080"/>
        <w:gridCol w:w="1320"/>
        <w:gridCol w:w="2860"/>
        <w:gridCol w:w="1560"/>
        <w:gridCol w:w="1080"/>
        <w:gridCol w:w="1080"/>
      </w:tblGrid>
      <w:tr w:rsidR="00F22C6A" w:rsidRPr="00F22C6A" w:rsidDel="00555323" w:rsidTr="00F22C6A">
        <w:trPr>
          <w:divId w:val="1638215785"/>
          <w:trHeight w:val="270"/>
          <w:del w:id="2688" w:author="zhangph" w:date="2017-06-16T15:02:00Z"/>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689" w:author="zhangph" w:date="2017-06-16T15:02:00Z"/>
                <w:rFonts w:ascii="宋体" w:eastAsia="宋体" w:hAnsi="宋体" w:cs="宋体"/>
                <w:color w:val="000000"/>
                <w:kern w:val="0"/>
                <w:sz w:val="22"/>
              </w:rPr>
            </w:pPr>
            <w:del w:id="2690" w:author="zhangph" w:date="2017-06-16T15:02:00Z">
              <w:r w:rsidRPr="00F22C6A" w:rsidDel="00555323">
                <w:rPr>
                  <w:rFonts w:ascii="宋体" w:eastAsia="宋体" w:hAnsi="宋体" w:cs="宋体" w:hint="eastAsia"/>
                  <w:color w:val="000000"/>
                  <w:kern w:val="0"/>
                  <w:sz w:val="22"/>
                </w:rPr>
                <w:delText>序号</w:delText>
              </w:r>
            </w:del>
          </w:p>
        </w:tc>
        <w:tc>
          <w:tcPr>
            <w:tcW w:w="132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691" w:author="zhangph" w:date="2017-06-16T15:02:00Z"/>
                <w:rFonts w:ascii="宋体" w:eastAsia="宋体" w:hAnsi="宋体" w:cs="宋体"/>
                <w:color w:val="000000"/>
                <w:kern w:val="0"/>
                <w:sz w:val="22"/>
              </w:rPr>
            </w:pPr>
            <w:del w:id="2692" w:author="zhangph" w:date="2017-06-16T15:02:00Z">
              <w:r w:rsidRPr="00F22C6A" w:rsidDel="00555323">
                <w:rPr>
                  <w:rFonts w:ascii="宋体" w:eastAsia="宋体" w:hAnsi="宋体" w:cs="宋体" w:hint="eastAsia"/>
                  <w:color w:val="000000"/>
                  <w:kern w:val="0"/>
                  <w:sz w:val="22"/>
                </w:rPr>
                <w:delText>表名</w:delText>
              </w:r>
            </w:del>
          </w:p>
        </w:tc>
        <w:tc>
          <w:tcPr>
            <w:tcW w:w="286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693" w:author="zhangph" w:date="2017-06-16T15:02:00Z"/>
                <w:rFonts w:ascii="宋体" w:eastAsia="宋体" w:hAnsi="宋体" w:cs="宋体"/>
                <w:color w:val="000000"/>
                <w:kern w:val="0"/>
                <w:sz w:val="22"/>
              </w:rPr>
            </w:pPr>
            <w:del w:id="2694" w:author="zhangph" w:date="2017-06-16T15:02:00Z">
              <w:r w:rsidRPr="00F22C6A" w:rsidDel="00555323">
                <w:rPr>
                  <w:rFonts w:ascii="宋体" w:eastAsia="宋体" w:hAnsi="宋体" w:cs="宋体" w:hint="eastAsia"/>
                  <w:color w:val="000000"/>
                  <w:kern w:val="0"/>
                  <w:sz w:val="22"/>
                </w:rPr>
                <w:delText>英文名</w:delText>
              </w:r>
            </w:del>
          </w:p>
        </w:tc>
        <w:tc>
          <w:tcPr>
            <w:tcW w:w="156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695" w:author="zhangph" w:date="2017-06-16T15:02:00Z"/>
                <w:rFonts w:ascii="宋体" w:eastAsia="宋体" w:hAnsi="宋体" w:cs="宋体"/>
                <w:color w:val="000000"/>
                <w:kern w:val="0"/>
                <w:sz w:val="22"/>
              </w:rPr>
            </w:pPr>
            <w:del w:id="2696" w:author="zhangph" w:date="2017-06-16T15:02:00Z">
              <w:r w:rsidRPr="00F22C6A" w:rsidDel="00555323">
                <w:rPr>
                  <w:rFonts w:ascii="宋体" w:eastAsia="宋体" w:hAnsi="宋体" w:cs="宋体" w:hint="eastAsia"/>
                  <w:color w:val="000000"/>
                  <w:kern w:val="0"/>
                  <w:sz w:val="22"/>
                </w:rPr>
                <w:delText>字段</w:delText>
              </w:r>
            </w:del>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697" w:author="zhangph" w:date="2017-06-16T15:02:00Z"/>
                <w:rFonts w:ascii="宋体" w:eastAsia="宋体" w:hAnsi="宋体" w:cs="宋体"/>
                <w:color w:val="000000"/>
                <w:kern w:val="0"/>
                <w:sz w:val="22"/>
              </w:rPr>
            </w:pPr>
            <w:del w:id="2698" w:author="zhangph" w:date="2017-06-16T15:02:00Z">
              <w:r w:rsidRPr="00F22C6A" w:rsidDel="00555323">
                <w:rPr>
                  <w:rFonts w:ascii="宋体" w:eastAsia="宋体" w:hAnsi="宋体" w:cs="宋体" w:hint="eastAsia"/>
                  <w:color w:val="000000"/>
                  <w:kern w:val="0"/>
                  <w:sz w:val="22"/>
                </w:rPr>
                <w:delText>值</w:delText>
              </w:r>
            </w:del>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2699" w:author="zhangph" w:date="2017-06-16T15:02:00Z"/>
                <w:rFonts w:ascii="宋体" w:eastAsia="宋体" w:hAnsi="宋体" w:cs="宋体"/>
                <w:color w:val="000000"/>
                <w:kern w:val="0"/>
                <w:sz w:val="22"/>
              </w:rPr>
            </w:pPr>
            <w:del w:id="2700"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1638215785"/>
          <w:trHeight w:val="270"/>
          <w:del w:id="2701" w:author="zhangph" w:date="2017-06-16T15:02:00Z"/>
        </w:trPr>
        <w:tc>
          <w:tcPr>
            <w:tcW w:w="10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02" w:author="zhangph" w:date="2017-06-16T15:02:00Z"/>
                <w:rFonts w:ascii="宋体" w:eastAsia="宋体" w:hAnsi="宋体" w:cs="宋体"/>
                <w:color w:val="000000"/>
                <w:kern w:val="0"/>
                <w:sz w:val="22"/>
              </w:rPr>
            </w:pPr>
            <w:del w:id="2703" w:author="zhangph" w:date="2017-06-16T15:02:00Z">
              <w:r w:rsidRPr="00F22C6A" w:rsidDel="00555323">
                <w:rPr>
                  <w:rFonts w:ascii="宋体" w:eastAsia="宋体" w:hAnsi="宋体" w:cs="宋体" w:hint="eastAsia"/>
                  <w:color w:val="000000"/>
                  <w:kern w:val="0"/>
                  <w:sz w:val="22"/>
                </w:rPr>
                <w:delText>1</w:delText>
              </w:r>
            </w:del>
          </w:p>
        </w:tc>
        <w:tc>
          <w:tcPr>
            <w:tcW w:w="1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04" w:author="zhangph" w:date="2017-06-16T15:02:00Z"/>
                <w:rFonts w:ascii="宋体" w:eastAsia="宋体" w:hAnsi="宋体" w:cs="宋体"/>
                <w:color w:val="000000"/>
                <w:kern w:val="0"/>
                <w:sz w:val="22"/>
              </w:rPr>
            </w:pPr>
            <w:del w:id="2705" w:author="zhangph" w:date="2017-06-16T15:02:00Z">
              <w:r w:rsidRPr="00F22C6A" w:rsidDel="00555323">
                <w:rPr>
                  <w:rFonts w:ascii="宋体" w:eastAsia="宋体" w:hAnsi="宋体" w:cs="宋体" w:hint="eastAsia"/>
                  <w:color w:val="000000"/>
                  <w:kern w:val="0"/>
                  <w:sz w:val="22"/>
                </w:rPr>
                <w:delText>常住人口表</w:delText>
              </w:r>
            </w:del>
          </w:p>
        </w:tc>
        <w:tc>
          <w:tcPr>
            <w:tcW w:w="28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06" w:author="zhangph" w:date="2017-06-16T15:02:00Z"/>
                <w:rFonts w:ascii="宋体" w:eastAsia="宋体" w:hAnsi="宋体" w:cs="宋体"/>
                <w:color w:val="000000"/>
                <w:kern w:val="0"/>
                <w:sz w:val="22"/>
              </w:rPr>
            </w:pPr>
            <w:del w:id="2707" w:author="zhangph" w:date="2017-06-16T15:02:00Z">
              <w:r w:rsidRPr="00F22C6A" w:rsidDel="00555323">
                <w:rPr>
                  <w:rFonts w:ascii="宋体" w:eastAsia="宋体" w:hAnsi="宋体" w:cs="宋体" w:hint="eastAsia"/>
                  <w:color w:val="000000"/>
                  <w:kern w:val="0"/>
                  <w:sz w:val="22"/>
                </w:rPr>
                <w:delText>gazhk_CZRK</w:delText>
              </w:r>
            </w:del>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08" w:author="zhangph" w:date="2017-06-16T15:02:00Z"/>
                <w:rFonts w:ascii="宋体" w:eastAsia="宋体" w:hAnsi="宋体" w:cs="宋体"/>
                <w:color w:val="000000"/>
                <w:kern w:val="0"/>
                <w:sz w:val="22"/>
              </w:rPr>
            </w:pPr>
            <w:del w:id="2709" w:author="zhangph" w:date="2017-06-16T15:02:00Z">
              <w:r w:rsidRPr="00F22C6A" w:rsidDel="00555323">
                <w:rPr>
                  <w:rFonts w:ascii="宋体" w:eastAsia="宋体" w:hAnsi="宋体" w:cs="宋体" w:hint="eastAsia"/>
                  <w:color w:val="000000"/>
                  <w:kern w:val="0"/>
                  <w:sz w:val="22"/>
                </w:rPr>
                <w:delText>联系电话</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10" w:author="zhangph" w:date="2017-06-16T15:02:00Z"/>
                <w:rFonts w:ascii="宋体" w:eastAsia="宋体" w:hAnsi="宋体" w:cs="宋体"/>
                <w:color w:val="000000"/>
                <w:kern w:val="0"/>
                <w:sz w:val="22"/>
              </w:rPr>
            </w:pPr>
            <w:del w:id="2711"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2712" w:author="zhangph" w:date="2017-06-16T15:02:00Z"/>
                <w:rFonts w:ascii="宋体" w:eastAsia="宋体" w:hAnsi="宋体" w:cs="宋体"/>
                <w:color w:val="000000"/>
                <w:kern w:val="0"/>
                <w:sz w:val="22"/>
              </w:rPr>
            </w:pPr>
            <w:del w:id="2713"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1638215785"/>
          <w:trHeight w:val="270"/>
          <w:del w:id="2714" w:author="zhangph" w:date="2017-06-16T15:02:00Z"/>
        </w:trPr>
        <w:tc>
          <w:tcPr>
            <w:tcW w:w="1080"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15"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16" w:author="zhangph" w:date="2017-06-16T15:02:00Z"/>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17" w:author="zhangph" w:date="2017-06-16T15:02:00Z"/>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18" w:author="zhangph" w:date="2017-06-16T15:02:00Z"/>
                <w:rFonts w:ascii="宋体" w:eastAsia="宋体" w:hAnsi="宋体" w:cs="宋体"/>
                <w:color w:val="000000"/>
                <w:kern w:val="0"/>
                <w:sz w:val="22"/>
              </w:rPr>
            </w:pPr>
            <w:del w:id="2719" w:author="zhangph" w:date="2017-06-16T15:02:00Z">
              <w:r w:rsidRPr="00F22C6A" w:rsidDel="00555323">
                <w:rPr>
                  <w:rFonts w:ascii="宋体" w:eastAsia="宋体" w:hAnsi="宋体" w:cs="宋体" w:hint="eastAsia"/>
                  <w:color w:val="000000"/>
                  <w:kern w:val="0"/>
                  <w:sz w:val="22"/>
                </w:rPr>
                <w:delText>身份证号码</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20" w:author="zhangph" w:date="2017-06-16T15:02:00Z"/>
                <w:rFonts w:ascii="宋体" w:eastAsia="宋体" w:hAnsi="宋体" w:cs="宋体"/>
                <w:color w:val="000000"/>
                <w:kern w:val="0"/>
                <w:sz w:val="22"/>
              </w:rPr>
            </w:pPr>
            <w:del w:id="2721"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2722" w:author="zhangph" w:date="2017-06-16T15:02:00Z"/>
                <w:rFonts w:ascii="宋体" w:eastAsia="宋体" w:hAnsi="宋体" w:cs="宋体"/>
                <w:color w:val="000000"/>
                <w:kern w:val="0"/>
                <w:sz w:val="22"/>
              </w:rPr>
            </w:pPr>
          </w:p>
        </w:tc>
      </w:tr>
      <w:tr w:rsidR="00F22C6A" w:rsidRPr="00F22C6A" w:rsidDel="00555323" w:rsidTr="00F22C6A">
        <w:trPr>
          <w:divId w:val="1638215785"/>
          <w:trHeight w:val="270"/>
          <w:del w:id="2723" w:author="zhangph" w:date="2017-06-16T15:02:00Z"/>
        </w:trPr>
        <w:tc>
          <w:tcPr>
            <w:tcW w:w="1080"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24"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25" w:author="zhangph" w:date="2017-06-16T15:02:00Z"/>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26" w:author="zhangph" w:date="2017-06-16T15:02:00Z"/>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27" w:author="zhangph" w:date="2017-06-16T15:02:00Z"/>
                <w:rFonts w:ascii="宋体" w:eastAsia="宋体" w:hAnsi="宋体" w:cs="宋体"/>
                <w:color w:val="000000"/>
                <w:kern w:val="0"/>
                <w:sz w:val="22"/>
              </w:rPr>
            </w:pPr>
            <w:del w:id="2728" w:author="zhangph" w:date="2017-06-16T15:02:00Z">
              <w:r w:rsidRPr="00F22C6A" w:rsidDel="00555323">
                <w:rPr>
                  <w:rFonts w:ascii="宋体" w:eastAsia="宋体" w:hAnsi="宋体" w:cs="宋体" w:hint="eastAsia"/>
                  <w:color w:val="000000"/>
                  <w:kern w:val="0"/>
                  <w:sz w:val="22"/>
                </w:rPr>
                <w:delText>有效标志</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29" w:author="zhangph" w:date="2017-06-16T15:02:00Z"/>
                <w:rFonts w:ascii="宋体" w:eastAsia="宋体" w:hAnsi="宋体" w:cs="宋体"/>
                <w:color w:val="000000"/>
                <w:kern w:val="0"/>
                <w:sz w:val="22"/>
              </w:rPr>
            </w:pPr>
            <w:del w:id="2730" w:author="zhangph" w:date="2017-06-16T15:02:00Z">
              <w:r w:rsidRPr="00F22C6A" w:rsidDel="00555323">
                <w:rPr>
                  <w:rFonts w:ascii="宋体" w:eastAsia="宋体" w:hAnsi="宋体" w:cs="宋体" w:hint="eastAsia"/>
                  <w:color w:val="000000"/>
                  <w:kern w:val="0"/>
                  <w:sz w:val="22"/>
                </w:rPr>
                <w:delText>"有效"</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2731" w:author="zhangph" w:date="2017-06-16T15:02:00Z"/>
                <w:rFonts w:ascii="宋体" w:eastAsia="宋体" w:hAnsi="宋体" w:cs="宋体"/>
                <w:color w:val="000000"/>
                <w:kern w:val="0"/>
                <w:sz w:val="22"/>
              </w:rPr>
            </w:pPr>
          </w:p>
        </w:tc>
      </w:tr>
      <w:tr w:rsidR="00F22C6A" w:rsidRPr="00F22C6A" w:rsidDel="00555323" w:rsidTr="00F22C6A">
        <w:trPr>
          <w:divId w:val="1638215785"/>
          <w:trHeight w:val="270"/>
          <w:del w:id="2732" w:author="zhangph" w:date="2017-06-16T15:02:00Z"/>
        </w:trPr>
        <w:tc>
          <w:tcPr>
            <w:tcW w:w="1080"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33"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34" w:author="zhangph" w:date="2017-06-16T15:02:00Z"/>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35" w:author="zhangph" w:date="2017-06-16T15:02:00Z"/>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36" w:author="zhangph" w:date="2017-06-16T15:02:00Z"/>
                <w:rFonts w:ascii="宋体" w:eastAsia="宋体" w:hAnsi="宋体" w:cs="宋体"/>
                <w:color w:val="000000"/>
                <w:kern w:val="0"/>
                <w:sz w:val="22"/>
              </w:rPr>
            </w:pPr>
            <w:del w:id="2737" w:author="zhangph" w:date="2017-06-16T15:02:00Z">
              <w:r w:rsidRPr="00F22C6A" w:rsidDel="00555323">
                <w:rPr>
                  <w:rFonts w:ascii="宋体" w:eastAsia="宋体" w:hAnsi="宋体" w:cs="宋体" w:hint="eastAsia"/>
                  <w:color w:val="000000"/>
                  <w:kern w:val="0"/>
                  <w:sz w:val="22"/>
                </w:rPr>
                <w:delText>户籍地</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38" w:author="zhangph" w:date="2017-06-16T15:02:00Z"/>
                <w:rFonts w:ascii="宋体" w:eastAsia="宋体" w:hAnsi="宋体" w:cs="宋体"/>
                <w:color w:val="000000"/>
                <w:kern w:val="0"/>
                <w:sz w:val="22"/>
              </w:rPr>
            </w:pPr>
            <w:del w:id="2739" w:author="zhangph" w:date="2017-06-16T15:02:00Z">
              <w:r w:rsidRPr="00F22C6A" w:rsidDel="00555323">
                <w:rPr>
                  <w:rFonts w:ascii="宋体" w:eastAsia="宋体" w:hAnsi="宋体" w:cs="宋体" w:hint="eastAsia"/>
                  <w:color w:val="000000"/>
                  <w:kern w:val="0"/>
                  <w:sz w:val="22"/>
                </w:rPr>
                <w:delText>"萧山"</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2740" w:author="zhangph" w:date="2017-06-16T15:02:00Z"/>
                <w:rFonts w:ascii="宋体" w:eastAsia="宋体" w:hAnsi="宋体" w:cs="宋体"/>
                <w:color w:val="000000"/>
                <w:kern w:val="0"/>
                <w:sz w:val="22"/>
              </w:rPr>
            </w:pPr>
          </w:p>
        </w:tc>
      </w:tr>
      <w:tr w:rsidR="00F22C6A" w:rsidRPr="00F22C6A" w:rsidDel="00555323" w:rsidTr="00F22C6A">
        <w:trPr>
          <w:divId w:val="1638215785"/>
          <w:trHeight w:val="270"/>
          <w:del w:id="2741" w:author="zhangph" w:date="2017-06-16T15:02:00Z"/>
        </w:trPr>
        <w:tc>
          <w:tcPr>
            <w:tcW w:w="108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2742" w:author="zhangph" w:date="2017-06-16T15:02:00Z"/>
                <w:rFonts w:ascii="宋体" w:eastAsia="宋体" w:hAnsi="宋体" w:cs="宋体"/>
                <w:color w:val="000000"/>
                <w:kern w:val="0"/>
                <w:sz w:val="22"/>
              </w:rPr>
            </w:pPr>
            <w:del w:id="2743" w:author="zhangph" w:date="2017-06-16T15:02:00Z">
              <w:r w:rsidRPr="00F22C6A" w:rsidDel="00555323">
                <w:rPr>
                  <w:rFonts w:ascii="宋体" w:eastAsia="宋体" w:hAnsi="宋体" w:cs="宋体" w:hint="eastAsia"/>
                  <w:color w:val="000000"/>
                  <w:kern w:val="0"/>
                  <w:sz w:val="22"/>
                </w:rPr>
                <w:delText>2</w:delText>
              </w:r>
            </w:del>
          </w:p>
        </w:tc>
        <w:tc>
          <w:tcPr>
            <w:tcW w:w="1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44" w:author="zhangph" w:date="2017-06-16T15:02:00Z"/>
                <w:rFonts w:ascii="宋体" w:eastAsia="宋体" w:hAnsi="宋体" w:cs="宋体"/>
                <w:color w:val="000000"/>
                <w:kern w:val="0"/>
                <w:sz w:val="22"/>
              </w:rPr>
            </w:pPr>
            <w:del w:id="2745" w:author="zhangph" w:date="2017-06-16T15:02:00Z">
              <w:r w:rsidRPr="00F22C6A" w:rsidDel="00555323">
                <w:rPr>
                  <w:rFonts w:ascii="宋体" w:eastAsia="宋体" w:hAnsi="宋体" w:cs="宋体" w:hint="eastAsia"/>
                  <w:color w:val="000000"/>
                  <w:kern w:val="0"/>
                  <w:sz w:val="22"/>
                </w:rPr>
                <w:delText>流动人口表</w:delText>
              </w:r>
            </w:del>
          </w:p>
        </w:tc>
        <w:tc>
          <w:tcPr>
            <w:tcW w:w="28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46" w:author="zhangph" w:date="2017-06-16T15:02:00Z"/>
                <w:rFonts w:ascii="宋体" w:eastAsia="宋体" w:hAnsi="宋体" w:cs="宋体"/>
                <w:color w:val="000000"/>
                <w:kern w:val="0"/>
                <w:sz w:val="22"/>
              </w:rPr>
            </w:pPr>
            <w:del w:id="2747" w:author="zhangph" w:date="2017-06-16T15:02:00Z">
              <w:r w:rsidRPr="00F22C6A" w:rsidDel="00555323">
                <w:rPr>
                  <w:rFonts w:ascii="宋体" w:eastAsia="宋体" w:hAnsi="宋体" w:cs="宋体" w:hint="eastAsia"/>
                  <w:color w:val="000000"/>
                  <w:kern w:val="0"/>
                  <w:sz w:val="22"/>
                </w:rPr>
                <w:delText>gazhk_NEWZZRK_JB_TAB</w:delText>
              </w:r>
            </w:del>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48" w:author="zhangph" w:date="2017-06-16T15:02:00Z"/>
                <w:rFonts w:ascii="宋体" w:eastAsia="宋体" w:hAnsi="宋体" w:cs="宋体"/>
                <w:color w:val="000000"/>
                <w:kern w:val="0"/>
                <w:sz w:val="22"/>
              </w:rPr>
            </w:pPr>
            <w:del w:id="2749" w:author="zhangph" w:date="2017-06-16T15:02:00Z">
              <w:r w:rsidRPr="00F22C6A" w:rsidDel="00555323">
                <w:rPr>
                  <w:rFonts w:ascii="宋体" w:eastAsia="宋体" w:hAnsi="宋体" w:cs="宋体" w:hint="eastAsia"/>
                  <w:color w:val="000000"/>
                  <w:kern w:val="0"/>
                  <w:sz w:val="22"/>
                </w:rPr>
                <w:delText>联系电话</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50" w:author="zhangph" w:date="2017-06-16T15:02:00Z"/>
                <w:rFonts w:ascii="宋体" w:eastAsia="宋体" w:hAnsi="宋体" w:cs="宋体"/>
                <w:color w:val="000000"/>
                <w:kern w:val="0"/>
                <w:sz w:val="22"/>
              </w:rPr>
            </w:pPr>
            <w:del w:id="2751"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2752" w:author="zhangph" w:date="2017-06-16T15:02:00Z"/>
                <w:rFonts w:ascii="宋体" w:eastAsia="宋体" w:hAnsi="宋体" w:cs="宋体"/>
                <w:color w:val="000000"/>
                <w:kern w:val="0"/>
                <w:sz w:val="22"/>
              </w:rPr>
            </w:pPr>
            <w:del w:id="2753"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1638215785"/>
          <w:trHeight w:val="270"/>
          <w:del w:id="2754" w:author="zhangph" w:date="2017-06-16T15:02:00Z"/>
        </w:trPr>
        <w:tc>
          <w:tcPr>
            <w:tcW w:w="1080"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2755"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56" w:author="zhangph" w:date="2017-06-16T15:02:00Z"/>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57" w:author="zhangph" w:date="2017-06-16T15:02:00Z"/>
                <w:rFonts w:ascii="宋体" w:eastAsia="宋体" w:hAnsi="宋体" w:cs="宋体"/>
                <w:color w:val="000000"/>
                <w:kern w:val="0"/>
                <w:sz w:val="22"/>
              </w:rPr>
            </w:pPr>
          </w:p>
        </w:tc>
        <w:tc>
          <w:tcPr>
            <w:tcW w:w="1560"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2758" w:author="zhangph" w:date="2017-06-16T15:02:00Z"/>
                <w:rFonts w:ascii="宋体" w:eastAsia="宋体" w:hAnsi="宋体" w:cs="宋体"/>
                <w:color w:val="000000"/>
                <w:kern w:val="0"/>
                <w:sz w:val="22"/>
              </w:rPr>
            </w:pPr>
            <w:del w:id="2759" w:author="zhangph" w:date="2017-06-16T15:02:00Z">
              <w:r w:rsidRPr="00F22C6A" w:rsidDel="00555323">
                <w:rPr>
                  <w:rFonts w:ascii="宋体" w:eastAsia="宋体" w:hAnsi="宋体" w:cs="宋体" w:hint="eastAsia"/>
                  <w:color w:val="000000"/>
                  <w:kern w:val="0"/>
                  <w:sz w:val="22"/>
                </w:rPr>
                <w:delText>身份证号码</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60" w:author="zhangph" w:date="2017-06-16T15:02:00Z"/>
                <w:rFonts w:ascii="宋体" w:eastAsia="宋体" w:hAnsi="宋体" w:cs="宋体"/>
                <w:color w:val="000000"/>
                <w:kern w:val="0"/>
                <w:sz w:val="22"/>
              </w:rPr>
            </w:pPr>
            <w:del w:id="2761"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2762" w:author="zhangph" w:date="2017-06-16T15:02:00Z"/>
                <w:rFonts w:ascii="宋体" w:eastAsia="宋体" w:hAnsi="宋体" w:cs="宋体"/>
                <w:color w:val="000000"/>
                <w:kern w:val="0"/>
                <w:sz w:val="22"/>
              </w:rPr>
            </w:pPr>
          </w:p>
        </w:tc>
      </w:tr>
      <w:tr w:rsidR="00F22C6A" w:rsidRPr="00F22C6A" w:rsidDel="00555323" w:rsidTr="00F22C6A">
        <w:trPr>
          <w:divId w:val="1638215785"/>
          <w:trHeight w:val="270"/>
          <w:del w:id="2763" w:author="zhangph" w:date="2017-06-16T15:02:00Z"/>
        </w:trPr>
        <w:tc>
          <w:tcPr>
            <w:tcW w:w="1080"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2764"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65" w:author="zhangph" w:date="2017-06-16T15:02:00Z"/>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66" w:author="zhangph" w:date="2017-06-16T15:02:00Z"/>
                <w:rFonts w:ascii="宋体" w:eastAsia="宋体" w:hAnsi="宋体" w:cs="宋体"/>
                <w:color w:val="000000"/>
                <w:kern w:val="0"/>
                <w:sz w:val="22"/>
              </w:rPr>
            </w:pP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67" w:author="zhangph" w:date="2017-06-16T15:02:00Z"/>
                <w:rFonts w:ascii="宋体" w:eastAsia="宋体" w:hAnsi="宋体" w:cs="宋体"/>
                <w:color w:val="000000"/>
                <w:kern w:val="0"/>
                <w:sz w:val="22"/>
              </w:rPr>
            </w:pPr>
            <w:del w:id="2768" w:author="zhangph" w:date="2017-06-16T15:02:00Z">
              <w:r w:rsidRPr="00F22C6A" w:rsidDel="00555323">
                <w:rPr>
                  <w:rFonts w:ascii="宋体" w:eastAsia="宋体" w:hAnsi="宋体" w:cs="宋体" w:hint="eastAsia"/>
                  <w:color w:val="000000"/>
                  <w:kern w:val="0"/>
                  <w:sz w:val="22"/>
                </w:rPr>
                <w:delText>注销标志</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69" w:author="zhangph" w:date="2017-06-16T15:02:00Z"/>
                <w:rFonts w:ascii="宋体" w:eastAsia="宋体" w:hAnsi="宋体" w:cs="宋体"/>
                <w:color w:val="000000"/>
                <w:kern w:val="0"/>
                <w:sz w:val="22"/>
              </w:rPr>
            </w:pPr>
            <w:del w:id="2770" w:author="zhangph" w:date="2017-06-16T15:02:00Z">
              <w:r w:rsidRPr="00F22C6A" w:rsidDel="00555323">
                <w:rPr>
                  <w:rFonts w:ascii="宋体" w:eastAsia="宋体" w:hAnsi="宋体" w:cs="宋体" w:hint="eastAsia"/>
                  <w:color w:val="000000"/>
                  <w:kern w:val="0"/>
                  <w:sz w:val="22"/>
                </w:rPr>
                <w:delText>"未注销"</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2771" w:author="zhangph" w:date="2017-06-16T15:02:00Z"/>
                <w:rFonts w:ascii="宋体" w:eastAsia="宋体" w:hAnsi="宋体" w:cs="宋体"/>
                <w:color w:val="000000"/>
                <w:kern w:val="0"/>
                <w:sz w:val="22"/>
              </w:rPr>
            </w:pPr>
          </w:p>
        </w:tc>
      </w:tr>
      <w:tr w:rsidR="00F22C6A" w:rsidRPr="00F22C6A" w:rsidDel="00555323" w:rsidTr="00F22C6A">
        <w:trPr>
          <w:divId w:val="1638215785"/>
          <w:trHeight w:val="270"/>
          <w:del w:id="2772" w:author="zhangph" w:date="2017-06-16T15:02:00Z"/>
        </w:trPr>
        <w:tc>
          <w:tcPr>
            <w:tcW w:w="1080"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2773"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74" w:author="zhangph" w:date="2017-06-16T15:02:00Z"/>
                <w:rFonts w:ascii="宋体" w:eastAsia="宋体" w:hAnsi="宋体" w:cs="宋体"/>
                <w:color w:val="000000"/>
                <w:kern w:val="0"/>
                <w:sz w:val="22"/>
              </w:rPr>
            </w:pPr>
          </w:p>
        </w:tc>
        <w:tc>
          <w:tcPr>
            <w:tcW w:w="2860"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2775" w:author="zhangph" w:date="2017-06-16T15:02:00Z"/>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76" w:author="zhangph" w:date="2017-06-16T15:02:00Z"/>
                <w:rFonts w:ascii="宋体" w:eastAsia="宋体" w:hAnsi="宋体" w:cs="宋体"/>
                <w:color w:val="000000"/>
                <w:kern w:val="0"/>
                <w:sz w:val="22"/>
              </w:rPr>
            </w:pPr>
            <w:del w:id="2777" w:author="zhangph" w:date="2017-06-16T15:02:00Z">
              <w:r w:rsidRPr="00F22C6A" w:rsidDel="00555323">
                <w:rPr>
                  <w:rFonts w:ascii="宋体" w:eastAsia="宋体" w:hAnsi="宋体" w:cs="宋体" w:hint="eastAsia"/>
                  <w:color w:val="000000"/>
                  <w:kern w:val="0"/>
                  <w:sz w:val="22"/>
                </w:rPr>
                <w:delText>区县</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2778" w:author="zhangph" w:date="2017-06-16T15:02:00Z"/>
                <w:rFonts w:ascii="宋体" w:eastAsia="宋体" w:hAnsi="宋体" w:cs="宋体"/>
                <w:color w:val="000000"/>
                <w:kern w:val="0"/>
                <w:sz w:val="22"/>
              </w:rPr>
            </w:pPr>
            <w:del w:id="2779" w:author="zhangph" w:date="2017-06-16T15:02:00Z">
              <w:r w:rsidRPr="00F22C6A" w:rsidDel="00555323">
                <w:rPr>
                  <w:rFonts w:ascii="宋体" w:eastAsia="宋体" w:hAnsi="宋体" w:cs="宋体" w:hint="eastAsia"/>
                  <w:color w:val="000000"/>
                  <w:kern w:val="0"/>
                  <w:sz w:val="22"/>
                </w:rPr>
                <w:delText>"萧山"</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2780" w:author="zhangph" w:date="2017-06-16T15:02:00Z"/>
                <w:rFonts w:ascii="宋体" w:eastAsia="宋体" w:hAnsi="宋体" w:cs="宋体"/>
                <w:color w:val="000000"/>
                <w:kern w:val="0"/>
                <w:sz w:val="22"/>
              </w:rPr>
            </w:pPr>
          </w:p>
        </w:tc>
      </w:tr>
    </w:tbl>
    <w:p w:rsidR="00917E52" w:rsidRDefault="001360F8" w:rsidP="00EA722A">
      <w:pPr>
        <w:rPr>
          <w:rFonts w:ascii="华文细黑" w:eastAsia="华文细黑" w:hAnsi="华文细黑" w:cs="宋体"/>
          <w:kern w:val="0"/>
          <w:sz w:val="24"/>
          <w:szCs w:val="24"/>
        </w:rPr>
      </w:pPr>
      <w:r>
        <w:rPr>
          <w:rFonts w:ascii="华文细黑" w:eastAsia="华文细黑" w:hAnsi="华文细黑" w:cs="宋体"/>
          <w:kern w:val="0"/>
          <w:sz w:val="24"/>
          <w:szCs w:val="24"/>
        </w:rPr>
        <w:fldChar w:fldCharType="end"/>
      </w:r>
    </w:p>
    <w:p w:rsidR="00B04AF1" w:rsidRDefault="00917E52" w:rsidP="00917E52">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br w:type="page"/>
      </w:r>
    </w:p>
    <w:p w:rsidR="00555323" w:rsidRPr="00555323" w:rsidRDefault="001360F8" w:rsidP="00555323">
      <w:pPr>
        <w:pStyle w:val="11"/>
        <w:numPr>
          <w:ilvl w:val="0"/>
          <w:numId w:val="2"/>
        </w:numPr>
        <w:ind w:firstLineChars="0"/>
        <w:rPr>
          <w:rFonts w:ascii="华文细黑" w:eastAsia="华文细黑" w:hAnsi="华文细黑" w:cs="宋体"/>
          <w:kern w:val="0"/>
          <w:sz w:val="24"/>
          <w:rPrChange w:id="2781" w:author="zhangph" w:date="2017-06-16T15:02:00Z">
            <w:rPr>
              <w:rFonts w:asciiTheme="minorHAnsi" w:eastAsiaTheme="minorEastAsia" w:hAnsiTheme="minorHAnsi" w:cstheme="minorBidi"/>
              <w:szCs w:val="21"/>
            </w:rPr>
          </w:rPrChange>
        </w:rPr>
        <w:pPrChange w:id="2782" w:author="zhangph" w:date="2017-06-16T15:02:00Z">
          <w:pPr>
            <w:pStyle w:val="11"/>
            <w:ind w:firstLineChars="0" w:firstLine="0"/>
          </w:pPr>
        </w:pPrChange>
      </w:pPr>
      <w:r>
        <w:rPr>
          <w:rFonts w:ascii="华文细黑" w:eastAsia="华文细黑" w:hAnsi="华文细黑" w:cs="宋体" w:hint="eastAsia"/>
          <w:kern w:val="0"/>
          <w:sz w:val="24"/>
        </w:rPr>
        <w:lastRenderedPageBreak/>
        <w:t>市民卡办理</w:t>
      </w:r>
      <w:r>
        <w:rPr>
          <w:rFonts w:asciiTheme="minorHAnsi" w:eastAsiaTheme="minorEastAsia" w:hAnsiTheme="minorHAnsi" w:cstheme="minorBidi"/>
          <w:szCs w:val="22"/>
        </w:rP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市名卡办理</w:instrText>
      </w:r>
      <w:r w:rsidR="00555323">
        <w:rPr>
          <w:rFonts w:hint="eastAsia"/>
        </w:rPr>
        <w:instrText xml:space="preserve">!R2C1:R5C6 </w:instrText>
      </w:r>
      <w:r>
        <w:instrText xml:space="preserve">\a \f 4 \h  \* MERGEFORMAT </w:instrText>
      </w:r>
      <w:r w:rsidR="00555323">
        <w:rPr>
          <w:rFonts w:asciiTheme="minorHAnsi" w:eastAsiaTheme="minorEastAsia" w:hAnsiTheme="minorHAnsi" w:cstheme="minorBidi"/>
          <w:szCs w:val="22"/>
        </w:rPr>
        <w:fldChar w:fldCharType="separate"/>
      </w:r>
    </w:p>
    <w:tbl>
      <w:tblPr>
        <w:tblW w:w="8834" w:type="dxa"/>
        <w:tblLook w:val="04A0" w:firstRow="1" w:lastRow="0" w:firstColumn="1" w:lastColumn="0" w:noHBand="0" w:noVBand="1"/>
      </w:tblPr>
      <w:tblGrid>
        <w:gridCol w:w="835"/>
        <w:gridCol w:w="1888"/>
        <w:gridCol w:w="2352"/>
        <w:gridCol w:w="2089"/>
        <w:gridCol w:w="835"/>
        <w:gridCol w:w="835"/>
        <w:tblGridChange w:id="2783">
          <w:tblGrid>
            <w:gridCol w:w="835"/>
            <w:gridCol w:w="1888"/>
            <w:gridCol w:w="2352"/>
            <w:gridCol w:w="2089"/>
            <w:gridCol w:w="835"/>
            <w:gridCol w:w="835"/>
          </w:tblGrid>
        </w:tblGridChange>
      </w:tblGrid>
      <w:tr w:rsidR="00555323" w:rsidRPr="00555323" w:rsidTr="00555323">
        <w:trPr>
          <w:divId w:val="1087002828"/>
          <w:trHeight w:val="210"/>
          <w:ins w:id="2784" w:author="zhangph" w:date="2017-06-16T15:02:00Z"/>
        </w:trPr>
        <w:tc>
          <w:tcPr>
            <w:tcW w:w="835" w:type="dxa"/>
            <w:shd w:val="clear" w:color="auto" w:fill="auto"/>
            <w:noWrap/>
            <w:vAlign w:val="center"/>
            <w:hideMark/>
          </w:tcPr>
          <w:p w:rsidR="00555323" w:rsidRPr="00555323" w:rsidRDefault="00555323" w:rsidP="00555323">
            <w:pPr>
              <w:widowControl/>
              <w:jc w:val="left"/>
              <w:rPr>
                <w:ins w:id="2785" w:author="zhangph" w:date="2017-06-16T15:02:00Z"/>
                <w:rFonts w:ascii="宋体" w:eastAsia="宋体" w:hAnsi="宋体" w:cs="宋体"/>
                <w:color w:val="000000"/>
                <w:kern w:val="0"/>
                <w:sz w:val="22"/>
                <w:rPrChange w:id="2786" w:author="zhangph" w:date="2017-06-16T15:02:00Z">
                  <w:rPr>
                    <w:ins w:id="2787" w:author="zhangph" w:date="2017-06-16T15:02:00Z"/>
                    <w:color w:val="000000"/>
                    <w:sz w:val="22"/>
                  </w:rPr>
                </w:rPrChange>
              </w:rPr>
              <w:pPrChange w:id="2788" w:author="zhangph" w:date="2017-06-16T15:02:00Z">
                <w:pPr>
                  <w:widowControl/>
                  <w:jc w:val="left"/>
                </w:pPr>
              </w:pPrChange>
            </w:pPr>
            <w:ins w:id="2789" w:author="zhangph" w:date="2017-06-16T15:02:00Z">
              <w:r w:rsidRPr="00555323">
                <w:rPr>
                  <w:rFonts w:ascii="宋体" w:eastAsia="宋体" w:hAnsi="宋体" w:cs="宋体" w:hint="eastAsia"/>
                  <w:color w:val="000000"/>
                  <w:kern w:val="0"/>
                  <w:sz w:val="22"/>
                  <w:rPrChange w:id="2790" w:author="zhangph" w:date="2017-06-16T15:02:00Z">
                    <w:rPr>
                      <w:rFonts w:hint="eastAsia"/>
                      <w:color w:val="000000"/>
                      <w:sz w:val="22"/>
                    </w:rPr>
                  </w:rPrChange>
                </w:rPr>
                <w:t>序号</w:t>
              </w:r>
            </w:ins>
          </w:p>
        </w:tc>
        <w:tc>
          <w:tcPr>
            <w:tcW w:w="1888" w:type="dxa"/>
            <w:shd w:val="clear" w:color="auto" w:fill="auto"/>
            <w:noWrap/>
            <w:vAlign w:val="center"/>
            <w:hideMark/>
          </w:tcPr>
          <w:p w:rsidR="00555323" w:rsidRPr="00555323" w:rsidRDefault="00555323" w:rsidP="00555323">
            <w:pPr>
              <w:widowControl/>
              <w:jc w:val="left"/>
              <w:rPr>
                <w:ins w:id="2791" w:author="zhangph" w:date="2017-06-16T15:02:00Z"/>
                <w:rFonts w:ascii="宋体" w:eastAsia="宋体" w:hAnsi="宋体" w:cs="宋体" w:hint="eastAsia"/>
                <w:color w:val="000000"/>
                <w:kern w:val="0"/>
                <w:sz w:val="22"/>
                <w:rPrChange w:id="2792" w:author="zhangph" w:date="2017-06-16T15:02:00Z">
                  <w:rPr>
                    <w:ins w:id="2793" w:author="zhangph" w:date="2017-06-16T15:02:00Z"/>
                    <w:rFonts w:hint="eastAsia"/>
                  </w:rPr>
                </w:rPrChange>
              </w:rPr>
              <w:pPrChange w:id="2794" w:author="zhangph" w:date="2017-06-16T15:02:00Z">
                <w:pPr/>
              </w:pPrChange>
            </w:pPr>
            <w:ins w:id="2795" w:author="zhangph" w:date="2017-06-16T15:02:00Z">
              <w:r w:rsidRPr="00555323">
                <w:rPr>
                  <w:rFonts w:ascii="宋体" w:eastAsia="宋体" w:hAnsi="宋体" w:cs="宋体" w:hint="eastAsia"/>
                  <w:color w:val="000000"/>
                  <w:kern w:val="0"/>
                  <w:sz w:val="22"/>
                  <w:rPrChange w:id="2796" w:author="zhangph" w:date="2017-06-16T15:02:00Z">
                    <w:rPr>
                      <w:rFonts w:hint="eastAsia"/>
                    </w:rPr>
                  </w:rPrChange>
                </w:rPr>
                <w:t>表名</w:t>
              </w:r>
            </w:ins>
          </w:p>
        </w:tc>
        <w:tc>
          <w:tcPr>
            <w:tcW w:w="2352" w:type="dxa"/>
            <w:shd w:val="clear" w:color="auto" w:fill="auto"/>
            <w:noWrap/>
            <w:vAlign w:val="center"/>
            <w:hideMark/>
          </w:tcPr>
          <w:p w:rsidR="00555323" w:rsidRPr="00555323" w:rsidRDefault="00555323" w:rsidP="00555323">
            <w:pPr>
              <w:widowControl/>
              <w:jc w:val="left"/>
              <w:rPr>
                <w:ins w:id="2797" w:author="zhangph" w:date="2017-06-16T15:02:00Z"/>
                <w:rFonts w:ascii="宋体" w:eastAsia="宋体" w:hAnsi="宋体" w:cs="宋体" w:hint="eastAsia"/>
                <w:color w:val="000000"/>
                <w:kern w:val="0"/>
                <w:sz w:val="22"/>
                <w:rPrChange w:id="2798" w:author="zhangph" w:date="2017-06-16T15:02:00Z">
                  <w:rPr>
                    <w:ins w:id="2799" w:author="zhangph" w:date="2017-06-16T15:02:00Z"/>
                    <w:rFonts w:hint="eastAsia"/>
                  </w:rPr>
                </w:rPrChange>
              </w:rPr>
              <w:pPrChange w:id="2800" w:author="zhangph" w:date="2017-06-16T15:02:00Z">
                <w:pPr/>
              </w:pPrChange>
            </w:pPr>
            <w:ins w:id="2801" w:author="zhangph" w:date="2017-06-16T15:02:00Z">
              <w:r w:rsidRPr="00555323">
                <w:rPr>
                  <w:rFonts w:ascii="宋体" w:eastAsia="宋体" w:hAnsi="宋体" w:cs="宋体" w:hint="eastAsia"/>
                  <w:color w:val="000000"/>
                  <w:kern w:val="0"/>
                  <w:sz w:val="22"/>
                  <w:rPrChange w:id="2802" w:author="zhangph" w:date="2017-06-16T15:02:00Z">
                    <w:rPr>
                      <w:rFonts w:hint="eastAsia"/>
                    </w:rPr>
                  </w:rPrChange>
                </w:rPr>
                <w:t>英文名</w:t>
              </w:r>
            </w:ins>
          </w:p>
        </w:tc>
        <w:tc>
          <w:tcPr>
            <w:tcW w:w="2089" w:type="dxa"/>
            <w:shd w:val="clear" w:color="auto" w:fill="auto"/>
            <w:noWrap/>
            <w:vAlign w:val="center"/>
            <w:hideMark/>
          </w:tcPr>
          <w:p w:rsidR="00555323" w:rsidRPr="00555323" w:rsidRDefault="00555323" w:rsidP="00555323">
            <w:pPr>
              <w:widowControl/>
              <w:jc w:val="left"/>
              <w:rPr>
                <w:ins w:id="2803" w:author="zhangph" w:date="2017-06-16T15:02:00Z"/>
                <w:rFonts w:ascii="宋体" w:eastAsia="宋体" w:hAnsi="宋体" w:cs="宋体" w:hint="eastAsia"/>
                <w:color w:val="000000"/>
                <w:kern w:val="0"/>
                <w:sz w:val="22"/>
                <w:rPrChange w:id="2804" w:author="zhangph" w:date="2017-06-16T15:02:00Z">
                  <w:rPr>
                    <w:ins w:id="2805" w:author="zhangph" w:date="2017-06-16T15:02:00Z"/>
                    <w:rFonts w:hint="eastAsia"/>
                  </w:rPr>
                </w:rPrChange>
              </w:rPr>
              <w:pPrChange w:id="2806" w:author="zhangph" w:date="2017-06-16T15:02:00Z">
                <w:pPr/>
              </w:pPrChange>
            </w:pPr>
            <w:ins w:id="2807" w:author="zhangph" w:date="2017-06-16T15:02:00Z">
              <w:r w:rsidRPr="00555323">
                <w:rPr>
                  <w:rFonts w:ascii="宋体" w:eastAsia="宋体" w:hAnsi="宋体" w:cs="宋体" w:hint="eastAsia"/>
                  <w:color w:val="000000"/>
                  <w:kern w:val="0"/>
                  <w:sz w:val="22"/>
                  <w:rPrChange w:id="2808" w:author="zhangph" w:date="2017-06-16T15:02:00Z">
                    <w:rPr>
                      <w:rFonts w:hint="eastAsia"/>
                    </w:rPr>
                  </w:rPrChange>
                </w:rPr>
                <w:t>字段</w:t>
              </w:r>
            </w:ins>
          </w:p>
        </w:tc>
        <w:tc>
          <w:tcPr>
            <w:tcW w:w="835" w:type="dxa"/>
            <w:shd w:val="clear" w:color="auto" w:fill="auto"/>
            <w:noWrap/>
            <w:vAlign w:val="center"/>
            <w:hideMark/>
          </w:tcPr>
          <w:p w:rsidR="00555323" w:rsidRPr="00555323" w:rsidRDefault="00555323" w:rsidP="00555323">
            <w:pPr>
              <w:widowControl/>
              <w:jc w:val="left"/>
              <w:rPr>
                <w:ins w:id="2809" w:author="zhangph" w:date="2017-06-16T15:02:00Z"/>
                <w:rFonts w:ascii="宋体" w:eastAsia="宋体" w:hAnsi="宋体" w:cs="宋体" w:hint="eastAsia"/>
                <w:color w:val="000000"/>
                <w:kern w:val="0"/>
                <w:sz w:val="22"/>
                <w:rPrChange w:id="2810" w:author="zhangph" w:date="2017-06-16T15:02:00Z">
                  <w:rPr>
                    <w:ins w:id="2811" w:author="zhangph" w:date="2017-06-16T15:02:00Z"/>
                    <w:rFonts w:hint="eastAsia"/>
                  </w:rPr>
                </w:rPrChange>
              </w:rPr>
              <w:pPrChange w:id="2812" w:author="zhangph" w:date="2017-06-16T15:02:00Z">
                <w:pPr/>
              </w:pPrChange>
            </w:pPr>
            <w:ins w:id="2813" w:author="zhangph" w:date="2017-06-16T15:02:00Z">
              <w:r w:rsidRPr="00555323">
                <w:rPr>
                  <w:rFonts w:ascii="宋体" w:eastAsia="宋体" w:hAnsi="宋体" w:cs="宋体" w:hint="eastAsia"/>
                  <w:color w:val="000000"/>
                  <w:kern w:val="0"/>
                  <w:sz w:val="22"/>
                  <w:rPrChange w:id="2814" w:author="zhangph" w:date="2017-06-16T15:02:00Z">
                    <w:rPr>
                      <w:rFonts w:hint="eastAsia"/>
                    </w:rPr>
                  </w:rPrChange>
                </w:rPr>
                <w:t>值</w:t>
              </w:r>
            </w:ins>
          </w:p>
        </w:tc>
        <w:tc>
          <w:tcPr>
            <w:tcW w:w="835" w:type="dxa"/>
            <w:shd w:val="clear" w:color="auto" w:fill="auto"/>
            <w:noWrap/>
            <w:vAlign w:val="center"/>
            <w:hideMark/>
          </w:tcPr>
          <w:p w:rsidR="00555323" w:rsidRPr="00555323" w:rsidRDefault="00555323" w:rsidP="00555323">
            <w:pPr>
              <w:widowControl/>
              <w:jc w:val="left"/>
              <w:rPr>
                <w:ins w:id="2815" w:author="zhangph" w:date="2017-06-16T15:02:00Z"/>
                <w:rFonts w:ascii="宋体" w:eastAsia="宋体" w:hAnsi="宋体" w:cs="宋体" w:hint="eastAsia"/>
                <w:color w:val="000000"/>
                <w:kern w:val="0"/>
                <w:sz w:val="22"/>
                <w:rPrChange w:id="2816" w:author="zhangph" w:date="2017-06-16T15:02:00Z">
                  <w:rPr>
                    <w:ins w:id="2817" w:author="zhangph" w:date="2017-06-16T15:02:00Z"/>
                    <w:rFonts w:hint="eastAsia"/>
                  </w:rPr>
                </w:rPrChange>
              </w:rPr>
              <w:pPrChange w:id="2818" w:author="zhangph" w:date="2017-06-16T15:02:00Z">
                <w:pPr/>
              </w:pPrChange>
            </w:pPr>
            <w:ins w:id="2819" w:author="zhangph" w:date="2017-06-16T15:02:00Z">
              <w:r w:rsidRPr="00555323">
                <w:rPr>
                  <w:rFonts w:ascii="宋体" w:eastAsia="宋体" w:hAnsi="宋体" w:cs="宋体" w:hint="eastAsia"/>
                  <w:color w:val="000000"/>
                  <w:kern w:val="0"/>
                  <w:sz w:val="22"/>
                  <w:rPrChange w:id="2820" w:author="zhangph" w:date="2017-06-16T15:02:00Z">
                    <w:rPr>
                      <w:rFonts w:hint="eastAsia"/>
                    </w:rPr>
                  </w:rPrChange>
                </w:rPr>
                <w:t>来源</w:t>
              </w:r>
            </w:ins>
          </w:p>
        </w:tc>
      </w:tr>
      <w:tr w:rsidR="00555323" w:rsidRPr="00555323" w:rsidTr="00555323">
        <w:trPr>
          <w:divId w:val="1087002828"/>
          <w:trHeight w:val="210"/>
          <w:ins w:id="2821" w:author="zhangph" w:date="2017-06-16T15:02:00Z"/>
        </w:trPr>
        <w:tc>
          <w:tcPr>
            <w:tcW w:w="835" w:type="dxa"/>
            <w:vMerge w:val="restart"/>
            <w:shd w:val="clear" w:color="auto" w:fill="auto"/>
            <w:noWrap/>
            <w:vAlign w:val="center"/>
            <w:hideMark/>
          </w:tcPr>
          <w:p w:rsidR="00555323" w:rsidRPr="00555323" w:rsidRDefault="00555323" w:rsidP="00555323">
            <w:pPr>
              <w:widowControl/>
              <w:jc w:val="left"/>
              <w:rPr>
                <w:ins w:id="2822" w:author="zhangph" w:date="2017-06-16T15:02:00Z"/>
                <w:rFonts w:ascii="宋体" w:eastAsia="宋体" w:hAnsi="宋体" w:cs="宋体" w:hint="eastAsia"/>
                <w:color w:val="000000"/>
                <w:kern w:val="0"/>
                <w:sz w:val="22"/>
                <w:rPrChange w:id="2823" w:author="zhangph" w:date="2017-06-16T15:02:00Z">
                  <w:rPr>
                    <w:ins w:id="2824" w:author="zhangph" w:date="2017-06-16T15:02:00Z"/>
                    <w:rFonts w:hint="eastAsia"/>
                  </w:rPr>
                </w:rPrChange>
              </w:rPr>
              <w:pPrChange w:id="2825" w:author="zhangph" w:date="2017-06-16T15:02:00Z">
                <w:pPr/>
              </w:pPrChange>
            </w:pPr>
            <w:ins w:id="2826" w:author="zhangph" w:date="2017-06-16T15:02:00Z">
              <w:r w:rsidRPr="00555323">
                <w:rPr>
                  <w:rFonts w:ascii="宋体" w:eastAsia="宋体" w:hAnsi="宋体" w:cs="宋体" w:hint="eastAsia"/>
                  <w:color w:val="000000"/>
                  <w:kern w:val="0"/>
                  <w:sz w:val="22"/>
                  <w:rPrChange w:id="2827" w:author="zhangph" w:date="2017-06-16T15:02:00Z">
                    <w:rPr>
                      <w:rFonts w:hint="eastAsia"/>
                    </w:rPr>
                  </w:rPrChange>
                </w:rPr>
                <w:t>1</w:t>
              </w:r>
            </w:ins>
          </w:p>
        </w:tc>
        <w:tc>
          <w:tcPr>
            <w:tcW w:w="1888" w:type="dxa"/>
            <w:vMerge w:val="restart"/>
            <w:shd w:val="clear" w:color="auto" w:fill="auto"/>
            <w:noWrap/>
            <w:vAlign w:val="center"/>
            <w:hideMark/>
          </w:tcPr>
          <w:p w:rsidR="00555323" w:rsidRPr="00555323" w:rsidRDefault="00555323" w:rsidP="00555323">
            <w:pPr>
              <w:widowControl/>
              <w:jc w:val="left"/>
              <w:rPr>
                <w:ins w:id="2828" w:author="zhangph" w:date="2017-06-16T15:02:00Z"/>
                <w:rFonts w:ascii="宋体" w:eastAsia="宋体" w:hAnsi="宋体" w:cs="宋体" w:hint="eastAsia"/>
                <w:color w:val="000000"/>
                <w:kern w:val="0"/>
                <w:sz w:val="22"/>
                <w:rPrChange w:id="2829" w:author="zhangph" w:date="2017-06-16T15:02:00Z">
                  <w:rPr>
                    <w:ins w:id="2830" w:author="zhangph" w:date="2017-06-16T15:02:00Z"/>
                    <w:rFonts w:hint="eastAsia"/>
                  </w:rPr>
                </w:rPrChange>
              </w:rPr>
              <w:pPrChange w:id="2831" w:author="zhangph" w:date="2017-06-16T15:02:00Z">
                <w:pPr/>
              </w:pPrChange>
            </w:pPr>
            <w:ins w:id="2832" w:author="zhangph" w:date="2017-06-16T15:02:00Z">
              <w:r w:rsidRPr="00555323">
                <w:rPr>
                  <w:rFonts w:ascii="宋体" w:eastAsia="宋体" w:hAnsi="宋体" w:cs="宋体" w:hint="eastAsia"/>
                  <w:color w:val="000000"/>
                  <w:kern w:val="0"/>
                  <w:sz w:val="22"/>
                  <w:rPrChange w:id="2833" w:author="zhangph" w:date="2017-06-16T15:02:00Z">
                    <w:rPr>
                      <w:rFonts w:hint="eastAsia"/>
                    </w:rPr>
                  </w:rPrChange>
                </w:rPr>
                <w:t>市名卡信息</w:t>
              </w:r>
            </w:ins>
          </w:p>
        </w:tc>
        <w:tc>
          <w:tcPr>
            <w:tcW w:w="2352" w:type="dxa"/>
            <w:vMerge w:val="restart"/>
            <w:shd w:val="clear" w:color="auto" w:fill="auto"/>
            <w:noWrap/>
            <w:vAlign w:val="center"/>
            <w:hideMark/>
          </w:tcPr>
          <w:p w:rsidR="00555323" w:rsidRPr="00555323" w:rsidRDefault="00555323" w:rsidP="00555323">
            <w:pPr>
              <w:widowControl/>
              <w:jc w:val="left"/>
              <w:rPr>
                <w:ins w:id="2834" w:author="zhangph" w:date="2017-06-16T15:02:00Z"/>
                <w:rFonts w:ascii="宋体" w:eastAsia="宋体" w:hAnsi="宋体" w:cs="宋体" w:hint="eastAsia"/>
                <w:color w:val="000000"/>
                <w:kern w:val="0"/>
                <w:sz w:val="22"/>
                <w:rPrChange w:id="2835" w:author="zhangph" w:date="2017-06-16T15:02:00Z">
                  <w:rPr>
                    <w:ins w:id="2836" w:author="zhangph" w:date="2017-06-16T15:02:00Z"/>
                    <w:rFonts w:hint="eastAsia"/>
                  </w:rPr>
                </w:rPrChange>
              </w:rPr>
              <w:pPrChange w:id="2837" w:author="zhangph" w:date="2017-06-16T15:02:00Z">
                <w:pPr/>
              </w:pPrChange>
            </w:pPr>
            <w:proofErr w:type="spellStart"/>
            <w:ins w:id="2838" w:author="zhangph" w:date="2017-06-16T15:02:00Z">
              <w:r w:rsidRPr="00555323">
                <w:rPr>
                  <w:rFonts w:ascii="宋体" w:eastAsia="宋体" w:hAnsi="宋体" w:cs="宋体" w:hint="eastAsia"/>
                  <w:color w:val="000000"/>
                  <w:kern w:val="0"/>
                  <w:sz w:val="22"/>
                  <w:rPrChange w:id="2839" w:author="zhangph" w:date="2017-06-16T15:02:00Z">
                    <w:rPr>
                      <w:rFonts w:hint="eastAsia"/>
                    </w:rPr>
                  </w:rPrChange>
                </w:rPr>
                <w:t>gazhk_DZZWB_ZX_CARD</w:t>
              </w:r>
              <w:proofErr w:type="spellEnd"/>
            </w:ins>
          </w:p>
        </w:tc>
        <w:tc>
          <w:tcPr>
            <w:tcW w:w="2089" w:type="dxa"/>
            <w:shd w:val="clear" w:color="auto" w:fill="auto"/>
            <w:noWrap/>
            <w:vAlign w:val="center"/>
            <w:hideMark/>
          </w:tcPr>
          <w:p w:rsidR="00555323" w:rsidRPr="00555323" w:rsidRDefault="00555323" w:rsidP="00555323">
            <w:pPr>
              <w:widowControl/>
              <w:jc w:val="left"/>
              <w:rPr>
                <w:ins w:id="2840" w:author="zhangph" w:date="2017-06-16T15:02:00Z"/>
                <w:rFonts w:ascii="宋体" w:eastAsia="宋体" w:hAnsi="宋体" w:cs="宋体" w:hint="eastAsia"/>
                <w:color w:val="000000"/>
                <w:kern w:val="0"/>
                <w:sz w:val="22"/>
                <w:rPrChange w:id="2841" w:author="zhangph" w:date="2017-06-16T15:02:00Z">
                  <w:rPr>
                    <w:ins w:id="2842" w:author="zhangph" w:date="2017-06-16T15:02:00Z"/>
                    <w:rFonts w:hint="eastAsia"/>
                  </w:rPr>
                </w:rPrChange>
              </w:rPr>
              <w:pPrChange w:id="2843" w:author="zhangph" w:date="2017-06-16T15:02:00Z">
                <w:pPr/>
              </w:pPrChange>
            </w:pPr>
            <w:ins w:id="2844" w:author="zhangph" w:date="2017-06-16T15:02:00Z">
              <w:r w:rsidRPr="00555323">
                <w:rPr>
                  <w:rFonts w:ascii="宋体" w:eastAsia="宋体" w:hAnsi="宋体" w:cs="宋体" w:hint="eastAsia"/>
                  <w:color w:val="000000"/>
                  <w:kern w:val="0"/>
                  <w:sz w:val="22"/>
                  <w:rPrChange w:id="2845" w:author="zhangph" w:date="2017-06-16T15:02:00Z">
                    <w:rPr>
                      <w:rFonts w:hint="eastAsia"/>
                    </w:rPr>
                  </w:rPrChange>
                </w:rPr>
                <w:t>市民卡卡号</w:t>
              </w:r>
            </w:ins>
          </w:p>
        </w:tc>
        <w:tc>
          <w:tcPr>
            <w:tcW w:w="835" w:type="dxa"/>
            <w:shd w:val="clear" w:color="auto" w:fill="auto"/>
            <w:noWrap/>
            <w:vAlign w:val="center"/>
            <w:hideMark/>
          </w:tcPr>
          <w:p w:rsidR="00555323" w:rsidRPr="00555323" w:rsidRDefault="00555323" w:rsidP="00555323">
            <w:pPr>
              <w:widowControl/>
              <w:jc w:val="left"/>
              <w:rPr>
                <w:ins w:id="2846" w:author="zhangph" w:date="2017-06-16T15:02:00Z"/>
                <w:rFonts w:ascii="宋体" w:eastAsia="宋体" w:hAnsi="宋体" w:cs="宋体" w:hint="eastAsia"/>
                <w:color w:val="000000"/>
                <w:kern w:val="0"/>
                <w:sz w:val="22"/>
                <w:rPrChange w:id="2847" w:author="zhangph" w:date="2017-06-16T15:02:00Z">
                  <w:rPr>
                    <w:ins w:id="2848" w:author="zhangph" w:date="2017-06-16T15:02:00Z"/>
                    <w:rFonts w:hint="eastAsia"/>
                  </w:rPr>
                </w:rPrChange>
              </w:rPr>
              <w:pPrChange w:id="2849" w:author="zhangph" w:date="2017-06-16T15:02:00Z">
                <w:pPr/>
              </w:pPrChange>
            </w:pPr>
            <w:ins w:id="2850" w:author="zhangph" w:date="2017-06-16T15:02:00Z">
              <w:r w:rsidRPr="00555323">
                <w:rPr>
                  <w:rFonts w:ascii="宋体" w:eastAsia="宋体" w:hAnsi="宋体" w:cs="宋体" w:hint="eastAsia"/>
                  <w:color w:val="000000"/>
                  <w:kern w:val="0"/>
                  <w:sz w:val="22"/>
                  <w:rPrChange w:id="2851" w:author="zhangph" w:date="2017-06-16T15:02:00Z">
                    <w:rPr>
                      <w:rFonts w:hint="eastAsia"/>
                    </w:rPr>
                  </w:rPrChange>
                </w:rPr>
                <w:t xml:space="preserve">　</w:t>
              </w:r>
            </w:ins>
          </w:p>
        </w:tc>
        <w:tc>
          <w:tcPr>
            <w:tcW w:w="835" w:type="dxa"/>
            <w:vMerge w:val="restart"/>
            <w:shd w:val="clear" w:color="auto" w:fill="auto"/>
            <w:noWrap/>
            <w:vAlign w:val="center"/>
            <w:hideMark/>
          </w:tcPr>
          <w:p w:rsidR="00555323" w:rsidRPr="00555323" w:rsidRDefault="00555323" w:rsidP="00555323">
            <w:pPr>
              <w:widowControl/>
              <w:jc w:val="left"/>
              <w:rPr>
                <w:ins w:id="2852" w:author="zhangph" w:date="2017-06-16T15:02:00Z"/>
                <w:rFonts w:ascii="宋体" w:eastAsia="宋体" w:hAnsi="宋体" w:cs="宋体" w:hint="eastAsia"/>
                <w:color w:val="000000"/>
                <w:kern w:val="0"/>
                <w:sz w:val="22"/>
                <w:rPrChange w:id="2853" w:author="zhangph" w:date="2017-06-16T15:02:00Z">
                  <w:rPr>
                    <w:ins w:id="2854" w:author="zhangph" w:date="2017-06-16T15:02:00Z"/>
                    <w:rFonts w:hint="eastAsia"/>
                  </w:rPr>
                </w:rPrChange>
              </w:rPr>
              <w:pPrChange w:id="2855" w:author="zhangph" w:date="2017-06-16T15:02:00Z">
                <w:pPr/>
              </w:pPrChange>
            </w:pPr>
            <w:ins w:id="2856" w:author="zhangph" w:date="2017-06-16T15:02:00Z">
              <w:r w:rsidRPr="00555323">
                <w:rPr>
                  <w:rFonts w:ascii="宋体" w:eastAsia="宋体" w:hAnsi="宋体" w:cs="宋体" w:hint="eastAsia"/>
                  <w:color w:val="000000"/>
                  <w:kern w:val="0"/>
                  <w:sz w:val="22"/>
                  <w:rPrChange w:id="2857" w:author="zhangph" w:date="2017-06-16T15:02:00Z">
                    <w:rPr>
                      <w:rFonts w:hint="eastAsia"/>
                    </w:rPr>
                  </w:rPrChange>
                </w:rPr>
                <w:t>市云</w:t>
              </w:r>
            </w:ins>
          </w:p>
        </w:tc>
      </w:tr>
      <w:tr w:rsidR="00555323" w:rsidRPr="00555323" w:rsidTr="00555323">
        <w:trPr>
          <w:divId w:val="1087002828"/>
          <w:trHeight w:val="210"/>
          <w:ins w:id="2858" w:author="zhangph" w:date="2017-06-16T15:02:00Z"/>
        </w:trPr>
        <w:tc>
          <w:tcPr>
            <w:tcW w:w="835" w:type="dxa"/>
            <w:vMerge/>
            <w:vAlign w:val="center"/>
            <w:hideMark/>
          </w:tcPr>
          <w:p w:rsidR="00555323" w:rsidRPr="00555323" w:rsidRDefault="00555323" w:rsidP="00555323">
            <w:pPr>
              <w:widowControl/>
              <w:jc w:val="left"/>
              <w:rPr>
                <w:ins w:id="2859" w:author="zhangph" w:date="2017-06-16T15:02:00Z"/>
                <w:rFonts w:ascii="宋体" w:eastAsia="宋体" w:hAnsi="宋体" w:cs="宋体"/>
                <w:color w:val="000000"/>
                <w:kern w:val="0"/>
                <w:sz w:val="22"/>
                <w:rPrChange w:id="2860" w:author="zhangph" w:date="2017-06-16T15:02:00Z">
                  <w:rPr>
                    <w:ins w:id="2861" w:author="zhangph" w:date="2017-06-16T15:02:00Z"/>
                  </w:rPr>
                </w:rPrChange>
              </w:rPr>
              <w:pPrChange w:id="2862" w:author="zhangph" w:date="2017-06-16T15:02:00Z">
                <w:pPr/>
              </w:pPrChange>
            </w:pPr>
          </w:p>
        </w:tc>
        <w:tc>
          <w:tcPr>
            <w:tcW w:w="1888" w:type="dxa"/>
            <w:vMerge/>
            <w:vAlign w:val="center"/>
            <w:hideMark/>
          </w:tcPr>
          <w:p w:rsidR="00555323" w:rsidRPr="00555323" w:rsidRDefault="00555323" w:rsidP="00555323">
            <w:pPr>
              <w:widowControl/>
              <w:jc w:val="left"/>
              <w:rPr>
                <w:ins w:id="2863" w:author="zhangph" w:date="2017-06-16T15:02:00Z"/>
                <w:rFonts w:ascii="宋体" w:eastAsia="宋体" w:hAnsi="宋体" w:cs="宋体"/>
                <w:color w:val="000000"/>
                <w:kern w:val="0"/>
                <w:sz w:val="22"/>
                <w:rPrChange w:id="2864" w:author="zhangph" w:date="2017-06-16T15:02:00Z">
                  <w:rPr>
                    <w:ins w:id="2865" w:author="zhangph" w:date="2017-06-16T15:02:00Z"/>
                  </w:rPr>
                </w:rPrChange>
              </w:rPr>
              <w:pPrChange w:id="2866" w:author="zhangph" w:date="2017-06-16T15:02:00Z">
                <w:pPr/>
              </w:pPrChange>
            </w:pPr>
          </w:p>
        </w:tc>
        <w:tc>
          <w:tcPr>
            <w:tcW w:w="2352" w:type="dxa"/>
            <w:vMerge/>
            <w:vAlign w:val="center"/>
            <w:hideMark/>
          </w:tcPr>
          <w:p w:rsidR="00555323" w:rsidRPr="00555323" w:rsidRDefault="00555323" w:rsidP="00555323">
            <w:pPr>
              <w:widowControl/>
              <w:jc w:val="left"/>
              <w:rPr>
                <w:ins w:id="2867" w:author="zhangph" w:date="2017-06-16T15:02:00Z"/>
                <w:rFonts w:ascii="宋体" w:eastAsia="宋体" w:hAnsi="宋体" w:cs="宋体"/>
                <w:color w:val="000000"/>
                <w:kern w:val="0"/>
                <w:sz w:val="22"/>
                <w:rPrChange w:id="2868" w:author="zhangph" w:date="2017-06-16T15:02:00Z">
                  <w:rPr>
                    <w:ins w:id="2869" w:author="zhangph" w:date="2017-06-16T15:02:00Z"/>
                  </w:rPr>
                </w:rPrChange>
              </w:rPr>
              <w:pPrChange w:id="2870" w:author="zhangph" w:date="2017-06-16T15:02:00Z">
                <w:pPr/>
              </w:pPrChange>
            </w:pPr>
          </w:p>
        </w:tc>
        <w:tc>
          <w:tcPr>
            <w:tcW w:w="2089" w:type="dxa"/>
            <w:shd w:val="clear" w:color="auto" w:fill="auto"/>
            <w:noWrap/>
            <w:vAlign w:val="center"/>
            <w:hideMark/>
          </w:tcPr>
          <w:p w:rsidR="00555323" w:rsidRPr="00555323" w:rsidRDefault="00555323" w:rsidP="00555323">
            <w:pPr>
              <w:widowControl/>
              <w:jc w:val="left"/>
              <w:rPr>
                <w:ins w:id="2871" w:author="zhangph" w:date="2017-06-16T15:02:00Z"/>
                <w:rFonts w:ascii="宋体" w:eastAsia="宋体" w:hAnsi="宋体" w:cs="宋体" w:hint="eastAsia"/>
                <w:color w:val="000000"/>
                <w:kern w:val="0"/>
                <w:sz w:val="22"/>
                <w:rPrChange w:id="2872" w:author="zhangph" w:date="2017-06-16T15:02:00Z">
                  <w:rPr>
                    <w:ins w:id="2873" w:author="zhangph" w:date="2017-06-16T15:02:00Z"/>
                    <w:rFonts w:hint="eastAsia"/>
                  </w:rPr>
                </w:rPrChange>
              </w:rPr>
              <w:pPrChange w:id="2874" w:author="zhangph" w:date="2017-06-16T15:02:00Z">
                <w:pPr/>
              </w:pPrChange>
            </w:pPr>
            <w:ins w:id="2875" w:author="zhangph" w:date="2017-06-16T15:02:00Z">
              <w:r w:rsidRPr="00555323">
                <w:rPr>
                  <w:rFonts w:ascii="宋体" w:eastAsia="宋体" w:hAnsi="宋体" w:cs="宋体" w:hint="eastAsia"/>
                  <w:color w:val="000000"/>
                  <w:kern w:val="0"/>
                  <w:sz w:val="22"/>
                  <w:rPrChange w:id="2876" w:author="zhangph" w:date="2017-06-16T15:02:00Z">
                    <w:rPr>
                      <w:rFonts w:hint="eastAsia"/>
                    </w:rPr>
                  </w:rPrChange>
                </w:rPr>
                <w:t>身份证号码</w:t>
              </w:r>
            </w:ins>
          </w:p>
        </w:tc>
        <w:tc>
          <w:tcPr>
            <w:tcW w:w="835" w:type="dxa"/>
            <w:shd w:val="clear" w:color="auto" w:fill="auto"/>
            <w:noWrap/>
            <w:vAlign w:val="center"/>
            <w:hideMark/>
          </w:tcPr>
          <w:p w:rsidR="00555323" w:rsidRPr="00555323" w:rsidRDefault="00555323" w:rsidP="00555323">
            <w:pPr>
              <w:widowControl/>
              <w:jc w:val="left"/>
              <w:rPr>
                <w:ins w:id="2877" w:author="zhangph" w:date="2017-06-16T15:02:00Z"/>
                <w:rFonts w:ascii="宋体" w:eastAsia="宋体" w:hAnsi="宋体" w:cs="宋体" w:hint="eastAsia"/>
                <w:color w:val="000000"/>
                <w:kern w:val="0"/>
                <w:sz w:val="22"/>
                <w:rPrChange w:id="2878" w:author="zhangph" w:date="2017-06-16T15:02:00Z">
                  <w:rPr>
                    <w:ins w:id="2879" w:author="zhangph" w:date="2017-06-16T15:02:00Z"/>
                    <w:rFonts w:hint="eastAsia"/>
                  </w:rPr>
                </w:rPrChange>
              </w:rPr>
              <w:pPrChange w:id="2880" w:author="zhangph" w:date="2017-06-16T15:02:00Z">
                <w:pPr/>
              </w:pPrChange>
            </w:pPr>
            <w:ins w:id="2881" w:author="zhangph" w:date="2017-06-16T15:02:00Z">
              <w:r w:rsidRPr="00555323">
                <w:rPr>
                  <w:rFonts w:ascii="宋体" w:eastAsia="宋体" w:hAnsi="宋体" w:cs="宋体" w:hint="eastAsia"/>
                  <w:color w:val="000000"/>
                  <w:kern w:val="0"/>
                  <w:sz w:val="22"/>
                  <w:rPrChange w:id="2882" w:author="zhangph" w:date="2017-06-16T15:02:00Z">
                    <w:rPr>
                      <w:rFonts w:hint="eastAsia"/>
                    </w:rPr>
                  </w:rPrChange>
                </w:rPr>
                <w:t xml:space="preserve">　</w:t>
              </w:r>
            </w:ins>
          </w:p>
        </w:tc>
        <w:tc>
          <w:tcPr>
            <w:tcW w:w="835" w:type="dxa"/>
            <w:vMerge/>
            <w:vAlign w:val="center"/>
            <w:hideMark/>
          </w:tcPr>
          <w:p w:rsidR="00555323" w:rsidRPr="00555323" w:rsidRDefault="00555323" w:rsidP="00555323">
            <w:pPr>
              <w:widowControl/>
              <w:jc w:val="left"/>
              <w:rPr>
                <w:ins w:id="2883" w:author="zhangph" w:date="2017-06-16T15:02:00Z"/>
                <w:rFonts w:ascii="宋体" w:eastAsia="宋体" w:hAnsi="宋体" w:cs="宋体"/>
                <w:color w:val="000000"/>
                <w:kern w:val="0"/>
                <w:sz w:val="22"/>
                <w:rPrChange w:id="2884" w:author="zhangph" w:date="2017-06-16T15:02:00Z">
                  <w:rPr>
                    <w:ins w:id="2885" w:author="zhangph" w:date="2017-06-16T15:02:00Z"/>
                  </w:rPr>
                </w:rPrChange>
              </w:rPr>
              <w:pPrChange w:id="2886" w:author="zhangph" w:date="2017-06-16T15:02:00Z">
                <w:pPr/>
              </w:pPrChange>
            </w:pPr>
          </w:p>
        </w:tc>
      </w:tr>
      <w:tr w:rsidR="00555323" w:rsidRPr="00555323" w:rsidTr="00555323">
        <w:trPr>
          <w:divId w:val="1087002828"/>
          <w:trHeight w:val="210"/>
          <w:ins w:id="2887" w:author="zhangph" w:date="2017-06-16T15:02:00Z"/>
        </w:trPr>
        <w:tc>
          <w:tcPr>
            <w:tcW w:w="835" w:type="dxa"/>
            <w:vMerge/>
            <w:vAlign w:val="center"/>
            <w:hideMark/>
          </w:tcPr>
          <w:p w:rsidR="00555323" w:rsidRPr="00555323" w:rsidRDefault="00555323" w:rsidP="00555323">
            <w:pPr>
              <w:widowControl/>
              <w:jc w:val="left"/>
              <w:rPr>
                <w:ins w:id="2888" w:author="zhangph" w:date="2017-06-16T15:02:00Z"/>
                <w:rFonts w:ascii="宋体" w:eastAsia="宋体" w:hAnsi="宋体" w:cs="宋体"/>
                <w:color w:val="000000"/>
                <w:kern w:val="0"/>
                <w:sz w:val="22"/>
                <w:rPrChange w:id="2889" w:author="zhangph" w:date="2017-06-16T15:02:00Z">
                  <w:rPr>
                    <w:ins w:id="2890" w:author="zhangph" w:date="2017-06-16T15:02:00Z"/>
                  </w:rPr>
                </w:rPrChange>
              </w:rPr>
              <w:pPrChange w:id="2891" w:author="zhangph" w:date="2017-06-16T15:02:00Z">
                <w:pPr/>
              </w:pPrChange>
            </w:pPr>
          </w:p>
        </w:tc>
        <w:tc>
          <w:tcPr>
            <w:tcW w:w="1888" w:type="dxa"/>
            <w:vMerge/>
            <w:vAlign w:val="center"/>
            <w:hideMark/>
          </w:tcPr>
          <w:p w:rsidR="00555323" w:rsidRPr="00555323" w:rsidRDefault="00555323" w:rsidP="00555323">
            <w:pPr>
              <w:widowControl/>
              <w:jc w:val="left"/>
              <w:rPr>
                <w:ins w:id="2892" w:author="zhangph" w:date="2017-06-16T15:02:00Z"/>
                <w:rFonts w:ascii="宋体" w:eastAsia="宋体" w:hAnsi="宋体" w:cs="宋体"/>
                <w:color w:val="000000"/>
                <w:kern w:val="0"/>
                <w:sz w:val="22"/>
                <w:rPrChange w:id="2893" w:author="zhangph" w:date="2017-06-16T15:02:00Z">
                  <w:rPr>
                    <w:ins w:id="2894" w:author="zhangph" w:date="2017-06-16T15:02:00Z"/>
                  </w:rPr>
                </w:rPrChange>
              </w:rPr>
              <w:pPrChange w:id="2895" w:author="zhangph" w:date="2017-06-16T15:02:00Z">
                <w:pPr/>
              </w:pPrChange>
            </w:pPr>
          </w:p>
        </w:tc>
        <w:tc>
          <w:tcPr>
            <w:tcW w:w="2352" w:type="dxa"/>
            <w:vMerge/>
            <w:vAlign w:val="center"/>
            <w:hideMark/>
          </w:tcPr>
          <w:p w:rsidR="00555323" w:rsidRPr="00555323" w:rsidRDefault="00555323" w:rsidP="00555323">
            <w:pPr>
              <w:widowControl/>
              <w:jc w:val="left"/>
              <w:rPr>
                <w:ins w:id="2896" w:author="zhangph" w:date="2017-06-16T15:02:00Z"/>
                <w:rFonts w:ascii="宋体" w:eastAsia="宋体" w:hAnsi="宋体" w:cs="宋体"/>
                <w:color w:val="000000"/>
                <w:kern w:val="0"/>
                <w:sz w:val="22"/>
                <w:rPrChange w:id="2897" w:author="zhangph" w:date="2017-06-16T15:02:00Z">
                  <w:rPr>
                    <w:ins w:id="2898" w:author="zhangph" w:date="2017-06-16T15:02:00Z"/>
                  </w:rPr>
                </w:rPrChange>
              </w:rPr>
              <w:pPrChange w:id="2899" w:author="zhangph" w:date="2017-06-16T15:02:00Z">
                <w:pPr/>
              </w:pPrChange>
            </w:pPr>
          </w:p>
        </w:tc>
        <w:tc>
          <w:tcPr>
            <w:tcW w:w="2089" w:type="dxa"/>
            <w:shd w:val="clear" w:color="auto" w:fill="auto"/>
            <w:noWrap/>
            <w:vAlign w:val="center"/>
            <w:hideMark/>
          </w:tcPr>
          <w:p w:rsidR="00555323" w:rsidRPr="00555323" w:rsidRDefault="00555323" w:rsidP="00555323">
            <w:pPr>
              <w:widowControl/>
              <w:jc w:val="left"/>
              <w:rPr>
                <w:ins w:id="2900" w:author="zhangph" w:date="2017-06-16T15:02:00Z"/>
                <w:rFonts w:ascii="宋体" w:eastAsia="宋体" w:hAnsi="宋体" w:cs="宋体" w:hint="eastAsia"/>
                <w:color w:val="000000"/>
                <w:kern w:val="0"/>
                <w:sz w:val="22"/>
                <w:rPrChange w:id="2901" w:author="zhangph" w:date="2017-06-16T15:02:00Z">
                  <w:rPr>
                    <w:ins w:id="2902" w:author="zhangph" w:date="2017-06-16T15:02:00Z"/>
                    <w:rFonts w:hint="eastAsia"/>
                  </w:rPr>
                </w:rPrChange>
              </w:rPr>
              <w:pPrChange w:id="2903" w:author="zhangph" w:date="2017-06-16T15:02:00Z">
                <w:pPr/>
              </w:pPrChange>
            </w:pPr>
            <w:ins w:id="2904" w:author="zhangph" w:date="2017-06-16T15:02:00Z">
              <w:r w:rsidRPr="00555323">
                <w:rPr>
                  <w:rFonts w:ascii="宋体" w:eastAsia="宋体" w:hAnsi="宋体" w:cs="宋体" w:hint="eastAsia"/>
                  <w:color w:val="000000"/>
                  <w:kern w:val="0"/>
                  <w:sz w:val="22"/>
                  <w:rPrChange w:id="2905" w:author="zhangph" w:date="2017-06-16T15:02:00Z">
                    <w:rPr>
                      <w:rFonts w:hint="eastAsia"/>
                    </w:rPr>
                  </w:rPrChange>
                </w:rPr>
                <w:t>卡状态</w:t>
              </w:r>
            </w:ins>
          </w:p>
        </w:tc>
        <w:tc>
          <w:tcPr>
            <w:tcW w:w="835" w:type="dxa"/>
            <w:shd w:val="clear" w:color="auto" w:fill="auto"/>
            <w:noWrap/>
            <w:vAlign w:val="center"/>
            <w:hideMark/>
          </w:tcPr>
          <w:p w:rsidR="00555323" w:rsidRPr="00555323" w:rsidRDefault="00555323" w:rsidP="00555323">
            <w:pPr>
              <w:widowControl/>
              <w:jc w:val="left"/>
              <w:rPr>
                <w:ins w:id="2906" w:author="zhangph" w:date="2017-06-16T15:02:00Z"/>
                <w:rFonts w:ascii="宋体" w:eastAsia="宋体" w:hAnsi="宋体" w:cs="宋体" w:hint="eastAsia"/>
                <w:color w:val="000000"/>
                <w:kern w:val="0"/>
                <w:sz w:val="22"/>
                <w:rPrChange w:id="2907" w:author="zhangph" w:date="2017-06-16T15:02:00Z">
                  <w:rPr>
                    <w:ins w:id="2908" w:author="zhangph" w:date="2017-06-16T15:02:00Z"/>
                    <w:rFonts w:hint="eastAsia"/>
                  </w:rPr>
                </w:rPrChange>
              </w:rPr>
              <w:pPrChange w:id="2909" w:author="zhangph" w:date="2017-06-16T15:02:00Z">
                <w:pPr/>
              </w:pPrChange>
            </w:pPr>
            <w:ins w:id="2910" w:author="zhangph" w:date="2017-06-16T15:02:00Z">
              <w:r w:rsidRPr="00555323">
                <w:rPr>
                  <w:rFonts w:ascii="宋体" w:eastAsia="宋体" w:hAnsi="宋体" w:cs="宋体" w:hint="eastAsia"/>
                  <w:color w:val="000000"/>
                  <w:kern w:val="0"/>
                  <w:sz w:val="22"/>
                  <w:rPrChange w:id="2911" w:author="zhangph" w:date="2017-06-16T15:02:00Z">
                    <w:rPr>
                      <w:rFonts w:hint="eastAsia"/>
                    </w:rPr>
                  </w:rPrChange>
                </w:rPr>
                <w:t>"</w:t>
              </w:r>
              <w:r w:rsidRPr="00555323">
                <w:rPr>
                  <w:rFonts w:ascii="宋体" w:eastAsia="宋体" w:hAnsi="宋体" w:cs="宋体" w:hint="eastAsia"/>
                  <w:color w:val="000000"/>
                  <w:kern w:val="0"/>
                  <w:sz w:val="22"/>
                  <w:rPrChange w:id="2912" w:author="zhangph" w:date="2017-06-16T15:02:00Z">
                    <w:rPr>
                      <w:rFonts w:hint="eastAsia"/>
                    </w:rPr>
                  </w:rPrChange>
                </w:rPr>
                <w:t>正常</w:t>
              </w:r>
              <w:r w:rsidRPr="00555323">
                <w:rPr>
                  <w:rFonts w:ascii="宋体" w:eastAsia="宋体" w:hAnsi="宋体" w:cs="宋体" w:hint="eastAsia"/>
                  <w:color w:val="000000"/>
                  <w:kern w:val="0"/>
                  <w:sz w:val="22"/>
                  <w:rPrChange w:id="2913" w:author="zhangph" w:date="2017-06-16T15:02:00Z">
                    <w:rPr>
                      <w:rFonts w:hint="eastAsia"/>
                    </w:rPr>
                  </w:rPrChange>
                </w:rPr>
                <w:t>"</w:t>
              </w:r>
            </w:ins>
          </w:p>
        </w:tc>
        <w:tc>
          <w:tcPr>
            <w:tcW w:w="835" w:type="dxa"/>
            <w:vMerge/>
            <w:vAlign w:val="center"/>
            <w:hideMark/>
          </w:tcPr>
          <w:p w:rsidR="00555323" w:rsidRPr="00555323" w:rsidRDefault="00555323" w:rsidP="00555323">
            <w:pPr>
              <w:widowControl/>
              <w:jc w:val="left"/>
              <w:rPr>
                <w:ins w:id="2914" w:author="zhangph" w:date="2017-06-16T15:02:00Z"/>
                <w:rFonts w:ascii="宋体" w:eastAsia="宋体" w:hAnsi="宋体" w:cs="宋体"/>
                <w:color w:val="000000"/>
                <w:kern w:val="0"/>
                <w:sz w:val="22"/>
                <w:rPrChange w:id="2915" w:author="zhangph" w:date="2017-06-16T15:02:00Z">
                  <w:rPr>
                    <w:ins w:id="2916" w:author="zhangph" w:date="2017-06-16T15:02:00Z"/>
                  </w:rPr>
                </w:rPrChange>
              </w:rPr>
              <w:pPrChange w:id="2917" w:author="zhangph" w:date="2017-06-16T15:02:00Z">
                <w:pPr/>
              </w:pPrChange>
            </w:pPr>
          </w:p>
        </w:tc>
      </w:tr>
    </w:tbl>
    <w:p w:rsidR="00F22C6A" w:rsidRPr="00F22C6A" w:rsidDel="00555323" w:rsidRDefault="00F22C6A" w:rsidP="00555323">
      <w:pPr>
        <w:pStyle w:val="11"/>
        <w:numPr>
          <w:ilvl w:val="0"/>
          <w:numId w:val="2"/>
        </w:numPr>
        <w:ind w:firstLineChars="0"/>
        <w:rPr>
          <w:del w:id="2918" w:author="zhangph" w:date="2017-06-16T15:02:00Z"/>
          <w:rFonts w:ascii="华文细黑" w:eastAsia="华文细黑" w:hAnsi="华文细黑" w:cs="宋体"/>
          <w:kern w:val="0"/>
          <w:sz w:val="24"/>
        </w:rPr>
        <w:pPrChange w:id="2919" w:author="zhangph" w:date="2017-06-16T15:02:00Z">
          <w:pPr>
            <w:pStyle w:val="11"/>
            <w:numPr>
              <w:numId w:val="2"/>
            </w:numPr>
            <w:ind w:left="420" w:firstLineChars="0" w:hanging="420"/>
          </w:pPr>
        </w:pPrChange>
      </w:pPr>
    </w:p>
    <w:tbl>
      <w:tblPr>
        <w:tblW w:w="8834" w:type="dxa"/>
        <w:tblLook w:val="04A0" w:firstRow="1" w:lastRow="0" w:firstColumn="1" w:lastColumn="0" w:noHBand="0" w:noVBand="1"/>
      </w:tblPr>
      <w:tblGrid>
        <w:gridCol w:w="835"/>
        <w:gridCol w:w="1888"/>
        <w:gridCol w:w="2352"/>
        <w:gridCol w:w="2089"/>
        <w:gridCol w:w="835"/>
        <w:gridCol w:w="835"/>
      </w:tblGrid>
      <w:tr w:rsidR="00F22C6A" w:rsidRPr="00F22C6A" w:rsidDel="00555323" w:rsidTr="00F22C6A">
        <w:trPr>
          <w:divId w:val="2066447890"/>
          <w:trHeight w:val="210"/>
          <w:del w:id="2920" w:author="zhangph" w:date="2017-06-16T15:02:00Z"/>
        </w:trPr>
        <w:tc>
          <w:tcPr>
            <w:tcW w:w="835" w:type="dxa"/>
            <w:shd w:val="clear" w:color="auto" w:fill="auto"/>
            <w:noWrap/>
            <w:vAlign w:val="center"/>
            <w:hideMark/>
          </w:tcPr>
          <w:p w:rsidR="00F22C6A" w:rsidRPr="00F22C6A" w:rsidDel="00555323" w:rsidRDefault="00F22C6A" w:rsidP="00F22C6A">
            <w:pPr>
              <w:widowControl/>
              <w:jc w:val="left"/>
              <w:rPr>
                <w:del w:id="2921" w:author="zhangph" w:date="2017-06-16T15:02:00Z"/>
                <w:rFonts w:ascii="宋体" w:eastAsia="宋体" w:hAnsi="宋体" w:cs="宋体"/>
                <w:color w:val="000000"/>
                <w:kern w:val="0"/>
                <w:sz w:val="22"/>
              </w:rPr>
            </w:pPr>
            <w:del w:id="2922" w:author="zhangph" w:date="2017-06-16T15:02:00Z">
              <w:r w:rsidRPr="00F22C6A" w:rsidDel="00555323">
                <w:rPr>
                  <w:rFonts w:ascii="宋体" w:eastAsia="宋体" w:hAnsi="宋体" w:cs="宋体" w:hint="eastAsia"/>
                  <w:color w:val="000000"/>
                  <w:kern w:val="0"/>
                  <w:sz w:val="22"/>
                </w:rPr>
                <w:delText>序号</w:delText>
              </w:r>
            </w:del>
          </w:p>
        </w:tc>
        <w:tc>
          <w:tcPr>
            <w:tcW w:w="1888" w:type="dxa"/>
            <w:shd w:val="clear" w:color="auto" w:fill="auto"/>
            <w:noWrap/>
            <w:vAlign w:val="center"/>
            <w:hideMark/>
          </w:tcPr>
          <w:p w:rsidR="00F22C6A" w:rsidRPr="00F22C6A" w:rsidDel="00555323" w:rsidRDefault="00F22C6A" w:rsidP="00F22C6A">
            <w:pPr>
              <w:widowControl/>
              <w:jc w:val="left"/>
              <w:rPr>
                <w:del w:id="2923" w:author="zhangph" w:date="2017-06-16T15:02:00Z"/>
                <w:rFonts w:ascii="宋体" w:eastAsia="宋体" w:hAnsi="宋体" w:cs="宋体"/>
                <w:color w:val="000000"/>
                <w:kern w:val="0"/>
                <w:sz w:val="22"/>
              </w:rPr>
            </w:pPr>
            <w:del w:id="2924" w:author="zhangph" w:date="2017-06-16T15:02:00Z">
              <w:r w:rsidRPr="00F22C6A" w:rsidDel="00555323">
                <w:rPr>
                  <w:rFonts w:ascii="宋体" w:eastAsia="宋体" w:hAnsi="宋体" w:cs="宋体" w:hint="eastAsia"/>
                  <w:color w:val="000000"/>
                  <w:kern w:val="0"/>
                  <w:sz w:val="22"/>
                </w:rPr>
                <w:delText>表名</w:delText>
              </w:r>
            </w:del>
          </w:p>
        </w:tc>
        <w:tc>
          <w:tcPr>
            <w:tcW w:w="2352" w:type="dxa"/>
            <w:shd w:val="clear" w:color="auto" w:fill="auto"/>
            <w:noWrap/>
            <w:vAlign w:val="center"/>
            <w:hideMark/>
          </w:tcPr>
          <w:p w:rsidR="00F22C6A" w:rsidRPr="00F22C6A" w:rsidDel="00555323" w:rsidRDefault="00F22C6A" w:rsidP="00F22C6A">
            <w:pPr>
              <w:widowControl/>
              <w:jc w:val="left"/>
              <w:rPr>
                <w:del w:id="2925" w:author="zhangph" w:date="2017-06-16T15:02:00Z"/>
                <w:rFonts w:ascii="宋体" w:eastAsia="宋体" w:hAnsi="宋体" w:cs="宋体"/>
                <w:color w:val="000000"/>
                <w:kern w:val="0"/>
                <w:sz w:val="22"/>
              </w:rPr>
            </w:pPr>
            <w:del w:id="2926" w:author="zhangph" w:date="2017-06-16T15:02:00Z">
              <w:r w:rsidRPr="00F22C6A" w:rsidDel="00555323">
                <w:rPr>
                  <w:rFonts w:ascii="宋体" w:eastAsia="宋体" w:hAnsi="宋体" w:cs="宋体" w:hint="eastAsia"/>
                  <w:color w:val="000000"/>
                  <w:kern w:val="0"/>
                  <w:sz w:val="22"/>
                </w:rPr>
                <w:delText>英文名</w:delText>
              </w:r>
            </w:del>
          </w:p>
        </w:tc>
        <w:tc>
          <w:tcPr>
            <w:tcW w:w="2089" w:type="dxa"/>
            <w:shd w:val="clear" w:color="auto" w:fill="auto"/>
            <w:noWrap/>
            <w:vAlign w:val="center"/>
            <w:hideMark/>
          </w:tcPr>
          <w:p w:rsidR="00F22C6A" w:rsidRPr="00F22C6A" w:rsidDel="00555323" w:rsidRDefault="00F22C6A" w:rsidP="00F22C6A">
            <w:pPr>
              <w:widowControl/>
              <w:jc w:val="left"/>
              <w:rPr>
                <w:del w:id="2927" w:author="zhangph" w:date="2017-06-16T15:02:00Z"/>
                <w:rFonts w:ascii="宋体" w:eastAsia="宋体" w:hAnsi="宋体" w:cs="宋体"/>
                <w:color w:val="000000"/>
                <w:kern w:val="0"/>
                <w:sz w:val="22"/>
              </w:rPr>
            </w:pPr>
            <w:del w:id="2928" w:author="zhangph" w:date="2017-06-16T15:02:00Z">
              <w:r w:rsidRPr="00F22C6A" w:rsidDel="00555323">
                <w:rPr>
                  <w:rFonts w:ascii="宋体" w:eastAsia="宋体" w:hAnsi="宋体" w:cs="宋体" w:hint="eastAsia"/>
                  <w:color w:val="000000"/>
                  <w:kern w:val="0"/>
                  <w:sz w:val="22"/>
                </w:rPr>
                <w:delText>字段</w:delText>
              </w:r>
            </w:del>
          </w:p>
        </w:tc>
        <w:tc>
          <w:tcPr>
            <w:tcW w:w="835" w:type="dxa"/>
            <w:shd w:val="clear" w:color="auto" w:fill="auto"/>
            <w:noWrap/>
            <w:vAlign w:val="center"/>
            <w:hideMark/>
          </w:tcPr>
          <w:p w:rsidR="00F22C6A" w:rsidRPr="00F22C6A" w:rsidDel="00555323" w:rsidRDefault="00F22C6A" w:rsidP="00F22C6A">
            <w:pPr>
              <w:widowControl/>
              <w:jc w:val="left"/>
              <w:rPr>
                <w:del w:id="2929" w:author="zhangph" w:date="2017-06-16T15:02:00Z"/>
                <w:rFonts w:ascii="宋体" w:eastAsia="宋体" w:hAnsi="宋体" w:cs="宋体"/>
                <w:color w:val="000000"/>
                <w:kern w:val="0"/>
                <w:sz w:val="22"/>
              </w:rPr>
            </w:pPr>
            <w:del w:id="2930" w:author="zhangph" w:date="2017-06-16T15:02:00Z">
              <w:r w:rsidRPr="00F22C6A" w:rsidDel="00555323">
                <w:rPr>
                  <w:rFonts w:ascii="宋体" w:eastAsia="宋体" w:hAnsi="宋体" w:cs="宋体" w:hint="eastAsia"/>
                  <w:color w:val="000000"/>
                  <w:kern w:val="0"/>
                  <w:sz w:val="22"/>
                </w:rPr>
                <w:delText>值</w:delText>
              </w:r>
            </w:del>
          </w:p>
        </w:tc>
        <w:tc>
          <w:tcPr>
            <w:tcW w:w="835" w:type="dxa"/>
            <w:shd w:val="clear" w:color="auto" w:fill="auto"/>
            <w:noWrap/>
            <w:vAlign w:val="center"/>
            <w:hideMark/>
          </w:tcPr>
          <w:p w:rsidR="00F22C6A" w:rsidRPr="00F22C6A" w:rsidDel="00555323" w:rsidRDefault="00F22C6A" w:rsidP="00F22C6A">
            <w:pPr>
              <w:widowControl/>
              <w:jc w:val="left"/>
              <w:rPr>
                <w:del w:id="2931" w:author="zhangph" w:date="2017-06-16T15:02:00Z"/>
                <w:rFonts w:ascii="宋体" w:eastAsia="宋体" w:hAnsi="宋体" w:cs="宋体"/>
                <w:color w:val="000000"/>
                <w:kern w:val="0"/>
                <w:sz w:val="22"/>
              </w:rPr>
            </w:pPr>
            <w:del w:id="2932"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2066447890"/>
          <w:trHeight w:val="210"/>
          <w:del w:id="2933" w:author="zhangph" w:date="2017-06-16T15:02:00Z"/>
        </w:trPr>
        <w:tc>
          <w:tcPr>
            <w:tcW w:w="835" w:type="dxa"/>
            <w:vMerge w:val="restart"/>
            <w:shd w:val="clear" w:color="auto" w:fill="auto"/>
            <w:noWrap/>
            <w:vAlign w:val="center"/>
            <w:hideMark/>
          </w:tcPr>
          <w:p w:rsidR="00F22C6A" w:rsidRPr="00F22C6A" w:rsidDel="00555323" w:rsidRDefault="00F22C6A" w:rsidP="00F22C6A">
            <w:pPr>
              <w:widowControl/>
              <w:jc w:val="left"/>
              <w:rPr>
                <w:del w:id="2934" w:author="zhangph" w:date="2017-06-16T15:02:00Z"/>
                <w:rFonts w:ascii="宋体" w:eastAsia="宋体" w:hAnsi="宋体" w:cs="宋体"/>
                <w:color w:val="000000"/>
                <w:kern w:val="0"/>
                <w:sz w:val="22"/>
              </w:rPr>
            </w:pPr>
            <w:del w:id="2935" w:author="zhangph" w:date="2017-06-16T15:02:00Z">
              <w:r w:rsidRPr="00F22C6A" w:rsidDel="00555323">
                <w:rPr>
                  <w:rFonts w:ascii="宋体" w:eastAsia="宋体" w:hAnsi="宋体" w:cs="宋体" w:hint="eastAsia"/>
                  <w:color w:val="000000"/>
                  <w:kern w:val="0"/>
                  <w:sz w:val="22"/>
                </w:rPr>
                <w:delText>1</w:delText>
              </w:r>
            </w:del>
          </w:p>
        </w:tc>
        <w:tc>
          <w:tcPr>
            <w:tcW w:w="1888" w:type="dxa"/>
            <w:vMerge w:val="restart"/>
            <w:shd w:val="clear" w:color="auto" w:fill="auto"/>
            <w:noWrap/>
            <w:vAlign w:val="center"/>
            <w:hideMark/>
          </w:tcPr>
          <w:p w:rsidR="00F22C6A" w:rsidRPr="00F22C6A" w:rsidDel="00555323" w:rsidRDefault="00F22C6A" w:rsidP="00F22C6A">
            <w:pPr>
              <w:widowControl/>
              <w:jc w:val="left"/>
              <w:rPr>
                <w:del w:id="2936" w:author="zhangph" w:date="2017-06-16T15:02:00Z"/>
                <w:rFonts w:ascii="宋体" w:eastAsia="宋体" w:hAnsi="宋体" w:cs="宋体"/>
                <w:color w:val="000000"/>
                <w:kern w:val="0"/>
                <w:sz w:val="22"/>
              </w:rPr>
            </w:pPr>
            <w:del w:id="2937" w:author="zhangph" w:date="2017-06-16T15:02:00Z">
              <w:r w:rsidRPr="00F22C6A" w:rsidDel="00555323">
                <w:rPr>
                  <w:rFonts w:ascii="宋体" w:eastAsia="宋体" w:hAnsi="宋体" w:cs="宋体" w:hint="eastAsia"/>
                  <w:color w:val="000000"/>
                  <w:kern w:val="0"/>
                  <w:sz w:val="22"/>
                </w:rPr>
                <w:delText>市名卡信息</w:delText>
              </w:r>
            </w:del>
          </w:p>
        </w:tc>
        <w:tc>
          <w:tcPr>
            <w:tcW w:w="2352" w:type="dxa"/>
            <w:vMerge w:val="restart"/>
            <w:shd w:val="clear" w:color="auto" w:fill="auto"/>
            <w:noWrap/>
            <w:vAlign w:val="center"/>
            <w:hideMark/>
          </w:tcPr>
          <w:p w:rsidR="00F22C6A" w:rsidRPr="00F22C6A" w:rsidDel="00555323" w:rsidRDefault="00F22C6A" w:rsidP="00F22C6A">
            <w:pPr>
              <w:widowControl/>
              <w:jc w:val="left"/>
              <w:rPr>
                <w:del w:id="2938" w:author="zhangph" w:date="2017-06-16T15:02:00Z"/>
                <w:rFonts w:ascii="宋体" w:eastAsia="宋体" w:hAnsi="宋体" w:cs="宋体"/>
                <w:color w:val="000000"/>
                <w:kern w:val="0"/>
                <w:sz w:val="22"/>
              </w:rPr>
            </w:pPr>
            <w:del w:id="2939" w:author="zhangph" w:date="2017-06-16T15:02:00Z">
              <w:r w:rsidRPr="00F22C6A" w:rsidDel="00555323">
                <w:rPr>
                  <w:rFonts w:ascii="宋体" w:eastAsia="宋体" w:hAnsi="宋体" w:cs="宋体" w:hint="eastAsia"/>
                  <w:color w:val="000000"/>
                  <w:kern w:val="0"/>
                  <w:sz w:val="22"/>
                </w:rPr>
                <w:delText>gazhk_DZZWB_ZX_CARD</w:delText>
              </w:r>
            </w:del>
          </w:p>
        </w:tc>
        <w:tc>
          <w:tcPr>
            <w:tcW w:w="2089" w:type="dxa"/>
            <w:shd w:val="clear" w:color="auto" w:fill="auto"/>
            <w:noWrap/>
            <w:vAlign w:val="center"/>
            <w:hideMark/>
          </w:tcPr>
          <w:p w:rsidR="00F22C6A" w:rsidRPr="00F22C6A" w:rsidDel="00555323" w:rsidRDefault="00F22C6A" w:rsidP="00F22C6A">
            <w:pPr>
              <w:widowControl/>
              <w:jc w:val="left"/>
              <w:rPr>
                <w:del w:id="2940" w:author="zhangph" w:date="2017-06-16T15:02:00Z"/>
                <w:rFonts w:ascii="宋体" w:eastAsia="宋体" w:hAnsi="宋体" w:cs="宋体"/>
                <w:color w:val="000000"/>
                <w:kern w:val="0"/>
                <w:sz w:val="22"/>
              </w:rPr>
            </w:pPr>
            <w:del w:id="2941" w:author="zhangph" w:date="2017-06-16T15:02:00Z">
              <w:r w:rsidRPr="00F22C6A" w:rsidDel="00555323">
                <w:rPr>
                  <w:rFonts w:ascii="宋体" w:eastAsia="宋体" w:hAnsi="宋体" w:cs="宋体" w:hint="eastAsia"/>
                  <w:color w:val="000000"/>
                  <w:kern w:val="0"/>
                  <w:sz w:val="22"/>
                </w:rPr>
                <w:delText>市民卡卡号</w:delText>
              </w:r>
            </w:del>
          </w:p>
        </w:tc>
        <w:tc>
          <w:tcPr>
            <w:tcW w:w="835" w:type="dxa"/>
            <w:shd w:val="clear" w:color="auto" w:fill="auto"/>
            <w:noWrap/>
            <w:vAlign w:val="center"/>
            <w:hideMark/>
          </w:tcPr>
          <w:p w:rsidR="00F22C6A" w:rsidRPr="00F22C6A" w:rsidDel="00555323" w:rsidRDefault="00F22C6A" w:rsidP="00F22C6A">
            <w:pPr>
              <w:widowControl/>
              <w:jc w:val="left"/>
              <w:rPr>
                <w:del w:id="2942" w:author="zhangph" w:date="2017-06-16T15:02:00Z"/>
                <w:rFonts w:ascii="宋体" w:eastAsia="宋体" w:hAnsi="宋体" w:cs="宋体"/>
                <w:color w:val="000000"/>
                <w:kern w:val="0"/>
                <w:sz w:val="22"/>
              </w:rPr>
            </w:pPr>
            <w:del w:id="2943" w:author="zhangph" w:date="2017-06-16T15:02:00Z">
              <w:r w:rsidRPr="00F22C6A" w:rsidDel="00555323">
                <w:rPr>
                  <w:rFonts w:ascii="宋体" w:eastAsia="宋体" w:hAnsi="宋体" w:cs="宋体" w:hint="eastAsia"/>
                  <w:color w:val="000000"/>
                  <w:kern w:val="0"/>
                  <w:sz w:val="22"/>
                </w:rPr>
                <w:delText xml:space="preserve">　</w:delText>
              </w:r>
            </w:del>
          </w:p>
        </w:tc>
        <w:tc>
          <w:tcPr>
            <w:tcW w:w="835" w:type="dxa"/>
            <w:vMerge w:val="restart"/>
            <w:shd w:val="clear" w:color="auto" w:fill="auto"/>
            <w:noWrap/>
            <w:vAlign w:val="center"/>
            <w:hideMark/>
          </w:tcPr>
          <w:p w:rsidR="00F22C6A" w:rsidRPr="00F22C6A" w:rsidDel="00555323" w:rsidRDefault="00F22C6A" w:rsidP="00F22C6A">
            <w:pPr>
              <w:widowControl/>
              <w:jc w:val="left"/>
              <w:rPr>
                <w:del w:id="2944" w:author="zhangph" w:date="2017-06-16T15:02:00Z"/>
                <w:rFonts w:ascii="宋体" w:eastAsia="宋体" w:hAnsi="宋体" w:cs="宋体"/>
                <w:color w:val="000000"/>
                <w:kern w:val="0"/>
                <w:sz w:val="22"/>
              </w:rPr>
            </w:pPr>
            <w:del w:id="2945"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2066447890"/>
          <w:trHeight w:val="210"/>
          <w:del w:id="2946" w:author="zhangph" w:date="2017-06-16T15:02:00Z"/>
        </w:trPr>
        <w:tc>
          <w:tcPr>
            <w:tcW w:w="835" w:type="dxa"/>
            <w:vMerge/>
            <w:vAlign w:val="center"/>
            <w:hideMark/>
          </w:tcPr>
          <w:p w:rsidR="00F22C6A" w:rsidRPr="00F22C6A" w:rsidDel="00555323" w:rsidRDefault="00F22C6A" w:rsidP="00F22C6A">
            <w:pPr>
              <w:widowControl/>
              <w:jc w:val="left"/>
              <w:rPr>
                <w:del w:id="2947" w:author="zhangph" w:date="2017-06-16T15:02:00Z"/>
                <w:rFonts w:ascii="宋体" w:eastAsia="宋体" w:hAnsi="宋体" w:cs="宋体"/>
                <w:color w:val="000000"/>
                <w:kern w:val="0"/>
                <w:sz w:val="22"/>
              </w:rPr>
            </w:pPr>
          </w:p>
        </w:tc>
        <w:tc>
          <w:tcPr>
            <w:tcW w:w="1888" w:type="dxa"/>
            <w:vMerge/>
            <w:vAlign w:val="center"/>
            <w:hideMark/>
          </w:tcPr>
          <w:p w:rsidR="00F22C6A" w:rsidRPr="00F22C6A" w:rsidDel="00555323" w:rsidRDefault="00F22C6A" w:rsidP="00F22C6A">
            <w:pPr>
              <w:widowControl/>
              <w:jc w:val="left"/>
              <w:rPr>
                <w:del w:id="2948" w:author="zhangph" w:date="2017-06-16T15:02:00Z"/>
                <w:rFonts w:ascii="宋体" w:eastAsia="宋体" w:hAnsi="宋体" w:cs="宋体"/>
                <w:color w:val="000000"/>
                <w:kern w:val="0"/>
                <w:sz w:val="22"/>
              </w:rPr>
            </w:pPr>
          </w:p>
        </w:tc>
        <w:tc>
          <w:tcPr>
            <w:tcW w:w="2352" w:type="dxa"/>
            <w:vMerge/>
            <w:vAlign w:val="center"/>
            <w:hideMark/>
          </w:tcPr>
          <w:p w:rsidR="00F22C6A" w:rsidRPr="00F22C6A" w:rsidDel="00555323" w:rsidRDefault="00F22C6A" w:rsidP="00F22C6A">
            <w:pPr>
              <w:widowControl/>
              <w:jc w:val="left"/>
              <w:rPr>
                <w:del w:id="2949" w:author="zhangph" w:date="2017-06-16T15:02:00Z"/>
                <w:rFonts w:ascii="宋体" w:eastAsia="宋体" w:hAnsi="宋体" w:cs="宋体"/>
                <w:color w:val="000000"/>
                <w:kern w:val="0"/>
                <w:sz w:val="22"/>
              </w:rPr>
            </w:pPr>
          </w:p>
        </w:tc>
        <w:tc>
          <w:tcPr>
            <w:tcW w:w="2089" w:type="dxa"/>
            <w:shd w:val="clear" w:color="auto" w:fill="auto"/>
            <w:noWrap/>
            <w:vAlign w:val="center"/>
            <w:hideMark/>
          </w:tcPr>
          <w:p w:rsidR="00F22C6A" w:rsidRPr="00F22C6A" w:rsidDel="00555323" w:rsidRDefault="00F22C6A" w:rsidP="00F22C6A">
            <w:pPr>
              <w:widowControl/>
              <w:jc w:val="left"/>
              <w:rPr>
                <w:del w:id="2950" w:author="zhangph" w:date="2017-06-16T15:02:00Z"/>
                <w:rFonts w:ascii="宋体" w:eastAsia="宋体" w:hAnsi="宋体" w:cs="宋体"/>
                <w:color w:val="000000"/>
                <w:kern w:val="0"/>
                <w:sz w:val="22"/>
              </w:rPr>
            </w:pPr>
            <w:del w:id="2951" w:author="zhangph" w:date="2017-06-16T15:02:00Z">
              <w:r w:rsidRPr="00F22C6A" w:rsidDel="00555323">
                <w:rPr>
                  <w:rFonts w:ascii="宋体" w:eastAsia="宋体" w:hAnsi="宋体" w:cs="宋体" w:hint="eastAsia"/>
                  <w:color w:val="000000"/>
                  <w:kern w:val="0"/>
                  <w:sz w:val="22"/>
                </w:rPr>
                <w:delText>身份证号码</w:delText>
              </w:r>
            </w:del>
          </w:p>
        </w:tc>
        <w:tc>
          <w:tcPr>
            <w:tcW w:w="835" w:type="dxa"/>
            <w:shd w:val="clear" w:color="auto" w:fill="auto"/>
            <w:noWrap/>
            <w:vAlign w:val="center"/>
            <w:hideMark/>
          </w:tcPr>
          <w:p w:rsidR="00F22C6A" w:rsidRPr="00F22C6A" w:rsidDel="00555323" w:rsidRDefault="00F22C6A" w:rsidP="00F22C6A">
            <w:pPr>
              <w:widowControl/>
              <w:jc w:val="left"/>
              <w:rPr>
                <w:del w:id="2952" w:author="zhangph" w:date="2017-06-16T15:02:00Z"/>
                <w:rFonts w:ascii="宋体" w:eastAsia="宋体" w:hAnsi="宋体" w:cs="宋体"/>
                <w:color w:val="000000"/>
                <w:kern w:val="0"/>
                <w:sz w:val="22"/>
              </w:rPr>
            </w:pPr>
            <w:del w:id="2953" w:author="zhangph" w:date="2017-06-16T15:02:00Z">
              <w:r w:rsidRPr="00F22C6A" w:rsidDel="00555323">
                <w:rPr>
                  <w:rFonts w:ascii="宋体" w:eastAsia="宋体" w:hAnsi="宋体" w:cs="宋体" w:hint="eastAsia"/>
                  <w:color w:val="000000"/>
                  <w:kern w:val="0"/>
                  <w:sz w:val="22"/>
                </w:rPr>
                <w:delText xml:space="preserve">　</w:delText>
              </w:r>
            </w:del>
          </w:p>
        </w:tc>
        <w:tc>
          <w:tcPr>
            <w:tcW w:w="835" w:type="dxa"/>
            <w:vMerge/>
            <w:vAlign w:val="center"/>
            <w:hideMark/>
          </w:tcPr>
          <w:p w:rsidR="00F22C6A" w:rsidRPr="00F22C6A" w:rsidDel="00555323" w:rsidRDefault="00F22C6A" w:rsidP="00F22C6A">
            <w:pPr>
              <w:widowControl/>
              <w:jc w:val="left"/>
              <w:rPr>
                <w:del w:id="2954" w:author="zhangph" w:date="2017-06-16T15:02:00Z"/>
                <w:rFonts w:ascii="宋体" w:eastAsia="宋体" w:hAnsi="宋体" w:cs="宋体"/>
                <w:color w:val="000000"/>
                <w:kern w:val="0"/>
                <w:sz w:val="22"/>
              </w:rPr>
            </w:pPr>
          </w:p>
        </w:tc>
      </w:tr>
      <w:tr w:rsidR="00F22C6A" w:rsidRPr="00F22C6A" w:rsidDel="00555323" w:rsidTr="00F22C6A">
        <w:trPr>
          <w:divId w:val="2066447890"/>
          <w:trHeight w:val="210"/>
          <w:del w:id="2955" w:author="zhangph" w:date="2017-06-16T15:02:00Z"/>
        </w:trPr>
        <w:tc>
          <w:tcPr>
            <w:tcW w:w="835" w:type="dxa"/>
            <w:vMerge/>
            <w:vAlign w:val="center"/>
            <w:hideMark/>
          </w:tcPr>
          <w:p w:rsidR="00F22C6A" w:rsidRPr="00F22C6A" w:rsidDel="00555323" w:rsidRDefault="00F22C6A" w:rsidP="00F22C6A">
            <w:pPr>
              <w:widowControl/>
              <w:jc w:val="left"/>
              <w:rPr>
                <w:del w:id="2956" w:author="zhangph" w:date="2017-06-16T15:02:00Z"/>
                <w:rFonts w:ascii="宋体" w:eastAsia="宋体" w:hAnsi="宋体" w:cs="宋体"/>
                <w:color w:val="000000"/>
                <w:kern w:val="0"/>
                <w:sz w:val="22"/>
              </w:rPr>
            </w:pPr>
          </w:p>
        </w:tc>
        <w:tc>
          <w:tcPr>
            <w:tcW w:w="1888" w:type="dxa"/>
            <w:vMerge/>
            <w:vAlign w:val="center"/>
            <w:hideMark/>
          </w:tcPr>
          <w:p w:rsidR="00F22C6A" w:rsidRPr="00F22C6A" w:rsidDel="00555323" w:rsidRDefault="00F22C6A" w:rsidP="00F22C6A">
            <w:pPr>
              <w:widowControl/>
              <w:jc w:val="left"/>
              <w:rPr>
                <w:del w:id="2957" w:author="zhangph" w:date="2017-06-16T15:02:00Z"/>
                <w:rFonts w:ascii="宋体" w:eastAsia="宋体" w:hAnsi="宋体" w:cs="宋体"/>
                <w:color w:val="000000"/>
                <w:kern w:val="0"/>
                <w:sz w:val="22"/>
              </w:rPr>
            </w:pPr>
          </w:p>
        </w:tc>
        <w:tc>
          <w:tcPr>
            <w:tcW w:w="2352" w:type="dxa"/>
            <w:vMerge/>
            <w:vAlign w:val="center"/>
            <w:hideMark/>
          </w:tcPr>
          <w:p w:rsidR="00F22C6A" w:rsidRPr="00F22C6A" w:rsidDel="00555323" w:rsidRDefault="00F22C6A" w:rsidP="00F22C6A">
            <w:pPr>
              <w:widowControl/>
              <w:jc w:val="left"/>
              <w:rPr>
                <w:del w:id="2958" w:author="zhangph" w:date="2017-06-16T15:02:00Z"/>
                <w:rFonts w:ascii="宋体" w:eastAsia="宋体" w:hAnsi="宋体" w:cs="宋体"/>
                <w:color w:val="000000"/>
                <w:kern w:val="0"/>
                <w:sz w:val="22"/>
              </w:rPr>
            </w:pPr>
          </w:p>
        </w:tc>
        <w:tc>
          <w:tcPr>
            <w:tcW w:w="2089" w:type="dxa"/>
            <w:shd w:val="clear" w:color="auto" w:fill="auto"/>
            <w:noWrap/>
            <w:vAlign w:val="center"/>
            <w:hideMark/>
          </w:tcPr>
          <w:p w:rsidR="00F22C6A" w:rsidRPr="00F22C6A" w:rsidDel="00555323" w:rsidRDefault="00F22C6A" w:rsidP="00F22C6A">
            <w:pPr>
              <w:widowControl/>
              <w:jc w:val="left"/>
              <w:rPr>
                <w:del w:id="2959" w:author="zhangph" w:date="2017-06-16T15:02:00Z"/>
                <w:rFonts w:ascii="宋体" w:eastAsia="宋体" w:hAnsi="宋体" w:cs="宋体"/>
                <w:color w:val="000000"/>
                <w:kern w:val="0"/>
                <w:sz w:val="22"/>
              </w:rPr>
            </w:pPr>
            <w:del w:id="2960" w:author="zhangph" w:date="2017-06-16T15:02:00Z">
              <w:r w:rsidRPr="00F22C6A" w:rsidDel="00555323">
                <w:rPr>
                  <w:rFonts w:ascii="宋体" w:eastAsia="宋体" w:hAnsi="宋体" w:cs="宋体" w:hint="eastAsia"/>
                  <w:color w:val="000000"/>
                  <w:kern w:val="0"/>
                  <w:sz w:val="22"/>
                </w:rPr>
                <w:delText>卡状态</w:delText>
              </w:r>
            </w:del>
          </w:p>
        </w:tc>
        <w:tc>
          <w:tcPr>
            <w:tcW w:w="835" w:type="dxa"/>
            <w:shd w:val="clear" w:color="auto" w:fill="auto"/>
            <w:noWrap/>
            <w:vAlign w:val="center"/>
            <w:hideMark/>
          </w:tcPr>
          <w:p w:rsidR="00F22C6A" w:rsidRPr="00F22C6A" w:rsidDel="00555323" w:rsidRDefault="00F22C6A" w:rsidP="00F22C6A">
            <w:pPr>
              <w:widowControl/>
              <w:jc w:val="left"/>
              <w:rPr>
                <w:del w:id="2961" w:author="zhangph" w:date="2017-06-16T15:02:00Z"/>
                <w:rFonts w:ascii="宋体" w:eastAsia="宋体" w:hAnsi="宋体" w:cs="宋体"/>
                <w:color w:val="000000"/>
                <w:kern w:val="0"/>
                <w:sz w:val="22"/>
              </w:rPr>
            </w:pPr>
            <w:del w:id="2962" w:author="zhangph" w:date="2017-06-16T15:02:00Z">
              <w:r w:rsidRPr="00F22C6A" w:rsidDel="00555323">
                <w:rPr>
                  <w:rFonts w:ascii="宋体" w:eastAsia="宋体" w:hAnsi="宋体" w:cs="宋体" w:hint="eastAsia"/>
                  <w:color w:val="000000"/>
                  <w:kern w:val="0"/>
                  <w:sz w:val="22"/>
                </w:rPr>
                <w:delText>"正常"</w:delText>
              </w:r>
            </w:del>
          </w:p>
        </w:tc>
        <w:tc>
          <w:tcPr>
            <w:tcW w:w="835" w:type="dxa"/>
            <w:vMerge/>
            <w:vAlign w:val="center"/>
            <w:hideMark/>
          </w:tcPr>
          <w:p w:rsidR="00F22C6A" w:rsidRPr="00F22C6A" w:rsidDel="00555323" w:rsidRDefault="00F22C6A" w:rsidP="00F22C6A">
            <w:pPr>
              <w:widowControl/>
              <w:jc w:val="left"/>
              <w:rPr>
                <w:del w:id="2963" w:author="zhangph" w:date="2017-06-16T15:02:00Z"/>
                <w:rFonts w:ascii="宋体" w:eastAsia="宋体" w:hAnsi="宋体" w:cs="宋体"/>
                <w:color w:val="000000"/>
                <w:kern w:val="0"/>
                <w:sz w:val="22"/>
              </w:rPr>
            </w:pPr>
          </w:p>
        </w:tc>
      </w:tr>
    </w:tbl>
    <w:p w:rsidR="00EA722A" w:rsidRPr="00EA722A" w:rsidRDefault="001360F8" w:rsidP="00917E52">
      <w:pPr>
        <w:pStyle w:val="11"/>
        <w:ind w:firstLineChars="0" w:firstLine="0"/>
      </w:pPr>
      <w:r>
        <w:fldChar w:fldCharType="end"/>
      </w:r>
    </w:p>
    <w:p w:rsidR="00555323" w:rsidRPr="00555323" w:rsidRDefault="001360F8" w:rsidP="00B04AF1">
      <w:pPr>
        <w:pStyle w:val="11"/>
        <w:numPr>
          <w:ilvl w:val="0"/>
          <w:numId w:val="2"/>
        </w:numPr>
        <w:ind w:firstLineChars="0"/>
        <w:rPr>
          <w:rFonts w:ascii="华文细黑" w:eastAsia="华文细黑" w:hAnsi="华文细黑" w:cs="宋体"/>
          <w:kern w:val="0"/>
          <w:sz w:val="24"/>
          <w:rPrChange w:id="2964" w:author="zhangph" w:date="2017-06-16T15:02:00Z">
            <w:rPr>
              <w:rFonts w:asciiTheme="minorHAnsi" w:eastAsiaTheme="minorEastAsia" w:hAnsiTheme="minorHAnsi" w:cstheme="minorBidi"/>
              <w:szCs w:val="21"/>
            </w:rPr>
          </w:rPrChange>
        </w:rPr>
      </w:pPr>
      <w:r>
        <w:rPr>
          <w:rFonts w:ascii="华文细黑" w:eastAsia="华文细黑" w:hAnsi="华文细黑" w:cs="宋体" w:hint="eastAsia"/>
          <w:kern w:val="0"/>
          <w:sz w:val="24"/>
        </w:rPr>
        <w:t>自身前科</w:t>
      </w: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自身前科</w:instrText>
      </w:r>
      <w:r w:rsidR="00555323">
        <w:rPr>
          <w:rFonts w:hint="eastAsia"/>
        </w:rPr>
        <w:instrText xml:space="preserve">!R2C1:R31C6 </w:instrText>
      </w:r>
      <w:r>
        <w:instrText xml:space="preserve">\a \f 4 \h  \* MERGEFORMAT </w:instrText>
      </w:r>
      <w:r w:rsidR="00555323">
        <w:fldChar w:fldCharType="separate"/>
      </w:r>
    </w:p>
    <w:tbl>
      <w:tblPr>
        <w:tblW w:w="8707" w:type="dxa"/>
        <w:tblLook w:val="04A0" w:firstRow="1" w:lastRow="0" w:firstColumn="1" w:lastColumn="0" w:noHBand="0" w:noVBand="1"/>
      </w:tblPr>
      <w:tblGrid>
        <w:gridCol w:w="436"/>
        <w:gridCol w:w="1457"/>
        <w:gridCol w:w="3076"/>
        <w:gridCol w:w="1324"/>
        <w:gridCol w:w="1291"/>
        <w:gridCol w:w="1123"/>
        <w:tblGridChange w:id="2965">
          <w:tblGrid>
            <w:gridCol w:w="436"/>
            <w:gridCol w:w="1457"/>
            <w:gridCol w:w="3076"/>
            <w:gridCol w:w="1324"/>
            <w:gridCol w:w="1291"/>
            <w:gridCol w:w="1123"/>
          </w:tblGrid>
        </w:tblGridChange>
      </w:tblGrid>
      <w:tr w:rsidR="00555323" w:rsidRPr="00555323" w:rsidTr="00555323">
        <w:trPr>
          <w:divId w:val="1319461733"/>
          <w:trHeight w:val="188"/>
          <w:ins w:id="2966" w:author="zhangph" w:date="2017-06-16T15:02:00Z"/>
        </w:trPr>
        <w:tc>
          <w:tcPr>
            <w:tcW w:w="43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967" w:author="zhangph" w:date="2017-06-16T15:02:00Z"/>
                <w:rFonts w:ascii="宋体" w:eastAsia="宋体" w:hAnsi="宋体" w:cs="宋体"/>
                <w:color w:val="000000"/>
                <w:kern w:val="0"/>
                <w:sz w:val="22"/>
                <w:rPrChange w:id="2968" w:author="zhangph" w:date="2017-06-16T15:02:00Z">
                  <w:rPr>
                    <w:ins w:id="2969" w:author="zhangph" w:date="2017-06-16T15:02:00Z"/>
                    <w:color w:val="000000"/>
                    <w:sz w:val="22"/>
                  </w:rPr>
                </w:rPrChange>
              </w:rPr>
              <w:pPrChange w:id="2970" w:author="zhangph" w:date="2017-06-16T15:02:00Z">
                <w:pPr>
                  <w:widowControl/>
                  <w:jc w:val="left"/>
                </w:pPr>
              </w:pPrChange>
            </w:pPr>
            <w:ins w:id="2971" w:author="zhangph" w:date="2017-06-16T15:02:00Z">
              <w:r w:rsidRPr="00555323">
                <w:rPr>
                  <w:rFonts w:ascii="宋体" w:eastAsia="宋体" w:hAnsi="宋体" w:cs="宋体" w:hint="eastAsia"/>
                  <w:color w:val="000000"/>
                  <w:kern w:val="0"/>
                  <w:sz w:val="22"/>
                  <w:rPrChange w:id="2972" w:author="zhangph" w:date="2017-06-16T15:02:00Z">
                    <w:rPr>
                      <w:rFonts w:hint="eastAsia"/>
                      <w:color w:val="000000"/>
                      <w:sz w:val="22"/>
                    </w:rPr>
                  </w:rPrChange>
                </w:rPr>
                <w:t>序号</w:t>
              </w:r>
            </w:ins>
          </w:p>
        </w:tc>
        <w:tc>
          <w:tcPr>
            <w:tcW w:w="1457"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973" w:author="zhangph" w:date="2017-06-16T15:02:00Z"/>
                <w:rFonts w:ascii="宋体" w:eastAsia="宋体" w:hAnsi="宋体" w:cs="宋体" w:hint="eastAsia"/>
                <w:color w:val="000000"/>
                <w:kern w:val="0"/>
                <w:sz w:val="22"/>
                <w:rPrChange w:id="2974" w:author="zhangph" w:date="2017-06-16T15:02:00Z">
                  <w:rPr>
                    <w:ins w:id="2975" w:author="zhangph" w:date="2017-06-16T15:02:00Z"/>
                    <w:rFonts w:hint="eastAsia"/>
                  </w:rPr>
                </w:rPrChange>
              </w:rPr>
              <w:pPrChange w:id="2976" w:author="zhangph" w:date="2017-06-16T15:02:00Z">
                <w:pPr/>
              </w:pPrChange>
            </w:pPr>
            <w:ins w:id="2977" w:author="zhangph" w:date="2017-06-16T15:02:00Z">
              <w:r w:rsidRPr="00555323">
                <w:rPr>
                  <w:rFonts w:ascii="宋体" w:eastAsia="宋体" w:hAnsi="宋体" w:cs="宋体" w:hint="eastAsia"/>
                  <w:color w:val="000000"/>
                  <w:kern w:val="0"/>
                  <w:sz w:val="22"/>
                  <w:rPrChange w:id="2978" w:author="zhangph" w:date="2017-06-16T15:02:00Z">
                    <w:rPr>
                      <w:rFonts w:hint="eastAsia"/>
                    </w:rPr>
                  </w:rPrChange>
                </w:rPr>
                <w:t>表名</w:t>
              </w:r>
            </w:ins>
          </w:p>
        </w:tc>
        <w:tc>
          <w:tcPr>
            <w:tcW w:w="3076"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979" w:author="zhangph" w:date="2017-06-16T15:02:00Z"/>
                <w:rFonts w:ascii="宋体" w:eastAsia="宋体" w:hAnsi="宋体" w:cs="宋体" w:hint="eastAsia"/>
                <w:color w:val="000000"/>
                <w:kern w:val="0"/>
                <w:sz w:val="22"/>
                <w:rPrChange w:id="2980" w:author="zhangph" w:date="2017-06-16T15:02:00Z">
                  <w:rPr>
                    <w:ins w:id="2981" w:author="zhangph" w:date="2017-06-16T15:02:00Z"/>
                    <w:rFonts w:hint="eastAsia"/>
                  </w:rPr>
                </w:rPrChange>
              </w:rPr>
              <w:pPrChange w:id="2982" w:author="zhangph" w:date="2017-06-16T15:02:00Z">
                <w:pPr/>
              </w:pPrChange>
            </w:pPr>
            <w:ins w:id="2983" w:author="zhangph" w:date="2017-06-16T15:02:00Z">
              <w:r w:rsidRPr="00555323">
                <w:rPr>
                  <w:rFonts w:ascii="宋体" w:eastAsia="宋体" w:hAnsi="宋体" w:cs="宋体" w:hint="eastAsia"/>
                  <w:color w:val="000000"/>
                  <w:kern w:val="0"/>
                  <w:sz w:val="22"/>
                  <w:rPrChange w:id="2984" w:author="zhangph" w:date="2017-06-16T15:02:00Z">
                    <w:rPr>
                      <w:rFonts w:hint="eastAsia"/>
                    </w:rPr>
                  </w:rPrChange>
                </w:rPr>
                <w:t>英文名</w:t>
              </w:r>
            </w:ins>
          </w:p>
        </w:tc>
        <w:tc>
          <w:tcPr>
            <w:tcW w:w="1324"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985" w:author="zhangph" w:date="2017-06-16T15:02:00Z"/>
                <w:rFonts w:ascii="宋体" w:eastAsia="宋体" w:hAnsi="宋体" w:cs="宋体" w:hint="eastAsia"/>
                <w:color w:val="000000"/>
                <w:kern w:val="0"/>
                <w:sz w:val="22"/>
                <w:rPrChange w:id="2986" w:author="zhangph" w:date="2017-06-16T15:02:00Z">
                  <w:rPr>
                    <w:ins w:id="2987" w:author="zhangph" w:date="2017-06-16T15:02:00Z"/>
                    <w:rFonts w:hint="eastAsia"/>
                  </w:rPr>
                </w:rPrChange>
              </w:rPr>
              <w:pPrChange w:id="2988" w:author="zhangph" w:date="2017-06-16T15:02:00Z">
                <w:pPr/>
              </w:pPrChange>
            </w:pPr>
            <w:ins w:id="2989" w:author="zhangph" w:date="2017-06-16T15:02:00Z">
              <w:r w:rsidRPr="00555323">
                <w:rPr>
                  <w:rFonts w:ascii="宋体" w:eastAsia="宋体" w:hAnsi="宋体" w:cs="宋体" w:hint="eastAsia"/>
                  <w:color w:val="000000"/>
                  <w:kern w:val="0"/>
                  <w:sz w:val="22"/>
                  <w:rPrChange w:id="2990" w:author="zhangph" w:date="2017-06-16T15:02:00Z">
                    <w:rPr>
                      <w:rFonts w:hint="eastAsia"/>
                    </w:rPr>
                  </w:rPrChange>
                </w:rPr>
                <w:t>字段</w:t>
              </w:r>
            </w:ins>
          </w:p>
        </w:tc>
        <w:tc>
          <w:tcPr>
            <w:tcW w:w="1291"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2991" w:author="zhangph" w:date="2017-06-16T15:02:00Z"/>
                <w:rFonts w:ascii="宋体" w:eastAsia="宋体" w:hAnsi="宋体" w:cs="宋体" w:hint="eastAsia"/>
                <w:color w:val="000000"/>
                <w:kern w:val="0"/>
                <w:sz w:val="22"/>
                <w:rPrChange w:id="2992" w:author="zhangph" w:date="2017-06-16T15:02:00Z">
                  <w:rPr>
                    <w:ins w:id="2993" w:author="zhangph" w:date="2017-06-16T15:02:00Z"/>
                    <w:rFonts w:hint="eastAsia"/>
                  </w:rPr>
                </w:rPrChange>
              </w:rPr>
              <w:pPrChange w:id="2994" w:author="zhangph" w:date="2017-06-16T15:02:00Z">
                <w:pPr/>
              </w:pPrChange>
            </w:pPr>
            <w:ins w:id="2995" w:author="zhangph" w:date="2017-06-16T15:02:00Z">
              <w:r w:rsidRPr="00555323">
                <w:rPr>
                  <w:rFonts w:ascii="宋体" w:eastAsia="宋体" w:hAnsi="宋体" w:cs="宋体" w:hint="eastAsia"/>
                  <w:color w:val="000000"/>
                  <w:kern w:val="0"/>
                  <w:sz w:val="22"/>
                  <w:rPrChange w:id="2996" w:author="zhangph" w:date="2017-06-16T15:02:00Z">
                    <w:rPr>
                      <w:rFonts w:hint="eastAsia"/>
                    </w:rPr>
                  </w:rPrChange>
                </w:rPr>
                <w:t>值</w:t>
              </w:r>
            </w:ins>
          </w:p>
        </w:tc>
        <w:tc>
          <w:tcPr>
            <w:tcW w:w="1123"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2997" w:author="zhangph" w:date="2017-06-16T15:02:00Z"/>
                <w:rFonts w:ascii="宋体" w:eastAsia="宋体" w:hAnsi="宋体" w:cs="宋体" w:hint="eastAsia"/>
                <w:color w:val="000000"/>
                <w:kern w:val="0"/>
                <w:sz w:val="22"/>
                <w:rPrChange w:id="2998" w:author="zhangph" w:date="2017-06-16T15:02:00Z">
                  <w:rPr>
                    <w:ins w:id="2999" w:author="zhangph" w:date="2017-06-16T15:02:00Z"/>
                    <w:rFonts w:hint="eastAsia"/>
                  </w:rPr>
                </w:rPrChange>
              </w:rPr>
              <w:pPrChange w:id="3000" w:author="zhangph" w:date="2017-06-16T15:02:00Z">
                <w:pPr/>
              </w:pPrChange>
            </w:pPr>
            <w:ins w:id="3001" w:author="zhangph" w:date="2017-06-16T15:02:00Z">
              <w:r w:rsidRPr="00555323">
                <w:rPr>
                  <w:rFonts w:ascii="宋体" w:eastAsia="宋体" w:hAnsi="宋体" w:cs="宋体" w:hint="eastAsia"/>
                  <w:color w:val="000000"/>
                  <w:kern w:val="0"/>
                  <w:sz w:val="22"/>
                  <w:rPrChange w:id="3002" w:author="zhangph" w:date="2017-06-16T15:02:00Z">
                    <w:rPr>
                      <w:rFonts w:hint="eastAsia"/>
                    </w:rPr>
                  </w:rPrChange>
                </w:rPr>
                <w:t>来源</w:t>
              </w:r>
            </w:ins>
          </w:p>
        </w:tc>
      </w:tr>
      <w:tr w:rsidR="00555323" w:rsidRPr="00555323" w:rsidTr="00555323">
        <w:trPr>
          <w:divId w:val="1319461733"/>
          <w:trHeight w:val="188"/>
          <w:ins w:id="3003" w:author="zhangph" w:date="2017-06-16T15:02:00Z"/>
        </w:trPr>
        <w:tc>
          <w:tcPr>
            <w:tcW w:w="436"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555323" w:rsidRPr="00555323" w:rsidRDefault="00555323" w:rsidP="00555323">
            <w:pPr>
              <w:widowControl/>
              <w:jc w:val="center"/>
              <w:rPr>
                <w:ins w:id="3004" w:author="zhangph" w:date="2017-06-16T15:02:00Z"/>
                <w:rFonts w:ascii="宋体" w:eastAsia="宋体" w:hAnsi="宋体" w:cs="宋体" w:hint="eastAsia"/>
                <w:color w:val="000000"/>
                <w:kern w:val="0"/>
                <w:sz w:val="22"/>
                <w:rPrChange w:id="3005" w:author="zhangph" w:date="2017-06-16T15:02:00Z">
                  <w:rPr>
                    <w:ins w:id="3006" w:author="zhangph" w:date="2017-06-16T15:02:00Z"/>
                    <w:rFonts w:hint="eastAsia"/>
                  </w:rPr>
                </w:rPrChange>
              </w:rPr>
              <w:pPrChange w:id="3007" w:author="zhangph" w:date="2017-06-16T15:02:00Z">
                <w:pPr>
                  <w:jc w:val="center"/>
                </w:pPr>
              </w:pPrChange>
            </w:pPr>
            <w:ins w:id="3008" w:author="zhangph" w:date="2017-06-16T15:02:00Z">
              <w:r w:rsidRPr="00555323">
                <w:rPr>
                  <w:rFonts w:ascii="宋体" w:eastAsia="宋体" w:hAnsi="宋体" w:cs="宋体" w:hint="eastAsia"/>
                  <w:color w:val="000000"/>
                  <w:kern w:val="0"/>
                  <w:sz w:val="22"/>
                  <w:rPrChange w:id="3009" w:author="zhangph" w:date="2017-06-16T15:02:00Z">
                    <w:rPr>
                      <w:rFonts w:hint="eastAsia"/>
                    </w:rPr>
                  </w:rPrChange>
                </w:rPr>
                <w:t>1</w:t>
              </w:r>
            </w:ins>
          </w:p>
        </w:tc>
        <w:tc>
          <w:tcPr>
            <w:tcW w:w="145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55323" w:rsidRPr="00555323" w:rsidRDefault="00555323" w:rsidP="00555323">
            <w:pPr>
              <w:widowControl/>
              <w:jc w:val="center"/>
              <w:rPr>
                <w:ins w:id="3010" w:author="zhangph" w:date="2017-06-16T15:02:00Z"/>
                <w:rFonts w:ascii="宋体" w:eastAsia="宋体" w:hAnsi="宋体" w:cs="宋体" w:hint="eastAsia"/>
                <w:color w:val="000000"/>
                <w:kern w:val="0"/>
                <w:sz w:val="22"/>
                <w:rPrChange w:id="3011" w:author="zhangph" w:date="2017-06-16T15:02:00Z">
                  <w:rPr>
                    <w:ins w:id="3012" w:author="zhangph" w:date="2017-06-16T15:02:00Z"/>
                    <w:rFonts w:hint="eastAsia"/>
                  </w:rPr>
                </w:rPrChange>
              </w:rPr>
              <w:pPrChange w:id="3013" w:author="zhangph" w:date="2017-06-16T15:02:00Z">
                <w:pPr>
                  <w:jc w:val="center"/>
                </w:pPr>
              </w:pPrChange>
            </w:pPr>
            <w:ins w:id="3014" w:author="zhangph" w:date="2017-06-16T15:02:00Z">
              <w:r w:rsidRPr="00555323">
                <w:rPr>
                  <w:rFonts w:ascii="宋体" w:eastAsia="宋体" w:hAnsi="宋体" w:cs="宋体" w:hint="eastAsia"/>
                  <w:color w:val="000000"/>
                  <w:kern w:val="0"/>
                  <w:sz w:val="22"/>
                  <w:rPrChange w:id="3015" w:author="zhangph" w:date="2017-06-16T15:02:00Z">
                    <w:rPr>
                      <w:rFonts w:hint="eastAsia"/>
                    </w:rPr>
                  </w:rPrChange>
                </w:rPr>
                <w:t>打防控违法人员</w:t>
              </w:r>
            </w:ins>
          </w:p>
        </w:tc>
        <w:tc>
          <w:tcPr>
            <w:tcW w:w="30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55323" w:rsidRPr="00555323" w:rsidRDefault="00555323" w:rsidP="00555323">
            <w:pPr>
              <w:widowControl/>
              <w:jc w:val="center"/>
              <w:rPr>
                <w:ins w:id="3016" w:author="zhangph" w:date="2017-06-16T15:02:00Z"/>
                <w:rFonts w:ascii="宋体" w:eastAsia="宋体" w:hAnsi="宋体" w:cs="宋体" w:hint="eastAsia"/>
                <w:color w:val="000000"/>
                <w:kern w:val="0"/>
                <w:sz w:val="22"/>
                <w:rPrChange w:id="3017" w:author="zhangph" w:date="2017-06-16T15:02:00Z">
                  <w:rPr>
                    <w:ins w:id="3018" w:author="zhangph" w:date="2017-06-16T15:02:00Z"/>
                    <w:rFonts w:hint="eastAsia"/>
                  </w:rPr>
                </w:rPrChange>
              </w:rPr>
              <w:pPrChange w:id="3019" w:author="zhangph" w:date="2017-06-16T15:02:00Z">
                <w:pPr>
                  <w:jc w:val="center"/>
                </w:pPr>
              </w:pPrChange>
            </w:pPr>
            <w:proofErr w:type="spellStart"/>
            <w:ins w:id="3020" w:author="zhangph" w:date="2017-06-16T15:02:00Z">
              <w:r w:rsidRPr="00555323">
                <w:rPr>
                  <w:rFonts w:ascii="宋体" w:eastAsia="宋体" w:hAnsi="宋体" w:cs="宋体" w:hint="eastAsia"/>
                  <w:color w:val="000000"/>
                  <w:kern w:val="0"/>
                  <w:sz w:val="22"/>
                  <w:rPrChange w:id="3021" w:author="zhangph" w:date="2017-06-16T15:02:00Z">
                    <w:rPr>
                      <w:rFonts w:hint="eastAsia"/>
                    </w:rPr>
                  </w:rPrChange>
                </w:rPr>
                <w:t>gazhk_DFK_WFFZRY</w:t>
              </w:r>
              <w:proofErr w:type="spellEnd"/>
            </w:ins>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022" w:author="zhangph" w:date="2017-06-16T15:02:00Z"/>
                <w:rFonts w:ascii="宋体" w:eastAsia="宋体" w:hAnsi="宋体" w:cs="宋体" w:hint="eastAsia"/>
                <w:color w:val="000000"/>
                <w:kern w:val="0"/>
                <w:sz w:val="22"/>
                <w:rPrChange w:id="3023" w:author="zhangph" w:date="2017-06-16T15:02:00Z">
                  <w:rPr>
                    <w:ins w:id="3024" w:author="zhangph" w:date="2017-06-16T15:02:00Z"/>
                    <w:rFonts w:hint="eastAsia"/>
                  </w:rPr>
                </w:rPrChange>
              </w:rPr>
              <w:pPrChange w:id="3025" w:author="zhangph" w:date="2017-06-16T15:02:00Z">
                <w:pPr>
                  <w:jc w:val="left"/>
                </w:pPr>
              </w:pPrChange>
            </w:pPr>
            <w:ins w:id="3026" w:author="zhangph" w:date="2017-06-16T15:02:00Z">
              <w:r w:rsidRPr="00555323">
                <w:rPr>
                  <w:rFonts w:ascii="宋体" w:eastAsia="宋体" w:hAnsi="宋体" w:cs="宋体" w:hint="eastAsia"/>
                  <w:color w:val="000000"/>
                  <w:kern w:val="0"/>
                  <w:sz w:val="22"/>
                  <w:rPrChange w:id="3027" w:author="zhangph" w:date="2017-06-16T15:02:00Z">
                    <w:rPr>
                      <w:rFonts w:hint="eastAsia"/>
                    </w:rPr>
                  </w:rPrChange>
                </w:rPr>
                <w:t>案件编号</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028" w:author="zhangph" w:date="2017-06-16T15:02:00Z"/>
                <w:rFonts w:ascii="宋体" w:eastAsia="宋体" w:hAnsi="宋体" w:cs="宋体" w:hint="eastAsia"/>
                <w:color w:val="000000"/>
                <w:kern w:val="0"/>
                <w:sz w:val="22"/>
                <w:rPrChange w:id="3029" w:author="zhangph" w:date="2017-06-16T15:02:00Z">
                  <w:rPr>
                    <w:ins w:id="3030" w:author="zhangph" w:date="2017-06-16T15:02:00Z"/>
                    <w:rFonts w:hint="eastAsia"/>
                  </w:rPr>
                </w:rPrChange>
              </w:rPr>
              <w:pPrChange w:id="3031" w:author="zhangph" w:date="2017-06-16T15:02:00Z">
                <w:pPr/>
              </w:pPrChange>
            </w:pPr>
            <w:ins w:id="3032" w:author="zhangph" w:date="2017-06-16T15:02:00Z">
              <w:r w:rsidRPr="00555323">
                <w:rPr>
                  <w:rFonts w:ascii="宋体" w:eastAsia="宋体" w:hAnsi="宋体" w:cs="宋体" w:hint="eastAsia"/>
                  <w:color w:val="000000"/>
                  <w:kern w:val="0"/>
                  <w:sz w:val="22"/>
                  <w:rPrChange w:id="3033" w:author="zhangph" w:date="2017-06-16T15:02:00Z">
                    <w:rPr>
                      <w:rFonts w:hint="eastAsia"/>
                    </w:rPr>
                  </w:rPrChange>
                </w:rPr>
                <w:t xml:space="preserve">　</w:t>
              </w:r>
            </w:ins>
          </w:p>
        </w:tc>
        <w:tc>
          <w:tcPr>
            <w:tcW w:w="1123"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555323" w:rsidRPr="00555323" w:rsidRDefault="00555323" w:rsidP="00555323">
            <w:pPr>
              <w:widowControl/>
              <w:jc w:val="center"/>
              <w:rPr>
                <w:ins w:id="3034" w:author="zhangph" w:date="2017-06-16T15:02:00Z"/>
                <w:rFonts w:ascii="宋体" w:eastAsia="宋体" w:hAnsi="宋体" w:cs="宋体" w:hint="eastAsia"/>
                <w:color w:val="000000"/>
                <w:kern w:val="0"/>
                <w:sz w:val="22"/>
                <w:rPrChange w:id="3035" w:author="zhangph" w:date="2017-06-16T15:02:00Z">
                  <w:rPr>
                    <w:ins w:id="3036" w:author="zhangph" w:date="2017-06-16T15:02:00Z"/>
                    <w:rFonts w:hint="eastAsia"/>
                  </w:rPr>
                </w:rPrChange>
              </w:rPr>
              <w:pPrChange w:id="3037" w:author="zhangph" w:date="2017-06-16T15:02:00Z">
                <w:pPr>
                  <w:jc w:val="center"/>
                </w:pPr>
              </w:pPrChange>
            </w:pPr>
            <w:ins w:id="3038" w:author="zhangph" w:date="2017-06-16T15:02:00Z">
              <w:r w:rsidRPr="00555323">
                <w:rPr>
                  <w:rFonts w:ascii="宋体" w:eastAsia="宋体" w:hAnsi="宋体" w:cs="宋体" w:hint="eastAsia"/>
                  <w:color w:val="000000"/>
                  <w:kern w:val="0"/>
                  <w:sz w:val="22"/>
                  <w:rPrChange w:id="3039" w:author="zhangph" w:date="2017-06-16T15:02:00Z">
                    <w:rPr>
                      <w:rFonts w:hint="eastAsia"/>
                    </w:rPr>
                  </w:rPrChange>
                </w:rPr>
                <w:t>市云</w:t>
              </w:r>
            </w:ins>
          </w:p>
        </w:tc>
      </w:tr>
      <w:tr w:rsidR="00555323" w:rsidRPr="00555323" w:rsidTr="00555323">
        <w:trPr>
          <w:divId w:val="1319461733"/>
          <w:trHeight w:val="188"/>
          <w:ins w:id="3040"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3041" w:author="zhangph" w:date="2017-06-16T15:02:00Z"/>
                <w:rFonts w:ascii="宋体" w:eastAsia="宋体" w:hAnsi="宋体" w:cs="宋体"/>
                <w:color w:val="000000"/>
                <w:kern w:val="0"/>
                <w:sz w:val="22"/>
                <w:rPrChange w:id="3042" w:author="zhangph" w:date="2017-06-16T15:02:00Z">
                  <w:rPr>
                    <w:ins w:id="3043" w:author="zhangph" w:date="2017-06-16T15:02:00Z"/>
                  </w:rPr>
                </w:rPrChange>
              </w:rPr>
              <w:pPrChange w:id="3044" w:author="zhangph" w:date="2017-06-16T15:02:00Z">
                <w:pPr/>
              </w:pPrChange>
            </w:pPr>
          </w:p>
        </w:tc>
        <w:tc>
          <w:tcPr>
            <w:tcW w:w="1457"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045" w:author="zhangph" w:date="2017-06-16T15:02:00Z"/>
                <w:rFonts w:ascii="宋体" w:eastAsia="宋体" w:hAnsi="宋体" w:cs="宋体"/>
                <w:color w:val="000000"/>
                <w:kern w:val="0"/>
                <w:sz w:val="22"/>
                <w:rPrChange w:id="3046" w:author="zhangph" w:date="2017-06-16T15:02:00Z">
                  <w:rPr>
                    <w:ins w:id="3047" w:author="zhangph" w:date="2017-06-16T15:02:00Z"/>
                  </w:rPr>
                </w:rPrChange>
              </w:rPr>
              <w:pPrChange w:id="3048" w:author="zhangph" w:date="2017-06-16T15:02:00Z">
                <w:pPr/>
              </w:pPrChange>
            </w:pPr>
          </w:p>
        </w:tc>
        <w:tc>
          <w:tcPr>
            <w:tcW w:w="3076"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049" w:author="zhangph" w:date="2017-06-16T15:02:00Z"/>
                <w:rFonts w:ascii="宋体" w:eastAsia="宋体" w:hAnsi="宋体" w:cs="宋体"/>
                <w:color w:val="000000"/>
                <w:kern w:val="0"/>
                <w:sz w:val="22"/>
                <w:rPrChange w:id="3050" w:author="zhangph" w:date="2017-06-16T15:02:00Z">
                  <w:rPr>
                    <w:ins w:id="3051" w:author="zhangph" w:date="2017-06-16T15:02:00Z"/>
                  </w:rPr>
                </w:rPrChange>
              </w:rPr>
              <w:pPrChange w:id="3052"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053" w:author="zhangph" w:date="2017-06-16T15:02:00Z"/>
                <w:rFonts w:ascii="宋体" w:eastAsia="宋体" w:hAnsi="宋体" w:cs="宋体" w:hint="eastAsia"/>
                <w:color w:val="000000"/>
                <w:kern w:val="0"/>
                <w:sz w:val="22"/>
                <w:rPrChange w:id="3054" w:author="zhangph" w:date="2017-06-16T15:02:00Z">
                  <w:rPr>
                    <w:ins w:id="3055" w:author="zhangph" w:date="2017-06-16T15:02:00Z"/>
                    <w:rFonts w:hint="eastAsia"/>
                  </w:rPr>
                </w:rPrChange>
              </w:rPr>
              <w:pPrChange w:id="3056" w:author="zhangph" w:date="2017-06-16T15:02:00Z">
                <w:pPr>
                  <w:jc w:val="left"/>
                </w:pPr>
              </w:pPrChange>
            </w:pPr>
            <w:ins w:id="3057" w:author="zhangph" w:date="2017-06-16T15:02:00Z">
              <w:r w:rsidRPr="00555323">
                <w:rPr>
                  <w:rFonts w:ascii="宋体" w:eastAsia="宋体" w:hAnsi="宋体" w:cs="宋体" w:hint="eastAsia"/>
                  <w:color w:val="000000"/>
                  <w:kern w:val="0"/>
                  <w:sz w:val="22"/>
                  <w:rPrChange w:id="3058" w:author="zhangph" w:date="2017-06-16T15:02:00Z">
                    <w:rPr>
                      <w:rFonts w:hint="eastAsia"/>
                    </w:rPr>
                  </w:rPrChange>
                </w:rPr>
                <w:t>案件类别</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059" w:author="zhangph" w:date="2017-06-16T15:02:00Z"/>
                <w:rFonts w:ascii="宋体" w:eastAsia="宋体" w:hAnsi="宋体" w:cs="宋体" w:hint="eastAsia"/>
                <w:color w:val="000000"/>
                <w:kern w:val="0"/>
                <w:sz w:val="22"/>
                <w:rPrChange w:id="3060" w:author="zhangph" w:date="2017-06-16T15:02:00Z">
                  <w:rPr>
                    <w:ins w:id="3061" w:author="zhangph" w:date="2017-06-16T15:02:00Z"/>
                    <w:rFonts w:hint="eastAsia"/>
                  </w:rPr>
                </w:rPrChange>
              </w:rPr>
              <w:pPrChange w:id="3062" w:author="zhangph" w:date="2017-06-16T15:02:00Z">
                <w:pPr/>
              </w:pPrChange>
            </w:pPr>
            <w:ins w:id="3063" w:author="zhangph" w:date="2017-06-16T15:02:00Z">
              <w:r w:rsidRPr="00555323">
                <w:rPr>
                  <w:rFonts w:ascii="宋体" w:eastAsia="宋体" w:hAnsi="宋体" w:cs="宋体" w:hint="eastAsia"/>
                  <w:color w:val="000000"/>
                  <w:kern w:val="0"/>
                  <w:sz w:val="22"/>
                  <w:rPrChange w:id="3064" w:author="zhangph" w:date="2017-06-16T15:02:00Z">
                    <w:rPr>
                      <w:rFonts w:hint="eastAsia"/>
                    </w:rPr>
                  </w:rPrChange>
                </w:rPr>
                <w:t xml:space="preserve">　</w:t>
              </w:r>
            </w:ins>
          </w:p>
        </w:tc>
        <w:tc>
          <w:tcPr>
            <w:tcW w:w="1123" w:type="dxa"/>
            <w:vMerge/>
            <w:tcBorders>
              <w:top w:val="nil"/>
              <w:left w:val="single" w:sz="4" w:space="0" w:color="auto"/>
              <w:bottom w:val="single" w:sz="4" w:space="0" w:color="000000"/>
              <w:right w:val="single" w:sz="8" w:space="0" w:color="auto"/>
            </w:tcBorders>
            <w:vAlign w:val="center"/>
            <w:hideMark/>
          </w:tcPr>
          <w:p w:rsidR="00555323" w:rsidRPr="00555323" w:rsidRDefault="00555323" w:rsidP="00555323">
            <w:pPr>
              <w:widowControl/>
              <w:jc w:val="left"/>
              <w:rPr>
                <w:ins w:id="3065" w:author="zhangph" w:date="2017-06-16T15:02:00Z"/>
                <w:rFonts w:ascii="宋体" w:eastAsia="宋体" w:hAnsi="宋体" w:cs="宋体"/>
                <w:color w:val="000000"/>
                <w:kern w:val="0"/>
                <w:sz w:val="22"/>
                <w:rPrChange w:id="3066" w:author="zhangph" w:date="2017-06-16T15:02:00Z">
                  <w:rPr>
                    <w:ins w:id="3067" w:author="zhangph" w:date="2017-06-16T15:02:00Z"/>
                  </w:rPr>
                </w:rPrChange>
              </w:rPr>
              <w:pPrChange w:id="3068" w:author="zhangph" w:date="2017-06-16T15:02:00Z">
                <w:pPr/>
              </w:pPrChange>
            </w:pPr>
          </w:p>
        </w:tc>
      </w:tr>
      <w:tr w:rsidR="00555323" w:rsidRPr="00555323" w:rsidTr="00555323">
        <w:trPr>
          <w:divId w:val="1319461733"/>
          <w:trHeight w:val="188"/>
          <w:ins w:id="3069"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3070" w:author="zhangph" w:date="2017-06-16T15:02:00Z"/>
                <w:rFonts w:ascii="宋体" w:eastAsia="宋体" w:hAnsi="宋体" w:cs="宋体"/>
                <w:color w:val="000000"/>
                <w:kern w:val="0"/>
                <w:sz w:val="22"/>
                <w:rPrChange w:id="3071" w:author="zhangph" w:date="2017-06-16T15:02:00Z">
                  <w:rPr>
                    <w:ins w:id="3072" w:author="zhangph" w:date="2017-06-16T15:02:00Z"/>
                  </w:rPr>
                </w:rPrChange>
              </w:rPr>
              <w:pPrChange w:id="3073" w:author="zhangph" w:date="2017-06-16T15:02:00Z">
                <w:pPr/>
              </w:pPrChange>
            </w:pPr>
          </w:p>
        </w:tc>
        <w:tc>
          <w:tcPr>
            <w:tcW w:w="1457"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074" w:author="zhangph" w:date="2017-06-16T15:02:00Z"/>
                <w:rFonts w:ascii="宋体" w:eastAsia="宋体" w:hAnsi="宋体" w:cs="宋体"/>
                <w:color w:val="000000"/>
                <w:kern w:val="0"/>
                <w:sz w:val="22"/>
                <w:rPrChange w:id="3075" w:author="zhangph" w:date="2017-06-16T15:02:00Z">
                  <w:rPr>
                    <w:ins w:id="3076" w:author="zhangph" w:date="2017-06-16T15:02:00Z"/>
                  </w:rPr>
                </w:rPrChange>
              </w:rPr>
              <w:pPrChange w:id="3077" w:author="zhangph" w:date="2017-06-16T15:02:00Z">
                <w:pPr/>
              </w:pPrChange>
            </w:pPr>
          </w:p>
        </w:tc>
        <w:tc>
          <w:tcPr>
            <w:tcW w:w="3076"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078" w:author="zhangph" w:date="2017-06-16T15:02:00Z"/>
                <w:rFonts w:ascii="宋体" w:eastAsia="宋体" w:hAnsi="宋体" w:cs="宋体"/>
                <w:color w:val="000000"/>
                <w:kern w:val="0"/>
                <w:sz w:val="22"/>
                <w:rPrChange w:id="3079" w:author="zhangph" w:date="2017-06-16T15:02:00Z">
                  <w:rPr>
                    <w:ins w:id="3080" w:author="zhangph" w:date="2017-06-16T15:02:00Z"/>
                  </w:rPr>
                </w:rPrChange>
              </w:rPr>
              <w:pPrChange w:id="3081"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082" w:author="zhangph" w:date="2017-06-16T15:02:00Z"/>
                <w:rFonts w:ascii="宋体" w:eastAsia="宋体" w:hAnsi="宋体" w:cs="宋体" w:hint="eastAsia"/>
                <w:color w:val="000000"/>
                <w:kern w:val="0"/>
                <w:sz w:val="22"/>
                <w:rPrChange w:id="3083" w:author="zhangph" w:date="2017-06-16T15:02:00Z">
                  <w:rPr>
                    <w:ins w:id="3084" w:author="zhangph" w:date="2017-06-16T15:02:00Z"/>
                    <w:rFonts w:hint="eastAsia"/>
                  </w:rPr>
                </w:rPrChange>
              </w:rPr>
              <w:pPrChange w:id="3085" w:author="zhangph" w:date="2017-06-16T15:02:00Z">
                <w:pPr/>
              </w:pPrChange>
            </w:pPr>
            <w:ins w:id="3086" w:author="zhangph" w:date="2017-06-16T15:02:00Z">
              <w:r w:rsidRPr="00555323">
                <w:rPr>
                  <w:rFonts w:ascii="宋体" w:eastAsia="宋体" w:hAnsi="宋体" w:cs="宋体" w:hint="eastAsia"/>
                  <w:color w:val="000000"/>
                  <w:kern w:val="0"/>
                  <w:sz w:val="22"/>
                  <w:rPrChange w:id="3087" w:author="zhangph" w:date="2017-06-16T15:02:00Z">
                    <w:rPr>
                      <w:rFonts w:hint="eastAsia"/>
                    </w:rPr>
                  </w:rPrChange>
                </w:rPr>
                <w:t>抓获单位</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088" w:author="zhangph" w:date="2017-06-16T15:02:00Z"/>
                <w:rFonts w:ascii="宋体" w:eastAsia="宋体" w:hAnsi="宋体" w:cs="宋体" w:hint="eastAsia"/>
                <w:color w:val="000000"/>
                <w:kern w:val="0"/>
                <w:sz w:val="22"/>
                <w:rPrChange w:id="3089" w:author="zhangph" w:date="2017-06-16T15:02:00Z">
                  <w:rPr>
                    <w:ins w:id="3090" w:author="zhangph" w:date="2017-06-16T15:02:00Z"/>
                    <w:rFonts w:hint="eastAsia"/>
                  </w:rPr>
                </w:rPrChange>
              </w:rPr>
              <w:pPrChange w:id="3091" w:author="zhangph" w:date="2017-06-16T15:02:00Z">
                <w:pPr/>
              </w:pPrChange>
            </w:pPr>
            <w:ins w:id="3092" w:author="zhangph" w:date="2017-06-16T15:02:00Z">
              <w:r w:rsidRPr="00555323">
                <w:rPr>
                  <w:rFonts w:ascii="宋体" w:eastAsia="宋体" w:hAnsi="宋体" w:cs="宋体" w:hint="eastAsia"/>
                  <w:color w:val="000000"/>
                  <w:kern w:val="0"/>
                  <w:sz w:val="22"/>
                  <w:rPrChange w:id="3093" w:author="zhangph" w:date="2017-06-16T15:02:00Z">
                    <w:rPr>
                      <w:rFonts w:hint="eastAsia"/>
                    </w:rPr>
                  </w:rPrChange>
                </w:rPr>
                <w:t xml:space="preserve">　</w:t>
              </w:r>
            </w:ins>
          </w:p>
        </w:tc>
        <w:tc>
          <w:tcPr>
            <w:tcW w:w="1123" w:type="dxa"/>
            <w:vMerge/>
            <w:tcBorders>
              <w:top w:val="nil"/>
              <w:left w:val="single" w:sz="4" w:space="0" w:color="auto"/>
              <w:bottom w:val="single" w:sz="4" w:space="0" w:color="000000"/>
              <w:right w:val="single" w:sz="8" w:space="0" w:color="auto"/>
            </w:tcBorders>
            <w:vAlign w:val="center"/>
            <w:hideMark/>
          </w:tcPr>
          <w:p w:rsidR="00555323" w:rsidRPr="00555323" w:rsidRDefault="00555323" w:rsidP="00555323">
            <w:pPr>
              <w:widowControl/>
              <w:jc w:val="left"/>
              <w:rPr>
                <w:ins w:id="3094" w:author="zhangph" w:date="2017-06-16T15:02:00Z"/>
                <w:rFonts w:ascii="宋体" w:eastAsia="宋体" w:hAnsi="宋体" w:cs="宋体"/>
                <w:color w:val="000000"/>
                <w:kern w:val="0"/>
                <w:sz w:val="22"/>
                <w:rPrChange w:id="3095" w:author="zhangph" w:date="2017-06-16T15:02:00Z">
                  <w:rPr>
                    <w:ins w:id="3096" w:author="zhangph" w:date="2017-06-16T15:02:00Z"/>
                  </w:rPr>
                </w:rPrChange>
              </w:rPr>
              <w:pPrChange w:id="3097" w:author="zhangph" w:date="2017-06-16T15:02:00Z">
                <w:pPr/>
              </w:pPrChange>
            </w:pPr>
          </w:p>
        </w:tc>
      </w:tr>
      <w:tr w:rsidR="00555323" w:rsidRPr="00555323" w:rsidTr="00555323">
        <w:trPr>
          <w:divId w:val="1319461733"/>
          <w:trHeight w:val="188"/>
          <w:ins w:id="3098"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3099" w:author="zhangph" w:date="2017-06-16T15:02:00Z"/>
                <w:rFonts w:ascii="宋体" w:eastAsia="宋体" w:hAnsi="宋体" w:cs="宋体"/>
                <w:color w:val="000000"/>
                <w:kern w:val="0"/>
                <w:sz w:val="22"/>
                <w:rPrChange w:id="3100" w:author="zhangph" w:date="2017-06-16T15:02:00Z">
                  <w:rPr>
                    <w:ins w:id="3101" w:author="zhangph" w:date="2017-06-16T15:02:00Z"/>
                  </w:rPr>
                </w:rPrChange>
              </w:rPr>
              <w:pPrChange w:id="3102" w:author="zhangph" w:date="2017-06-16T15:02:00Z">
                <w:pPr/>
              </w:pPrChange>
            </w:pPr>
          </w:p>
        </w:tc>
        <w:tc>
          <w:tcPr>
            <w:tcW w:w="1457"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103" w:author="zhangph" w:date="2017-06-16T15:02:00Z"/>
                <w:rFonts w:ascii="宋体" w:eastAsia="宋体" w:hAnsi="宋体" w:cs="宋体"/>
                <w:color w:val="000000"/>
                <w:kern w:val="0"/>
                <w:sz w:val="22"/>
                <w:rPrChange w:id="3104" w:author="zhangph" w:date="2017-06-16T15:02:00Z">
                  <w:rPr>
                    <w:ins w:id="3105" w:author="zhangph" w:date="2017-06-16T15:02:00Z"/>
                  </w:rPr>
                </w:rPrChange>
              </w:rPr>
              <w:pPrChange w:id="3106" w:author="zhangph" w:date="2017-06-16T15:02:00Z">
                <w:pPr/>
              </w:pPrChange>
            </w:pPr>
          </w:p>
        </w:tc>
        <w:tc>
          <w:tcPr>
            <w:tcW w:w="3076"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107" w:author="zhangph" w:date="2017-06-16T15:02:00Z"/>
                <w:rFonts w:ascii="宋体" w:eastAsia="宋体" w:hAnsi="宋体" w:cs="宋体"/>
                <w:color w:val="000000"/>
                <w:kern w:val="0"/>
                <w:sz w:val="22"/>
                <w:rPrChange w:id="3108" w:author="zhangph" w:date="2017-06-16T15:02:00Z">
                  <w:rPr>
                    <w:ins w:id="3109" w:author="zhangph" w:date="2017-06-16T15:02:00Z"/>
                  </w:rPr>
                </w:rPrChange>
              </w:rPr>
              <w:pPrChange w:id="3110"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111" w:author="zhangph" w:date="2017-06-16T15:02:00Z"/>
                <w:rFonts w:ascii="宋体" w:eastAsia="宋体" w:hAnsi="宋体" w:cs="宋体" w:hint="eastAsia"/>
                <w:color w:val="000000"/>
                <w:kern w:val="0"/>
                <w:sz w:val="22"/>
                <w:rPrChange w:id="3112" w:author="zhangph" w:date="2017-06-16T15:02:00Z">
                  <w:rPr>
                    <w:ins w:id="3113" w:author="zhangph" w:date="2017-06-16T15:02:00Z"/>
                    <w:rFonts w:hint="eastAsia"/>
                  </w:rPr>
                </w:rPrChange>
              </w:rPr>
              <w:pPrChange w:id="3114" w:author="zhangph" w:date="2017-06-16T15:02:00Z">
                <w:pPr/>
              </w:pPrChange>
            </w:pPr>
            <w:ins w:id="3115" w:author="zhangph" w:date="2017-06-16T15:02:00Z">
              <w:r w:rsidRPr="00555323">
                <w:rPr>
                  <w:rFonts w:ascii="宋体" w:eastAsia="宋体" w:hAnsi="宋体" w:cs="宋体" w:hint="eastAsia"/>
                  <w:color w:val="000000"/>
                  <w:kern w:val="0"/>
                  <w:sz w:val="22"/>
                  <w:rPrChange w:id="3116" w:author="zhangph" w:date="2017-06-16T15:02:00Z">
                    <w:rPr>
                      <w:rFonts w:hint="eastAsia"/>
                    </w:rPr>
                  </w:rPrChange>
                </w:rPr>
                <w:t>抓获日期</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117" w:author="zhangph" w:date="2017-06-16T15:02:00Z"/>
                <w:rFonts w:ascii="宋体" w:eastAsia="宋体" w:hAnsi="宋体" w:cs="宋体" w:hint="eastAsia"/>
                <w:color w:val="000000"/>
                <w:kern w:val="0"/>
                <w:sz w:val="22"/>
                <w:rPrChange w:id="3118" w:author="zhangph" w:date="2017-06-16T15:02:00Z">
                  <w:rPr>
                    <w:ins w:id="3119" w:author="zhangph" w:date="2017-06-16T15:02:00Z"/>
                    <w:rFonts w:hint="eastAsia"/>
                  </w:rPr>
                </w:rPrChange>
              </w:rPr>
              <w:pPrChange w:id="3120" w:author="zhangph" w:date="2017-06-16T15:02:00Z">
                <w:pPr/>
              </w:pPrChange>
            </w:pPr>
            <w:ins w:id="3121" w:author="zhangph" w:date="2017-06-16T15:02:00Z">
              <w:r w:rsidRPr="00555323">
                <w:rPr>
                  <w:rFonts w:ascii="宋体" w:eastAsia="宋体" w:hAnsi="宋体" w:cs="宋体" w:hint="eastAsia"/>
                  <w:color w:val="000000"/>
                  <w:kern w:val="0"/>
                  <w:sz w:val="22"/>
                  <w:rPrChange w:id="3122" w:author="zhangph" w:date="2017-06-16T15:02:00Z">
                    <w:rPr>
                      <w:rFonts w:hint="eastAsia"/>
                    </w:rPr>
                  </w:rPrChange>
                </w:rPr>
                <w:t xml:space="preserve">　</w:t>
              </w:r>
            </w:ins>
          </w:p>
        </w:tc>
        <w:tc>
          <w:tcPr>
            <w:tcW w:w="1123" w:type="dxa"/>
            <w:vMerge/>
            <w:tcBorders>
              <w:top w:val="nil"/>
              <w:left w:val="single" w:sz="4" w:space="0" w:color="auto"/>
              <w:bottom w:val="single" w:sz="4" w:space="0" w:color="000000"/>
              <w:right w:val="single" w:sz="8" w:space="0" w:color="auto"/>
            </w:tcBorders>
            <w:vAlign w:val="center"/>
            <w:hideMark/>
          </w:tcPr>
          <w:p w:rsidR="00555323" w:rsidRPr="00555323" w:rsidRDefault="00555323" w:rsidP="00555323">
            <w:pPr>
              <w:widowControl/>
              <w:jc w:val="left"/>
              <w:rPr>
                <w:ins w:id="3123" w:author="zhangph" w:date="2017-06-16T15:02:00Z"/>
                <w:rFonts w:ascii="宋体" w:eastAsia="宋体" w:hAnsi="宋体" w:cs="宋体"/>
                <w:color w:val="000000"/>
                <w:kern w:val="0"/>
                <w:sz w:val="22"/>
                <w:rPrChange w:id="3124" w:author="zhangph" w:date="2017-06-16T15:02:00Z">
                  <w:rPr>
                    <w:ins w:id="3125" w:author="zhangph" w:date="2017-06-16T15:02:00Z"/>
                  </w:rPr>
                </w:rPrChange>
              </w:rPr>
              <w:pPrChange w:id="3126" w:author="zhangph" w:date="2017-06-16T15:02:00Z">
                <w:pPr/>
              </w:pPrChange>
            </w:pPr>
          </w:p>
        </w:tc>
      </w:tr>
      <w:tr w:rsidR="00555323" w:rsidRPr="00555323" w:rsidTr="00555323">
        <w:trPr>
          <w:divId w:val="1319461733"/>
          <w:trHeight w:val="188"/>
          <w:ins w:id="3127"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3128" w:author="zhangph" w:date="2017-06-16T15:02:00Z"/>
                <w:rFonts w:ascii="宋体" w:eastAsia="宋体" w:hAnsi="宋体" w:cs="宋体"/>
                <w:color w:val="000000"/>
                <w:kern w:val="0"/>
                <w:sz w:val="22"/>
                <w:rPrChange w:id="3129" w:author="zhangph" w:date="2017-06-16T15:02:00Z">
                  <w:rPr>
                    <w:ins w:id="3130" w:author="zhangph" w:date="2017-06-16T15:02:00Z"/>
                  </w:rPr>
                </w:rPrChange>
              </w:rPr>
              <w:pPrChange w:id="3131" w:author="zhangph" w:date="2017-06-16T15:02:00Z">
                <w:pPr/>
              </w:pPrChange>
            </w:pPr>
          </w:p>
        </w:tc>
        <w:tc>
          <w:tcPr>
            <w:tcW w:w="1457"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132" w:author="zhangph" w:date="2017-06-16T15:02:00Z"/>
                <w:rFonts w:ascii="宋体" w:eastAsia="宋体" w:hAnsi="宋体" w:cs="宋体"/>
                <w:color w:val="000000"/>
                <w:kern w:val="0"/>
                <w:sz w:val="22"/>
                <w:rPrChange w:id="3133" w:author="zhangph" w:date="2017-06-16T15:02:00Z">
                  <w:rPr>
                    <w:ins w:id="3134" w:author="zhangph" w:date="2017-06-16T15:02:00Z"/>
                  </w:rPr>
                </w:rPrChange>
              </w:rPr>
              <w:pPrChange w:id="3135" w:author="zhangph" w:date="2017-06-16T15:02:00Z">
                <w:pPr/>
              </w:pPrChange>
            </w:pPr>
          </w:p>
        </w:tc>
        <w:tc>
          <w:tcPr>
            <w:tcW w:w="3076"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136" w:author="zhangph" w:date="2017-06-16T15:02:00Z"/>
                <w:rFonts w:ascii="宋体" w:eastAsia="宋体" w:hAnsi="宋体" w:cs="宋体"/>
                <w:color w:val="000000"/>
                <w:kern w:val="0"/>
                <w:sz w:val="22"/>
                <w:rPrChange w:id="3137" w:author="zhangph" w:date="2017-06-16T15:02:00Z">
                  <w:rPr>
                    <w:ins w:id="3138" w:author="zhangph" w:date="2017-06-16T15:02:00Z"/>
                  </w:rPr>
                </w:rPrChange>
              </w:rPr>
              <w:pPrChange w:id="3139"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140" w:author="zhangph" w:date="2017-06-16T15:02:00Z"/>
                <w:rFonts w:ascii="宋体" w:eastAsia="宋体" w:hAnsi="宋体" w:cs="宋体" w:hint="eastAsia"/>
                <w:color w:val="000000"/>
                <w:kern w:val="0"/>
                <w:sz w:val="22"/>
                <w:rPrChange w:id="3141" w:author="zhangph" w:date="2017-06-16T15:02:00Z">
                  <w:rPr>
                    <w:ins w:id="3142" w:author="zhangph" w:date="2017-06-16T15:02:00Z"/>
                    <w:rFonts w:hint="eastAsia"/>
                  </w:rPr>
                </w:rPrChange>
              </w:rPr>
              <w:pPrChange w:id="3143" w:author="zhangph" w:date="2017-06-16T15:02:00Z">
                <w:pPr/>
              </w:pPrChange>
            </w:pPr>
            <w:ins w:id="3144" w:author="zhangph" w:date="2017-06-16T15:02:00Z">
              <w:r w:rsidRPr="00555323">
                <w:rPr>
                  <w:rFonts w:ascii="宋体" w:eastAsia="宋体" w:hAnsi="宋体" w:cs="宋体" w:hint="eastAsia"/>
                  <w:color w:val="000000"/>
                  <w:kern w:val="0"/>
                  <w:sz w:val="22"/>
                  <w:rPrChange w:id="3145" w:author="zhangph" w:date="2017-06-16T15:02:00Z">
                    <w:rPr>
                      <w:rFonts w:hint="eastAsia"/>
                    </w:rPr>
                  </w:rPrChange>
                </w:rPr>
                <w:t>身份证号码</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146" w:author="zhangph" w:date="2017-06-16T15:02:00Z"/>
                <w:rFonts w:ascii="宋体" w:eastAsia="宋体" w:hAnsi="宋体" w:cs="宋体" w:hint="eastAsia"/>
                <w:color w:val="000000"/>
                <w:kern w:val="0"/>
                <w:sz w:val="22"/>
                <w:rPrChange w:id="3147" w:author="zhangph" w:date="2017-06-16T15:02:00Z">
                  <w:rPr>
                    <w:ins w:id="3148" w:author="zhangph" w:date="2017-06-16T15:02:00Z"/>
                    <w:rFonts w:hint="eastAsia"/>
                  </w:rPr>
                </w:rPrChange>
              </w:rPr>
              <w:pPrChange w:id="3149" w:author="zhangph" w:date="2017-06-16T15:02:00Z">
                <w:pPr/>
              </w:pPrChange>
            </w:pPr>
            <w:ins w:id="3150" w:author="zhangph" w:date="2017-06-16T15:02:00Z">
              <w:r w:rsidRPr="00555323">
                <w:rPr>
                  <w:rFonts w:ascii="宋体" w:eastAsia="宋体" w:hAnsi="宋体" w:cs="宋体" w:hint="eastAsia"/>
                  <w:color w:val="000000"/>
                  <w:kern w:val="0"/>
                  <w:sz w:val="22"/>
                  <w:rPrChange w:id="3151" w:author="zhangph" w:date="2017-06-16T15:02:00Z">
                    <w:rPr>
                      <w:rFonts w:hint="eastAsia"/>
                    </w:rPr>
                  </w:rPrChange>
                </w:rPr>
                <w:t xml:space="preserve">　</w:t>
              </w:r>
            </w:ins>
          </w:p>
        </w:tc>
        <w:tc>
          <w:tcPr>
            <w:tcW w:w="1123" w:type="dxa"/>
            <w:vMerge/>
            <w:tcBorders>
              <w:top w:val="nil"/>
              <w:left w:val="single" w:sz="4" w:space="0" w:color="auto"/>
              <w:bottom w:val="single" w:sz="4" w:space="0" w:color="000000"/>
              <w:right w:val="single" w:sz="8" w:space="0" w:color="auto"/>
            </w:tcBorders>
            <w:vAlign w:val="center"/>
            <w:hideMark/>
          </w:tcPr>
          <w:p w:rsidR="00555323" w:rsidRPr="00555323" w:rsidRDefault="00555323" w:rsidP="00555323">
            <w:pPr>
              <w:widowControl/>
              <w:jc w:val="left"/>
              <w:rPr>
                <w:ins w:id="3152" w:author="zhangph" w:date="2017-06-16T15:02:00Z"/>
                <w:rFonts w:ascii="宋体" w:eastAsia="宋体" w:hAnsi="宋体" w:cs="宋体"/>
                <w:color w:val="000000"/>
                <w:kern w:val="0"/>
                <w:sz w:val="22"/>
                <w:rPrChange w:id="3153" w:author="zhangph" w:date="2017-06-16T15:02:00Z">
                  <w:rPr>
                    <w:ins w:id="3154" w:author="zhangph" w:date="2017-06-16T15:02:00Z"/>
                  </w:rPr>
                </w:rPrChange>
              </w:rPr>
              <w:pPrChange w:id="3155" w:author="zhangph" w:date="2017-06-16T15:02:00Z">
                <w:pPr/>
              </w:pPrChange>
            </w:pPr>
          </w:p>
        </w:tc>
      </w:tr>
      <w:tr w:rsidR="00555323" w:rsidRPr="00555323" w:rsidTr="00555323">
        <w:trPr>
          <w:divId w:val="1319461733"/>
          <w:trHeight w:val="188"/>
          <w:ins w:id="3156"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3157" w:author="zhangph" w:date="2017-06-16T15:02:00Z"/>
                <w:rFonts w:ascii="宋体" w:eastAsia="宋体" w:hAnsi="宋体" w:cs="宋体"/>
                <w:color w:val="000000"/>
                <w:kern w:val="0"/>
                <w:sz w:val="22"/>
                <w:rPrChange w:id="3158" w:author="zhangph" w:date="2017-06-16T15:02:00Z">
                  <w:rPr>
                    <w:ins w:id="3159" w:author="zhangph" w:date="2017-06-16T15:02:00Z"/>
                  </w:rPr>
                </w:rPrChange>
              </w:rPr>
              <w:pPrChange w:id="3160" w:author="zhangph" w:date="2017-06-16T15:02:00Z">
                <w:pPr/>
              </w:pPrChange>
            </w:pPr>
          </w:p>
        </w:tc>
        <w:tc>
          <w:tcPr>
            <w:tcW w:w="1457"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161" w:author="zhangph" w:date="2017-06-16T15:02:00Z"/>
                <w:rFonts w:ascii="宋体" w:eastAsia="宋体" w:hAnsi="宋体" w:cs="宋体"/>
                <w:color w:val="000000"/>
                <w:kern w:val="0"/>
                <w:sz w:val="22"/>
                <w:rPrChange w:id="3162" w:author="zhangph" w:date="2017-06-16T15:02:00Z">
                  <w:rPr>
                    <w:ins w:id="3163" w:author="zhangph" w:date="2017-06-16T15:02:00Z"/>
                  </w:rPr>
                </w:rPrChange>
              </w:rPr>
              <w:pPrChange w:id="3164" w:author="zhangph" w:date="2017-06-16T15:02:00Z">
                <w:pPr/>
              </w:pPrChange>
            </w:pPr>
          </w:p>
        </w:tc>
        <w:tc>
          <w:tcPr>
            <w:tcW w:w="3076" w:type="dxa"/>
            <w:vMerge/>
            <w:tcBorders>
              <w:top w:val="nil"/>
              <w:left w:val="single" w:sz="4" w:space="0" w:color="auto"/>
              <w:bottom w:val="single" w:sz="4" w:space="0" w:color="000000"/>
              <w:right w:val="single" w:sz="4" w:space="0" w:color="auto"/>
            </w:tcBorders>
            <w:vAlign w:val="center"/>
            <w:hideMark/>
          </w:tcPr>
          <w:p w:rsidR="00555323" w:rsidRPr="00555323" w:rsidRDefault="00555323" w:rsidP="00555323">
            <w:pPr>
              <w:widowControl/>
              <w:jc w:val="left"/>
              <w:rPr>
                <w:ins w:id="3165" w:author="zhangph" w:date="2017-06-16T15:02:00Z"/>
                <w:rFonts w:ascii="宋体" w:eastAsia="宋体" w:hAnsi="宋体" w:cs="宋体"/>
                <w:color w:val="000000"/>
                <w:kern w:val="0"/>
                <w:sz w:val="22"/>
                <w:rPrChange w:id="3166" w:author="zhangph" w:date="2017-06-16T15:02:00Z">
                  <w:rPr>
                    <w:ins w:id="3167" w:author="zhangph" w:date="2017-06-16T15:02:00Z"/>
                  </w:rPr>
                </w:rPrChange>
              </w:rPr>
              <w:pPrChange w:id="3168"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169" w:author="zhangph" w:date="2017-06-16T15:02:00Z"/>
                <w:rFonts w:ascii="宋体" w:eastAsia="宋体" w:hAnsi="宋体" w:cs="宋体" w:hint="eastAsia"/>
                <w:color w:val="000000"/>
                <w:kern w:val="0"/>
                <w:sz w:val="22"/>
                <w:rPrChange w:id="3170" w:author="zhangph" w:date="2017-06-16T15:02:00Z">
                  <w:rPr>
                    <w:ins w:id="3171" w:author="zhangph" w:date="2017-06-16T15:02:00Z"/>
                    <w:rFonts w:hint="eastAsia"/>
                  </w:rPr>
                </w:rPrChange>
              </w:rPr>
              <w:pPrChange w:id="3172" w:author="zhangph" w:date="2017-06-16T15:02:00Z">
                <w:pPr/>
              </w:pPrChange>
            </w:pPr>
            <w:ins w:id="3173" w:author="zhangph" w:date="2017-06-16T15:02:00Z">
              <w:r w:rsidRPr="00555323">
                <w:rPr>
                  <w:rFonts w:ascii="宋体" w:eastAsia="宋体" w:hAnsi="宋体" w:cs="宋体" w:hint="eastAsia"/>
                  <w:color w:val="000000"/>
                  <w:kern w:val="0"/>
                  <w:sz w:val="22"/>
                  <w:rPrChange w:id="3174" w:author="zhangph" w:date="2017-06-16T15:02:00Z">
                    <w:rPr>
                      <w:rFonts w:hint="eastAsia"/>
                    </w:rPr>
                  </w:rPrChange>
                </w:rPr>
                <w:t>删除标志</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175" w:author="zhangph" w:date="2017-06-16T15:02:00Z"/>
                <w:rFonts w:ascii="宋体" w:eastAsia="宋体" w:hAnsi="宋体" w:cs="宋体" w:hint="eastAsia"/>
                <w:color w:val="000000"/>
                <w:kern w:val="0"/>
                <w:sz w:val="22"/>
                <w:rPrChange w:id="3176" w:author="zhangph" w:date="2017-06-16T15:02:00Z">
                  <w:rPr>
                    <w:ins w:id="3177" w:author="zhangph" w:date="2017-06-16T15:02:00Z"/>
                    <w:rFonts w:hint="eastAsia"/>
                  </w:rPr>
                </w:rPrChange>
              </w:rPr>
              <w:pPrChange w:id="3178" w:author="zhangph" w:date="2017-06-16T15:02:00Z">
                <w:pPr/>
              </w:pPrChange>
            </w:pPr>
            <w:ins w:id="3179" w:author="zhangph" w:date="2017-06-16T15:02:00Z">
              <w:r w:rsidRPr="00555323">
                <w:rPr>
                  <w:rFonts w:ascii="宋体" w:eastAsia="宋体" w:hAnsi="宋体" w:cs="宋体" w:hint="eastAsia"/>
                  <w:color w:val="000000"/>
                  <w:kern w:val="0"/>
                  <w:sz w:val="22"/>
                  <w:rPrChange w:id="3180" w:author="zhangph" w:date="2017-06-16T15:02:00Z">
                    <w:rPr>
                      <w:rFonts w:hint="eastAsia"/>
                    </w:rPr>
                  </w:rPrChange>
                </w:rPr>
                <w:t>"</w:t>
              </w:r>
              <w:r w:rsidRPr="00555323">
                <w:rPr>
                  <w:rFonts w:ascii="宋体" w:eastAsia="宋体" w:hAnsi="宋体" w:cs="宋体" w:hint="eastAsia"/>
                  <w:color w:val="000000"/>
                  <w:kern w:val="0"/>
                  <w:sz w:val="22"/>
                  <w:rPrChange w:id="3181" w:author="zhangph" w:date="2017-06-16T15:02:00Z">
                    <w:rPr>
                      <w:rFonts w:hint="eastAsia"/>
                    </w:rPr>
                  </w:rPrChange>
                </w:rPr>
                <w:t>未删除</w:t>
              </w:r>
              <w:r w:rsidRPr="00555323">
                <w:rPr>
                  <w:rFonts w:ascii="宋体" w:eastAsia="宋体" w:hAnsi="宋体" w:cs="宋体" w:hint="eastAsia"/>
                  <w:color w:val="000000"/>
                  <w:kern w:val="0"/>
                  <w:sz w:val="22"/>
                  <w:rPrChange w:id="3182" w:author="zhangph" w:date="2017-06-16T15:02:00Z">
                    <w:rPr>
                      <w:rFonts w:hint="eastAsia"/>
                    </w:rPr>
                  </w:rPrChange>
                </w:rPr>
                <w:t>"</w:t>
              </w:r>
            </w:ins>
          </w:p>
        </w:tc>
        <w:tc>
          <w:tcPr>
            <w:tcW w:w="1123" w:type="dxa"/>
            <w:vMerge/>
            <w:tcBorders>
              <w:top w:val="nil"/>
              <w:left w:val="single" w:sz="4" w:space="0" w:color="auto"/>
              <w:bottom w:val="single" w:sz="4" w:space="0" w:color="000000"/>
              <w:right w:val="single" w:sz="8" w:space="0" w:color="auto"/>
            </w:tcBorders>
            <w:vAlign w:val="center"/>
            <w:hideMark/>
          </w:tcPr>
          <w:p w:rsidR="00555323" w:rsidRPr="00555323" w:rsidRDefault="00555323" w:rsidP="00555323">
            <w:pPr>
              <w:widowControl/>
              <w:jc w:val="left"/>
              <w:rPr>
                <w:ins w:id="3183" w:author="zhangph" w:date="2017-06-16T15:02:00Z"/>
                <w:rFonts w:ascii="宋体" w:eastAsia="宋体" w:hAnsi="宋体" w:cs="宋体"/>
                <w:color w:val="000000"/>
                <w:kern w:val="0"/>
                <w:sz w:val="22"/>
                <w:rPrChange w:id="3184" w:author="zhangph" w:date="2017-06-16T15:02:00Z">
                  <w:rPr>
                    <w:ins w:id="3185" w:author="zhangph" w:date="2017-06-16T15:02:00Z"/>
                  </w:rPr>
                </w:rPrChange>
              </w:rPr>
              <w:pPrChange w:id="3186" w:author="zhangph" w:date="2017-06-16T15:02:00Z">
                <w:pPr/>
              </w:pPrChange>
            </w:pPr>
          </w:p>
        </w:tc>
      </w:tr>
      <w:tr w:rsidR="00555323" w:rsidRPr="00555323" w:rsidTr="00555323">
        <w:trPr>
          <w:divId w:val="1319461733"/>
          <w:trHeight w:val="188"/>
          <w:ins w:id="3187" w:author="zhangph" w:date="2017-06-16T15:02:00Z"/>
        </w:trPr>
        <w:tc>
          <w:tcPr>
            <w:tcW w:w="436" w:type="dxa"/>
            <w:vMerge w:val="restart"/>
            <w:tcBorders>
              <w:top w:val="nil"/>
              <w:left w:val="single" w:sz="8"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188" w:author="zhangph" w:date="2017-06-16T15:02:00Z"/>
                <w:rFonts w:ascii="宋体" w:eastAsia="宋体" w:hAnsi="宋体" w:cs="宋体" w:hint="eastAsia"/>
                <w:color w:val="000000"/>
                <w:kern w:val="0"/>
                <w:sz w:val="22"/>
                <w:rPrChange w:id="3189" w:author="zhangph" w:date="2017-06-16T15:02:00Z">
                  <w:rPr>
                    <w:ins w:id="3190" w:author="zhangph" w:date="2017-06-16T15:02:00Z"/>
                    <w:rFonts w:hint="eastAsia"/>
                  </w:rPr>
                </w:rPrChange>
              </w:rPr>
              <w:pPrChange w:id="3191" w:author="zhangph" w:date="2017-06-16T15:02:00Z">
                <w:pPr>
                  <w:jc w:val="center"/>
                </w:pPr>
              </w:pPrChange>
            </w:pPr>
            <w:ins w:id="3192" w:author="zhangph" w:date="2017-06-16T15:02:00Z">
              <w:r w:rsidRPr="00555323">
                <w:rPr>
                  <w:rFonts w:ascii="宋体" w:eastAsia="宋体" w:hAnsi="宋体" w:cs="宋体" w:hint="eastAsia"/>
                  <w:color w:val="000000"/>
                  <w:kern w:val="0"/>
                  <w:sz w:val="22"/>
                  <w:rPrChange w:id="3193" w:author="zhangph" w:date="2017-06-16T15:02:00Z">
                    <w:rPr>
                      <w:rFonts w:hint="eastAsia"/>
                    </w:rPr>
                  </w:rPrChange>
                </w:rPr>
                <w:t>2</w:t>
              </w:r>
            </w:ins>
          </w:p>
        </w:tc>
        <w:tc>
          <w:tcPr>
            <w:tcW w:w="1457" w:type="dxa"/>
            <w:vMerge w:val="restart"/>
            <w:tcBorders>
              <w:top w:val="nil"/>
              <w:left w:val="single" w:sz="4"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194" w:author="zhangph" w:date="2017-06-16T15:02:00Z"/>
                <w:rFonts w:ascii="宋体" w:eastAsia="宋体" w:hAnsi="宋体" w:cs="宋体" w:hint="eastAsia"/>
                <w:color w:val="000000"/>
                <w:kern w:val="0"/>
                <w:sz w:val="22"/>
                <w:rPrChange w:id="3195" w:author="zhangph" w:date="2017-06-16T15:02:00Z">
                  <w:rPr>
                    <w:ins w:id="3196" w:author="zhangph" w:date="2017-06-16T15:02:00Z"/>
                    <w:rFonts w:hint="eastAsia"/>
                  </w:rPr>
                </w:rPrChange>
              </w:rPr>
              <w:pPrChange w:id="3197" w:author="zhangph" w:date="2017-06-16T15:02:00Z">
                <w:pPr>
                  <w:jc w:val="center"/>
                </w:pPr>
              </w:pPrChange>
            </w:pPr>
            <w:ins w:id="3198" w:author="zhangph" w:date="2017-06-16T15:02:00Z">
              <w:r w:rsidRPr="00555323">
                <w:rPr>
                  <w:rFonts w:ascii="宋体" w:eastAsia="宋体" w:hAnsi="宋体" w:cs="宋体" w:hint="eastAsia"/>
                  <w:color w:val="000000"/>
                  <w:kern w:val="0"/>
                  <w:sz w:val="22"/>
                  <w:rPrChange w:id="3199" w:author="zhangph" w:date="2017-06-16T15:02:00Z">
                    <w:rPr>
                      <w:rFonts w:hint="eastAsia"/>
                    </w:rPr>
                  </w:rPrChange>
                </w:rPr>
                <w:t>全国在逃人员</w:t>
              </w:r>
            </w:ins>
          </w:p>
        </w:tc>
        <w:tc>
          <w:tcPr>
            <w:tcW w:w="3076" w:type="dxa"/>
            <w:vMerge w:val="restart"/>
            <w:tcBorders>
              <w:top w:val="nil"/>
              <w:left w:val="single" w:sz="4"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200" w:author="zhangph" w:date="2017-06-16T15:02:00Z"/>
                <w:rFonts w:ascii="宋体" w:eastAsia="宋体" w:hAnsi="宋体" w:cs="宋体" w:hint="eastAsia"/>
                <w:color w:val="000000"/>
                <w:kern w:val="0"/>
                <w:sz w:val="22"/>
                <w:rPrChange w:id="3201" w:author="zhangph" w:date="2017-06-16T15:02:00Z">
                  <w:rPr>
                    <w:ins w:id="3202" w:author="zhangph" w:date="2017-06-16T15:02:00Z"/>
                    <w:rFonts w:hint="eastAsia"/>
                  </w:rPr>
                </w:rPrChange>
              </w:rPr>
              <w:pPrChange w:id="3203" w:author="zhangph" w:date="2017-06-16T15:02:00Z">
                <w:pPr>
                  <w:jc w:val="center"/>
                </w:pPr>
              </w:pPrChange>
            </w:pPr>
            <w:proofErr w:type="spellStart"/>
            <w:ins w:id="3204" w:author="zhangph" w:date="2017-06-16T15:02:00Z">
              <w:r w:rsidRPr="00555323">
                <w:rPr>
                  <w:rFonts w:ascii="宋体" w:eastAsia="宋体" w:hAnsi="宋体" w:cs="宋体" w:hint="eastAsia"/>
                  <w:color w:val="000000"/>
                  <w:kern w:val="0"/>
                  <w:sz w:val="22"/>
                  <w:rPrChange w:id="3205" w:author="zhangph" w:date="2017-06-16T15:02:00Z">
                    <w:rPr>
                      <w:rFonts w:hint="eastAsia"/>
                    </w:rPr>
                  </w:rPrChange>
                </w:rPr>
                <w:t>gazhk_ZTRY_QG_ZTRY_JBXX_II</w:t>
              </w:r>
              <w:proofErr w:type="spellEnd"/>
            </w:ins>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206" w:author="zhangph" w:date="2017-06-16T15:02:00Z"/>
                <w:rFonts w:ascii="宋体" w:eastAsia="宋体" w:hAnsi="宋体" w:cs="宋体" w:hint="eastAsia"/>
                <w:color w:val="000000"/>
                <w:kern w:val="0"/>
                <w:sz w:val="22"/>
                <w:rPrChange w:id="3207" w:author="zhangph" w:date="2017-06-16T15:02:00Z">
                  <w:rPr>
                    <w:ins w:id="3208" w:author="zhangph" w:date="2017-06-16T15:02:00Z"/>
                    <w:rFonts w:hint="eastAsia"/>
                  </w:rPr>
                </w:rPrChange>
              </w:rPr>
              <w:pPrChange w:id="3209" w:author="zhangph" w:date="2017-06-16T15:02:00Z">
                <w:pPr>
                  <w:jc w:val="left"/>
                </w:pPr>
              </w:pPrChange>
            </w:pPr>
            <w:ins w:id="3210" w:author="zhangph" w:date="2017-06-16T15:02:00Z">
              <w:r w:rsidRPr="00555323">
                <w:rPr>
                  <w:rFonts w:ascii="宋体" w:eastAsia="宋体" w:hAnsi="宋体" w:cs="宋体" w:hint="eastAsia"/>
                  <w:color w:val="000000"/>
                  <w:kern w:val="0"/>
                  <w:sz w:val="22"/>
                  <w:rPrChange w:id="3211" w:author="zhangph" w:date="2017-06-16T15:02:00Z">
                    <w:rPr>
                      <w:rFonts w:hint="eastAsia"/>
                    </w:rPr>
                  </w:rPrChange>
                </w:rPr>
                <w:t>案件编号</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212" w:author="zhangph" w:date="2017-06-16T15:02:00Z"/>
                <w:rFonts w:ascii="宋体" w:eastAsia="宋体" w:hAnsi="宋体" w:cs="宋体" w:hint="eastAsia"/>
                <w:color w:val="000000"/>
                <w:kern w:val="0"/>
                <w:sz w:val="22"/>
                <w:rPrChange w:id="3213" w:author="zhangph" w:date="2017-06-16T15:02:00Z">
                  <w:rPr>
                    <w:ins w:id="3214" w:author="zhangph" w:date="2017-06-16T15:02:00Z"/>
                    <w:rFonts w:hint="eastAsia"/>
                  </w:rPr>
                </w:rPrChange>
              </w:rPr>
              <w:pPrChange w:id="3215" w:author="zhangph" w:date="2017-06-16T15:02:00Z">
                <w:pPr/>
              </w:pPrChange>
            </w:pPr>
            <w:ins w:id="3216" w:author="zhangph" w:date="2017-06-16T15:02:00Z">
              <w:r w:rsidRPr="00555323">
                <w:rPr>
                  <w:rFonts w:ascii="宋体" w:eastAsia="宋体" w:hAnsi="宋体" w:cs="宋体" w:hint="eastAsia"/>
                  <w:color w:val="000000"/>
                  <w:kern w:val="0"/>
                  <w:sz w:val="22"/>
                  <w:rPrChange w:id="3217" w:author="zhangph" w:date="2017-06-16T15:02:00Z">
                    <w:rPr>
                      <w:rFonts w:hint="eastAsia"/>
                    </w:rPr>
                  </w:rPrChange>
                </w:rPr>
                <w:t xml:space="preserve">　</w:t>
              </w:r>
            </w:ins>
          </w:p>
        </w:tc>
        <w:tc>
          <w:tcPr>
            <w:tcW w:w="1123" w:type="dxa"/>
            <w:vMerge w:val="restart"/>
            <w:tcBorders>
              <w:top w:val="nil"/>
              <w:left w:val="single" w:sz="4" w:space="0" w:color="auto"/>
              <w:bottom w:val="nil"/>
              <w:right w:val="single" w:sz="8" w:space="0" w:color="auto"/>
            </w:tcBorders>
            <w:shd w:val="clear" w:color="auto" w:fill="auto"/>
            <w:noWrap/>
            <w:vAlign w:val="center"/>
            <w:hideMark/>
          </w:tcPr>
          <w:p w:rsidR="00555323" w:rsidRPr="00555323" w:rsidRDefault="00555323" w:rsidP="00555323">
            <w:pPr>
              <w:widowControl/>
              <w:jc w:val="center"/>
              <w:rPr>
                <w:ins w:id="3218" w:author="zhangph" w:date="2017-06-16T15:02:00Z"/>
                <w:rFonts w:ascii="宋体" w:eastAsia="宋体" w:hAnsi="宋体" w:cs="宋体" w:hint="eastAsia"/>
                <w:color w:val="000000"/>
                <w:kern w:val="0"/>
                <w:sz w:val="22"/>
                <w:rPrChange w:id="3219" w:author="zhangph" w:date="2017-06-16T15:02:00Z">
                  <w:rPr>
                    <w:ins w:id="3220" w:author="zhangph" w:date="2017-06-16T15:02:00Z"/>
                    <w:rFonts w:hint="eastAsia"/>
                  </w:rPr>
                </w:rPrChange>
              </w:rPr>
              <w:pPrChange w:id="3221" w:author="zhangph" w:date="2017-06-16T15:02:00Z">
                <w:pPr>
                  <w:jc w:val="center"/>
                </w:pPr>
              </w:pPrChange>
            </w:pPr>
            <w:ins w:id="3222" w:author="zhangph" w:date="2017-06-16T15:02:00Z">
              <w:r w:rsidRPr="00555323">
                <w:rPr>
                  <w:rFonts w:ascii="宋体" w:eastAsia="宋体" w:hAnsi="宋体" w:cs="宋体" w:hint="eastAsia"/>
                  <w:color w:val="000000"/>
                  <w:kern w:val="0"/>
                  <w:sz w:val="22"/>
                  <w:rPrChange w:id="3223" w:author="zhangph" w:date="2017-06-16T15:02:00Z">
                    <w:rPr>
                      <w:rFonts w:hint="eastAsia"/>
                    </w:rPr>
                  </w:rPrChange>
                </w:rPr>
                <w:t>市云</w:t>
              </w:r>
            </w:ins>
          </w:p>
        </w:tc>
      </w:tr>
      <w:tr w:rsidR="00555323" w:rsidRPr="00555323" w:rsidTr="00555323">
        <w:trPr>
          <w:divId w:val="1319461733"/>
          <w:trHeight w:val="188"/>
          <w:ins w:id="3224" w:author="zhangph" w:date="2017-06-16T15:02:00Z"/>
        </w:trPr>
        <w:tc>
          <w:tcPr>
            <w:tcW w:w="436" w:type="dxa"/>
            <w:vMerge/>
            <w:tcBorders>
              <w:top w:val="nil"/>
              <w:left w:val="single" w:sz="8" w:space="0" w:color="auto"/>
              <w:bottom w:val="nil"/>
              <w:right w:val="single" w:sz="4" w:space="0" w:color="auto"/>
            </w:tcBorders>
            <w:vAlign w:val="center"/>
            <w:hideMark/>
          </w:tcPr>
          <w:p w:rsidR="00555323" w:rsidRPr="00555323" w:rsidRDefault="00555323" w:rsidP="00555323">
            <w:pPr>
              <w:widowControl/>
              <w:jc w:val="left"/>
              <w:rPr>
                <w:ins w:id="3225" w:author="zhangph" w:date="2017-06-16T15:02:00Z"/>
                <w:rFonts w:ascii="宋体" w:eastAsia="宋体" w:hAnsi="宋体" w:cs="宋体"/>
                <w:color w:val="000000"/>
                <w:kern w:val="0"/>
                <w:sz w:val="22"/>
                <w:rPrChange w:id="3226" w:author="zhangph" w:date="2017-06-16T15:02:00Z">
                  <w:rPr>
                    <w:ins w:id="3227" w:author="zhangph" w:date="2017-06-16T15:02:00Z"/>
                  </w:rPr>
                </w:rPrChange>
              </w:rPr>
              <w:pPrChange w:id="3228" w:author="zhangph" w:date="2017-06-16T15:02:00Z">
                <w:pPr/>
              </w:pPrChange>
            </w:pPr>
          </w:p>
        </w:tc>
        <w:tc>
          <w:tcPr>
            <w:tcW w:w="1457" w:type="dxa"/>
            <w:vMerge/>
            <w:tcBorders>
              <w:top w:val="nil"/>
              <w:left w:val="single" w:sz="4" w:space="0" w:color="auto"/>
              <w:bottom w:val="nil"/>
              <w:right w:val="single" w:sz="4" w:space="0" w:color="auto"/>
            </w:tcBorders>
            <w:vAlign w:val="center"/>
            <w:hideMark/>
          </w:tcPr>
          <w:p w:rsidR="00555323" w:rsidRPr="00555323" w:rsidRDefault="00555323" w:rsidP="00555323">
            <w:pPr>
              <w:widowControl/>
              <w:jc w:val="left"/>
              <w:rPr>
                <w:ins w:id="3229" w:author="zhangph" w:date="2017-06-16T15:02:00Z"/>
                <w:rFonts w:ascii="宋体" w:eastAsia="宋体" w:hAnsi="宋体" w:cs="宋体"/>
                <w:color w:val="000000"/>
                <w:kern w:val="0"/>
                <w:sz w:val="22"/>
                <w:rPrChange w:id="3230" w:author="zhangph" w:date="2017-06-16T15:02:00Z">
                  <w:rPr>
                    <w:ins w:id="3231" w:author="zhangph" w:date="2017-06-16T15:02:00Z"/>
                  </w:rPr>
                </w:rPrChange>
              </w:rPr>
              <w:pPrChange w:id="3232" w:author="zhangph" w:date="2017-06-16T15:02:00Z">
                <w:pPr/>
              </w:pPrChange>
            </w:pPr>
          </w:p>
        </w:tc>
        <w:tc>
          <w:tcPr>
            <w:tcW w:w="3076" w:type="dxa"/>
            <w:vMerge/>
            <w:tcBorders>
              <w:top w:val="nil"/>
              <w:left w:val="single" w:sz="4" w:space="0" w:color="auto"/>
              <w:bottom w:val="nil"/>
              <w:right w:val="single" w:sz="4" w:space="0" w:color="auto"/>
            </w:tcBorders>
            <w:vAlign w:val="center"/>
            <w:hideMark/>
          </w:tcPr>
          <w:p w:rsidR="00555323" w:rsidRPr="00555323" w:rsidRDefault="00555323" w:rsidP="00555323">
            <w:pPr>
              <w:widowControl/>
              <w:jc w:val="left"/>
              <w:rPr>
                <w:ins w:id="3233" w:author="zhangph" w:date="2017-06-16T15:02:00Z"/>
                <w:rFonts w:ascii="宋体" w:eastAsia="宋体" w:hAnsi="宋体" w:cs="宋体"/>
                <w:color w:val="000000"/>
                <w:kern w:val="0"/>
                <w:sz w:val="22"/>
                <w:rPrChange w:id="3234" w:author="zhangph" w:date="2017-06-16T15:02:00Z">
                  <w:rPr>
                    <w:ins w:id="3235" w:author="zhangph" w:date="2017-06-16T15:02:00Z"/>
                  </w:rPr>
                </w:rPrChange>
              </w:rPr>
              <w:pPrChange w:id="3236"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237" w:author="zhangph" w:date="2017-06-16T15:02:00Z"/>
                <w:rFonts w:ascii="宋体" w:eastAsia="宋体" w:hAnsi="宋体" w:cs="宋体" w:hint="eastAsia"/>
                <w:color w:val="000000"/>
                <w:kern w:val="0"/>
                <w:sz w:val="22"/>
                <w:rPrChange w:id="3238" w:author="zhangph" w:date="2017-06-16T15:02:00Z">
                  <w:rPr>
                    <w:ins w:id="3239" w:author="zhangph" w:date="2017-06-16T15:02:00Z"/>
                    <w:rFonts w:hint="eastAsia"/>
                  </w:rPr>
                </w:rPrChange>
              </w:rPr>
              <w:pPrChange w:id="3240" w:author="zhangph" w:date="2017-06-16T15:02:00Z">
                <w:pPr>
                  <w:jc w:val="left"/>
                </w:pPr>
              </w:pPrChange>
            </w:pPr>
            <w:ins w:id="3241" w:author="zhangph" w:date="2017-06-16T15:02:00Z">
              <w:r w:rsidRPr="00555323">
                <w:rPr>
                  <w:rFonts w:ascii="宋体" w:eastAsia="宋体" w:hAnsi="宋体" w:cs="宋体" w:hint="eastAsia"/>
                  <w:color w:val="000000"/>
                  <w:kern w:val="0"/>
                  <w:sz w:val="22"/>
                  <w:rPrChange w:id="3242" w:author="zhangph" w:date="2017-06-16T15:02:00Z">
                    <w:rPr>
                      <w:rFonts w:hint="eastAsia"/>
                    </w:rPr>
                  </w:rPrChange>
                </w:rPr>
                <w:t>立案时间</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243" w:author="zhangph" w:date="2017-06-16T15:02:00Z"/>
                <w:rFonts w:ascii="宋体" w:eastAsia="宋体" w:hAnsi="宋体" w:cs="宋体" w:hint="eastAsia"/>
                <w:color w:val="000000"/>
                <w:kern w:val="0"/>
                <w:sz w:val="22"/>
                <w:rPrChange w:id="3244" w:author="zhangph" w:date="2017-06-16T15:02:00Z">
                  <w:rPr>
                    <w:ins w:id="3245" w:author="zhangph" w:date="2017-06-16T15:02:00Z"/>
                    <w:rFonts w:hint="eastAsia"/>
                  </w:rPr>
                </w:rPrChange>
              </w:rPr>
              <w:pPrChange w:id="3246" w:author="zhangph" w:date="2017-06-16T15:02:00Z">
                <w:pPr/>
              </w:pPrChange>
            </w:pPr>
            <w:ins w:id="3247" w:author="zhangph" w:date="2017-06-16T15:02:00Z">
              <w:r w:rsidRPr="00555323">
                <w:rPr>
                  <w:rFonts w:ascii="宋体" w:eastAsia="宋体" w:hAnsi="宋体" w:cs="宋体" w:hint="eastAsia"/>
                  <w:color w:val="000000"/>
                  <w:kern w:val="0"/>
                  <w:sz w:val="22"/>
                  <w:rPrChange w:id="3248" w:author="zhangph" w:date="2017-06-16T15:02:00Z">
                    <w:rPr>
                      <w:rFonts w:hint="eastAsia"/>
                    </w:rPr>
                  </w:rPrChange>
                </w:rPr>
                <w:t xml:space="preserve">　</w:t>
              </w:r>
            </w:ins>
          </w:p>
        </w:tc>
        <w:tc>
          <w:tcPr>
            <w:tcW w:w="1123" w:type="dxa"/>
            <w:vMerge/>
            <w:tcBorders>
              <w:top w:val="nil"/>
              <w:left w:val="single" w:sz="4" w:space="0" w:color="auto"/>
              <w:bottom w:val="nil"/>
              <w:right w:val="single" w:sz="8" w:space="0" w:color="auto"/>
            </w:tcBorders>
            <w:vAlign w:val="center"/>
            <w:hideMark/>
          </w:tcPr>
          <w:p w:rsidR="00555323" w:rsidRPr="00555323" w:rsidRDefault="00555323" w:rsidP="00555323">
            <w:pPr>
              <w:widowControl/>
              <w:jc w:val="left"/>
              <w:rPr>
                <w:ins w:id="3249" w:author="zhangph" w:date="2017-06-16T15:02:00Z"/>
                <w:rFonts w:ascii="宋体" w:eastAsia="宋体" w:hAnsi="宋体" w:cs="宋体"/>
                <w:color w:val="000000"/>
                <w:kern w:val="0"/>
                <w:sz w:val="22"/>
                <w:rPrChange w:id="3250" w:author="zhangph" w:date="2017-06-16T15:02:00Z">
                  <w:rPr>
                    <w:ins w:id="3251" w:author="zhangph" w:date="2017-06-16T15:02:00Z"/>
                  </w:rPr>
                </w:rPrChange>
              </w:rPr>
              <w:pPrChange w:id="3252" w:author="zhangph" w:date="2017-06-16T15:02:00Z">
                <w:pPr/>
              </w:pPrChange>
            </w:pPr>
          </w:p>
        </w:tc>
      </w:tr>
      <w:tr w:rsidR="00555323" w:rsidRPr="00555323" w:rsidTr="00555323">
        <w:trPr>
          <w:divId w:val="1319461733"/>
          <w:trHeight w:val="188"/>
          <w:ins w:id="3253" w:author="zhangph" w:date="2017-06-16T15:02:00Z"/>
        </w:trPr>
        <w:tc>
          <w:tcPr>
            <w:tcW w:w="436" w:type="dxa"/>
            <w:vMerge/>
            <w:tcBorders>
              <w:top w:val="nil"/>
              <w:left w:val="single" w:sz="8" w:space="0" w:color="auto"/>
              <w:bottom w:val="nil"/>
              <w:right w:val="single" w:sz="4" w:space="0" w:color="auto"/>
            </w:tcBorders>
            <w:vAlign w:val="center"/>
            <w:hideMark/>
          </w:tcPr>
          <w:p w:rsidR="00555323" w:rsidRPr="00555323" w:rsidRDefault="00555323" w:rsidP="00555323">
            <w:pPr>
              <w:widowControl/>
              <w:jc w:val="left"/>
              <w:rPr>
                <w:ins w:id="3254" w:author="zhangph" w:date="2017-06-16T15:02:00Z"/>
                <w:rFonts w:ascii="宋体" w:eastAsia="宋体" w:hAnsi="宋体" w:cs="宋体"/>
                <w:color w:val="000000"/>
                <w:kern w:val="0"/>
                <w:sz w:val="22"/>
                <w:rPrChange w:id="3255" w:author="zhangph" w:date="2017-06-16T15:02:00Z">
                  <w:rPr>
                    <w:ins w:id="3256" w:author="zhangph" w:date="2017-06-16T15:02:00Z"/>
                  </w:rPr>
                </w:rPrChange>
              </w:rPr>
              <w:pPrChange w:id="3257" w:author="zhangph" w:date="2017-06-16T15:02:00Z">
                <w:pPr/>
              </w:pPrChange>
            </w:pPr>
          </w:p>
        </w:tc>
        <w:tc>
          <w:tcPr>
            <w:tcW w:w="1457" w:type="dxa"/>
            <w:vMerge/>
            <w:tcBorders>
              <w:top w:val="nil"/>
              <w:left w:val="single" w:sz="4" w:space="0" w:color="auto"/>
              <w:bottom w:val="nil"/>
              <w:right w:val="single" w:sz="4" w:space="0" w:color="auto"/>
            </w:tcBorders>
            <w:vAlign w:val="center"/>
            <w:hideMark/>
          </w:tcPr>
          <w:p w:rsidR="00555323" w:rsidRPr="00555323" w:rsidRDefault="00555323" w:rsidP="00555323">
            <w:pPr>
              <w:widowControl/>
              <w:jc w:val="left"/>
              <w:rPr>
                <w:ins w:id="3258" w:author="zhangph" w:date="2017-06-16T15:02:00Z"/>
                <w:rFonts w:ascii="宋体" w:eastAsia="宋体" w:hAnsi="宋体" w:cs="宋体"/>
                <w:color w:val="000000"/>
                <w:kern w:val="0"/>
                <w:sz w:val="22"/>
                <w:rPrChange w:id="3259" w:author="zhangph" w:date="2017-06-16T15:02:00Z">
                  <w:rPr>
                    <w:ins w:id="3260" w:author="zhangph" w:date="2017-06-16T15:02:00Z"/>
                  </w:rPr>
                </w:rPrChange>
              </w:rPr>
              <w:pPrChange w:id="3261" w:author="zhangph" w:date="2017-06-16T15:02:00Z">
                <w:pPr/>
              </w:pPrChange>
            </w:pPr>
          </w:p>
        </w:tc>
        <w:tc>
          <w:tcPr>
            <w:tcW w:w="3076" w:type="dxa"/>
            <w:vMerge/>
            <w:tcBorders>
              <w:top w:val="nil"/>
              <w:left w:val="single" w:sz="4" w:space="0" w:color="auto"/>
              <w:bottom w:val="nil"/>
              <w:right w:val="single" w:sz="4" w:space="0" w:color="auto"/>
            </w:tcBorders>
            <w:vAlign w:val="center"/>
            <w:hideMark/>
          </w:tcPr>
          <w:p w:rsidR="00555323" w:rsidRPr="00555323" w:rsidRDefault="00555323" w:rsidP="00555323">
            <w:pPr>
              <w:widowControl/>
              <w:jc w:val="left"/>
              <w:rPr>
                <w:ins w:id="3262" w:author="zhangph" w:date="2017-06-16T15:02:00Z"/>
                <w:rFonts w:ascii="宋体" w:eastAsia="宋体" w:hAnsi="宋体" w:cs="宋体"/>
                <w:color w:val="000000"/>
                <w:kern w:val="0"/>
                <w:sz w:val="22"/>
                <w:rPrChange w:id="3263" w:author="zhangph" w:date="2017-06-16T15:02:00Z">
                  <w:rPr>
                    <w:ins w:id="3264" w:author="zhangph" w:date="2017-06-16T15:02:00Z"/>
                  </w:rPr>
                </w:rPrChange>
              </w:rPr>
              <w:pPrChange w:id="3265"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266" w:author="zhangph" w:date="2017-06-16T15:02:00Z"/>
                <w:rFonts w:ascii="宋体" w:eastAsia="宋体" w:hAnsi="宋体" w:cs="宋体" w:hint="eastAsia"/>
                <w:color w:val="000000"/>
                <w:kern w:val="0"/>
                <w:sz w:val="22"/>
                <w:rPrChange w:id="3267" w:author="zhangph" w:date="2017-06-16T15:02:00Z">
                  <w:rPr>
                    <w:ins w:id="3268" w:author="zhangph" w:date="2017-06-16T15:02:00Z"/>
                    <w:rFonts w:hint="eastAsia"/>
                  </w:rPr>
                </w:rPrChange>
              </w:rPr>
              <w:pPrChange w:id="3269" w:author="zhangph" w:date="2017-06-16T15:02:00Z">
                <w:pPr/>
              </w:pPrChange>
            </w:pPr>
            <w:ins w:id="3270" w:author="zhangph" w:date="2017-06-16T15:02:00Z">
              <w:r w:rsidRPr="00555323">
                <w:rPr>
                  <w:rFonts w:ascii="宋体" w:eastAsia="宋体" w:hAnsi="宋体" w:cs="宋体" w:hint="eastAsia"/>
                  <w:color w:val="000000"/>
                  <w:kern w:val="0"/>
                  <w:sz w:val="22"/>
                  <w:rPrChange w:id="3271" w:author="zhangph" w:date="2017-06-16T15:02:00Z">
                    <w:rPr>
                      <w:rFonts w:hint="eastAsia"/>
                    </w:rPr>
                  </w:rPrChange>
                </w:rPr>
                <w:t>案件类别</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272" w:author="zhangph" w:date="2017-06-16T15:02:00Z"/>
                <w:rFonts w:ascii="宋体" w:eastAsia="宋体" w:hAnsi="宋体" w:cs="宋体" w:hint="eastAsia"/>
                <w:color w:val="000000"/>
                <w:kern w:val="0"/>
                <w:sz w:val="22"/>
                <w:rPrChange w:id="3273" w:author="zhangph" w:date="2017-06-16T15:02:00Z">
                  <w:rPr>
                    <w:ins w:id="3274" w:author="zhangph" w:date="2017-06-16T15:02:00Z"/>
                    <w:rFonts w:hint="eastAsia"/>
                  </w:rPr>
                </w:rPrChange>
              </w:rPr>
              <w:pPrChange w:id="3275" w:author="zhangph" w:date="2017-06-16T15:02:00Z">
                <w:pPr/>
              </w:pPrChange>
            </w:pPr>
            <w:ins w:id="3276" w:author="zhangph" w:date="2017-06-16T15:02:00Z">
              <w:r w:rsidRPr="00555323">
                <w:rPr>
                  <w:rFonts w:ascii="宋体" w:eastAsia="宋体" w:hAnsi="宋体" w:cs="宋体" w:hint="eastAsia"/>
                  <w:color w:val="000000"/>
                  <w:kern w:val="0"/>
                  <w:sz w:val="22"/>
                  <w:rPrChange w:id="3277" w:author="zhangph" w:date="2017-06-16T15:02:00Z">
                    <w:rPr>
                      <w:rFonts w:hint="eastAsia"/>
                    </w:rPr>
                  </w:rPrChange>
                </w:rPr>
                <w:t xml:space="preserve">　</w:t>
              </w:r>
            </w:ins>
          </w:p>
        </w:tc>
        <w:tc>
          <w:tcPr>
            <w:tcW w:w="1123" w:type="dxa"/>
            <w:vMerge/>
            <w:tcBorders>
              <w:top w:val="nil"/>
              <w:left w:val="single" w:sz="4" w:space="0" w:color="auto"/>
              <w:bottom w:val="nil"/>
              <w:right w:val="single" w:sz="8" w:space="0" w:color="auto"/>
            </w:tcBorders>
            <w:vAlign w:val="center"/>
            <w:hideMark/>
          </w:tcPr>
          <w:p w:rsidR="00555323" w:rsidRPr="00555323" w:rsidRDefault="00555323" w:rsidP="00555323">
            <w:pPr>
              <w:widowControl/>
              <w:jc w:val="left"/>
              <w:rPr>
                <w:ins w:id="3278" w:author="zhangph" w:date="2017-06-16T15:02:00Z"/>
                <w:rFonts w:ascii="宋体" w:eastAsia="宋体" w:hAnsi="宋体" w:cs="宋体"/>
                <w:color w:val="000000"/>
                <w:kern w:val="0"/>
                <w:sz w:val="22"/>
                <w:rPrChange w:id="3279" w:author="zhangph" w:date="2017-06-16T15:02:00Z">
                  <w:rPr>
                    <w:ins w:id="3280" w:author="zhangph" w:date="2017-06-16T15:02:00Z"/>
                  </w:rPr>
                </w:rPrChange>
              </w:rPr>
              <w:pPrChange w:id="3281" w:author="zhangph" w:date="2017-06-16T15:02:00Z">
                <w:pPr/>
              </w:pPrChange>
            </w:pPr>
          </w:p>
        </w:tc>
      </w:tr>
      <w:tr w:rsidR="00555323" w:rsidRPr="00555323" w:rsidTr="00555323">
        <w:trPr>
          <w:divId w:val="1319461733"/>
          <w:trHeight w:val="188"/>
          <w:ins w:id="3282" w:author="zhangph" w:date="2017-06-16T15:02:00Z"/>
        </w:trPr>
        <w:tc>
          <w:tcPr>
            <w:tcW w:w="436" w:type="dxa"/>
            <w:vMerge/>
            <w:tcBorders>
              <w:top w:val="nil"/>
              <w:left w:val="single" w:sz="8" w:space="0" w:color="auto"/>
              <w:bottom w:val="nil"/>
              <w:right w:val="single" w:sz="4" w:space="0" w:color="auto"/>
            </w:tcBorders>
            <w:vAlign w:val="center"/>
            <w:hideMark/>
          </w:tcPr>
          <w:p w:rsidR="00555323" w:rsidRPr="00555323" w:rsidRDefault="00555323" w:rsidP="00555323">
            <w:pPr>
              <w:widowControl/>
              <w:jc w:val="left"/>
              <w:rPr>
                <w:ins w:id="3283" w:author="zhangph" w:date="2017-06-16T15:02:00Z"/>
                <w:rFonts w:ascii="宋体" w:eastAsia="宋体" w:hAnsi="宋体" w:cs="宋体"/>
                <w:color w:val="000000"/>
                <w:kern w:val="0"/>
                <w:sz w:val="22"/>
                <w:rPrChange w:id="3284" w:author="zhangph" w:date="2017-06-16T15:02:00Z">
                  <w:rPr>
                    <w:ins w:id="3285" w:author="zhangph" w:date="2017-06-16T15:02:00Z"/>
                  </w:rPr>
                </w:rPrChange>
              </w:rPr>
              <w:pPrChange w:id="3286" w:author="zhangph" w:date="2017-06-16T15:02:00Z">
                <w:pPr/>
              </w:pPrChange>
            </w:pPr>
          </w:p>
        </w:tc>
        <w:tc>
          <w:tcPr>
            <w:tcW w:w="1457" w:type="dxa"/>
            <w:vMerge/>
            <w:tcBorders>
              <w:top w:val="nil"/>
              <w:left w:val="single" w:sz="4" w:space="0" w:color="auto"/>
              <w:bottom w:val="nil"/>
              <w:right w:val="single" w:sz="4" w:space="0" w:color="auto"/>
            </w:tcBorders>
            <w:vAlign w:val="center"/>
            <w:hideMark/>
          </w:tcPr>
          <w:p w:rsidR="00555323" w:rsidRPr="00555323" w:rsidRDefault="00555323" w:rsidP="00555323">
            <w:pPr>
              <w:widowControl/>
              <w:jc w:val="left"/>
              <w:rPr>
                <w:ins w:id="3287" w:author="zhangph" w:date="2017-06-16T15:02:00Z"/>
                <w:rFonts w:ascii="宋体" w:eastAsia="宋体" w:hAnsi="宋体" w:cs="宋体"/>
                <w:color w:val="000000"/>
                <w:kern w:val="0"/>
                <w:sz w:val="22"/>
                <w:rPrChange w:id="3288" w:author="zhangph" w:date="2017-06-16T15:02:00Z">
                  <w:rPr>
                    <w:ins w:id="3289" w:author="zhangph" w:date="2017-06-16T15:02:00Z"/>
                  </w:rPr>
                </w:rPrChange>
              </w:rPr>
              <w:pPrChange w:id="3290" w:author="zhangph" w:date="2017-06-16T15:02:00Z">
                <w:pPr/>
              </w:pPrChange>
            </w:pPr>
          </w:p>
        </w:tc>
        <w:tc>
          <w:tcPr>
            <w:tcW w:w="3076" w:type="dxa"/>
            <w:vMerge/>
            <w:tcBorders>
              <w:top w:val="nil"/>
              <w:left w:val="single" w:sz="4" w:space="0" w:color="auto"/>
              <w:bottom w:val="nil"/>
              <w:right w:val="single" w:sz="4" w:space="0" w:color="auto"/>
            </w:tcBorders>
            <w:vAlign w:val="center"/>
            <w:hideMark/>
          </w:tcPr>
          <w:p w:rsidR="00555323" w:rsidRPr="00555323" w:rsidRDefault="00555323" w:rsidP="00555323">
            <w:pPr>
              <w:widowControl/>
              <w:jc w:val="left"/>
              <w:rPr>
                <w:ins w:id="3291" w:author="zhangph" w:date="2017-06-16T15:02:00Z"/>
                <w:rFonts w:ascii="宋体" w:eastAsia="宋体" w:hAnsi="宋体" w:cs="宋体"/>
                <w:color w:val="000000"/>
                <w:kern w:val="0"/>
                <w:sz w:val="22"/>
                <w:rPrChange w:id="3292" w:author="zhangph" w:date="2017-06-16T15:02:00Z">
                  <w:rPr>
                    <w:ins w:id="3293" w:author="zhangph" w:date="2017-06-16T15:02:00Z"/>
                  </w:rPr>
                </w:rPrChange>
              </w:rPr>
              <w:pPrChange w:id="3294" w:author="zhangph" w:date="2017-06-16T15:02:00Z">
                <w:pPr/>
              </w:pPrChange>
            </w:pPr>
          </w:p>
        </w:tc>
        <w:tc>
          <w:tcPr>
            <w:tcW w:w="1324"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3295" w:author="zhangph" w:date="2017-06-16T15:02:00Z"/>
                <w:rFonts w:ascii="宋体" w:eastAsia="宋体" w:hAnsi="宋体" w:cs="宋体" w:hint="eastAsia"/>
                <w:color w:val="000000"/>
                <w:kern w:val="0"/>
                <w:sz w:val="22"/>
                <w:rPrChange w:id="3296" w:author="zhangph" w:date="2017-06-16T15:02:00Z">
                  <w:rPr>
                    <w:ins w:id="3297" w:author="zhangph" w:date="2017-06-16T15:02:00Z"/>
                    <w:rFonts w:hint="eastAsia"/>
                  </w:rPr>
                </w:rPrChange>
              </w:rPr>
              <w:pPrChange w:id="3298" w:author="zhangph" w:date="2017-06-16T15:02:00Z">
                <w:pPr/>
              </w:pPrChange>
            </w:pPr>
            <w:ins w:id="3299" w:author="zhangph" w:date="2017-06-16T15:02:00Z">
              <w:r w:rsidRPr="00555323">
                <w:rPr>
                  <w:rFonts w:ascii="宋体" w:eastAsia="宋体" w:hAnsi="宋体" w:cs="宋体" w:hint="eastAsia"/>
                  <w:color w:val="000000"/>
                  <w:kern w:val="0"/>
                  <w:sz w:val="22"/>
                  <w:rPrChange w:id="3300" w:author="zhangph" w:date="2017-06-16T15:02:00Z">
                    <w:rPr>
                      <w:rFonts w:hint="eastAsia"/>
                    </w:rPr>
                  </w:rPrChange>
                </w:rPr>
                <w:t>身份证号码</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301" w:author="zhangph" w:date="2017-06-16T15:02:00Z"/>
                <w:rFonts w:ascii="宋体" w:eastAsia="宋体" w:hAnsi="宋体" w:cs="宋体" w:hint="eastAsia"/>
                <w:color w:val="000000"/>
                <w:kern w:val="0"/>
                <w:sz w:val="22"/>
                <w:rPrChange w:id="3302" w:author="zhangph" w:date="2017-06-16T15:02:00Z">
                  <w:rPr>
                    <w:ins w:id="3303" w:author="zhangph" w:date="2017-06-16T15:02:00Z"/>
                    <w:rFonts w:hint="eastAsia"/>
                  </w:rPr>
                </w:rPrChange>
              </w:rPr>
              <w:pPrChange w:id="3304" w:author="zhangph" w:date="2017-06-16T15:02:00Z">
                <w:pPr/>
              </w:pPrChange>
            </w:pPr>
            <w:ins w:id="3305" w:author="zhangph" w:date="2017-06-16T15:02:00Z">
              <w:r w:rsidRPr="00555323">
                <w:rPr>
                  <w:rFonts w:ascii="宋体" w:eastAsia="宋体" w:hAnsi="宋体" w:cs="宋体" w:hint="eastAsia"/>
                  <w:color w:val="000000"/>
                  <w:kern w:val="0"/>
                  <w:sz w:val="22"/>
                  <w:rPrChange w:id="3306" w:author="zhangph" w:date="2017-06-16T15:02:00Z">
                    <w:rPr>
                      <w:rFonts w:hint="eastAsia"/>
                    </w:rPr>
                  </w:rPrChange>
                </w:rPr>
                <w:t xml:space="preserve">　</w:t>
              </w:r>
            </w:ins>
          </w:p>
        </w:tc>
        <w:tc>
          <w:tcPr>
            <w:tcW w:w="1123" w:type="dxa"/>
            <w:vMerge/>
            <w:tcBorders>
              <w:top w:val="nil"/>
              <w:left w:val="single" w:sz="4" w:space="0" w:color="auto"/>
              <w:bottom w:val="nil"/>
              <w:right w:val="single" w:sz="8" w:space="0" w:color="auto"/>
            </w:tcBorders>
            <w:vAlign w:val="center"/>
            <w:hideMark/>
          </w:tcPr>
          <w:p w:rsidR="00555323" w:rsidRPr="00555323" w:rsidRDefault="00555323" w:rsidP="00555323">
            <w:pPr>
              <w:widowControl/>
              <w:jc w:val="left"/>
              <w:rPr>
                <w:ins w:id="3307" w:author="zhangph" w:date="2017-06-16T15:02:00Z"/>
                <w:rFonts w:ascii="宋体" w:eastAsia="宋体" w:hAnsi="宋体" w:cs="宋体"/>
                <w:color w:val="000000"/>
                <w:kern w:val="0"/>
                <w:sz w:val="22"/>
                <w:rPrChange w:id="3308" w:author="zhangph" w:date="2017-06-16T15:02:00Z">
                  <w:rPr>
                    <w:ins w:id="3309" w:author="zhangph" w:date="2017-06-16T15:02:00Z"/>
                  </w:rPr>
                </w:rPrChange>
              </w:rPr>
              <w:pPrChange w:id="3310" w:author="zhangph" w:date="2017-06-16T15:02:00Z">
                <w:pPr/>
              </w:pPrChange>
            </w:pPr>
          </w:p>
        </w:tc>
      </w:tr>
      <w:tr w:rsidR="00555323" w:rsidRPr="00555323" w:rsidTr="00555323">
        <w:trPr>
          <w:divId w:val="1319461733"/>
          <w:trHeight w:val="188"/>
          <w:ins w:id="3311" w:author="zhangph" w:date="2017-06-16T15:02:00Z"/>
        </w:trPr>
        <w:tc>
          <w:tcPr>
            <w:tcW w:w="436" w:type="dxa"/>
            <w:vMerge/>
            <w:tcBorders>
              <w:top w:val="nil"/>
              <w:left w:val="single" w:sz="8" w:space="0" w:color="auto"/>
              <w:bottom w:val="nil"/>
              <w:right w:val="single" w:sz="4" w:space="0" w:color="auto"/>
            </w:tcBorders>
            <w:vAlign w:val="center"/>
            <w:hideMark/>
          </w:tcPr>
          <w:p w:rsidR="00555323" w:rsidRPr="00555323" w:rsidRDefault="00555323" w:rsidP="00555323">
            <w:pPr>
              <w:widowControl/>
              <w:jc w:val="left"/>
              <w:rPr>
                <w:ins w:id="3312" w:author="zhangph" w:date="2017-06-16T15:02:00Z"/>
                <w:rFonts w:ascii="宋体" w:eastAsia="宋体" w:hAnsi="宋体" w:cs="宋体"/>
                <w:color w:val="000000"/>
                <w:kern w:val="0"/>
                <w:sz w:val="22"/>
                <w:rPrChange w:id="3313" w:author="zhangph" w:date="2017-06-16T15:02:00Z">
                  <w:rPr>
                    <w:ins w:id="3314" w:author="zhangph" w:date="2017-06-16T15:02:00Z"/>
                  </w:rPr>
                </w:rPrChange>
              </w:rPr>
              <w:pPrChange w:id="3315" w:author="zhangph" w:date="2017-06-16T15:02:00Z">
                <w:pPr/>
              </w:pPrChange>
            </w:pPr>
          </w:p>
        </w:tc>
        <w:tc>
          <w:tcPr>
            <w:tcW w:w="1457" w:type="dxa"/>
            <w:vMerge/>
            <w:tcBorders>
              <w:top w:val="nil"/>
              <w:left w:val="single" w:sz="4" w:space="0" w:color="auto"/>
              <w:bottom w:val="nil"/>
              <w:right w:val="single" w:sz="4" w:space="0" w:color="auto"/>
            </w:tcBorders>
            <w:vAlign w:val="center"/>
            <w:hideMark/>
          </w:tcPr>
          <w:p w:rsidR="00555323" w:rsidRPr="00555323" w:rsidRDefault="00555323" w:rsidP="00555323">
            <w:pPr>
              <w:widowControl/>
              <w:jc w:val="left"/>
              <w:rPr>
                <w:ins w:id="3316" w:author="zhangph" w:date="2017-06-16T15:02:00Z"/>
                <w:rFonts w:ascii="宋体" w:eastAsia="宋体" w:hAnsi="宋体" w:cs="宋体"/>
                <w:color w:val="000000"/>
                <w:kern w:val="0"/>
                <w:sz w:val="22"/>
                <w:rPrChange w:id="3317" w:author="zhangph" w:date="2017-06-16T15:02:00Z">
                  <w:rPr>
                    <w:ins w:id="3318" w:author="zhangph" w:date="2017-06-16T15:02:00Z"/>
                  </w:rPr>
                </w:rPrChange>
              </w:rPr>
              <w:pPrChange w:id="3319" w:author="zhangph" w:date="2017-06-16T15:02:00Z">
                <w:pPr/>
              </w:pPrChange>
            </w:pPr>
          </w:p>
        </w:tc>
        <w:tc>
          <w:tcPr>
            <w:tcW w:w="3076" w:type="dxa"/>
            <w:vMerge/>
            <w:tcBorders>
              <w:top w:val="nil"/>
              <w:left w:val="single" w:sz="4" w:space="0" w:color="auto"/>
              <w:bottom w:val="nil"/>
              <w:right w:val="single" w:sz="4" w:space="0" w:color="auto"/>
            </w:tcBorders>
            <w:vAlign w:val="center"/>
            <w:hideMark/>
          </w:tcPr>
          <w:p w:rsidR="00555323" w:rsidRPr="00555323" w:rsidRDefault="00555323" w:rsidP="00555323">
            <w:pPr>
              <w:widowControl/>
              <w:jc w:val="left"/>
              <w:rPr>
                <w:ins w:id="3320" w:author="zhangph" w:date="2017-06-16T15:02:00Z"/>
                <w:rFonts w:ascii="宋体" w:eastAsia="宋体" w:hAnsi="宋体" w:cs="宋体"/>
                <w:color w:val="000000"/>
                <w:kern w:val="0"/>
                <w:sz w:val="22"/>
                <w:rPrChange w:id="3321" w:author="zhangph" w:date="2017-06-16T15:02:00Z">
                  <w:rPr>
                    <w:ins w:id="3322" w:author="zhangph" w:date="2017-06-16T15:02:00Z"/>
                  </w:rPr>
                </w:rPrChange>
              </w:rPr>
              <w:pPrChange w:id="3323" w:author="zhangph" w:date="2017-06-16T15:02:00Z">
                <w:pPr/>
              </w:pPrChange>
            </w:pPr>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324" w:author="zhangph" w:date="2017-06-16T15:02:00Z"/>
                <w:rFonts w:ascii="宋体" w:eastAsia="宋体" w:hAnsi="宋体" w:cs="宋体" w:hint="eastAsia"/>
                <w:color w:val="000000"/>
                <w:kern w:val="0"/>
                <w:sz w:val="22"/>
                <w:rPrChange w:id="3325" w:author="zhangph" w:date="2017-06-16T15:02:00Z">
                  <w:rPr>
                    <w:ins w:id="3326" w:author="zhangph" w:date="2017-06-16T15:02:00Z"/>
                    <w:rFonts w:hint="eastAsia"/>
                  </w:rPr>
                </w:rPrChange>
              </w:rPr>
              <w:pPrChange w:id="3327" w:author="zhangph" w:date="2017-06-16T15:02:00Z">
                <w:pPr/>
              </w:pPrChange>
            </w:pPr>
            <w:ins w:id="3328" w:author="zhangph" w:date="2017-06-16T15:02:00Z">
              <w:r w:rsidRPr="00555323">
                <w:rPr>
                  <w:rFonts w:ascii="宋体" w:eastAsia="宋体" w:hAnsi="宋体" w:cs="宋体" w:hint="eastAsia"/>
                  <w:color w:val="000000"/>
                  <w:kern w:val="0"/>
                  <w:sz w:val="22"/>
                  <w:rPrChange w:id="3329" w:author="zhangph" w:date="2017-06-16T15:02:00Z">
                    <w:rPr>
                      <w:rFonts w:hint="eastAsia"/>
                    </w:rPr>
                  </w:rPrChange>
                </w:rPr>
                <w:t>注销标志</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330" w:author="zhangph" w:date="2017-06-16T15:02:00Z"/>
                <w:rFonts w:ascii="宋体" w:eastAsia="宋体" w:hAnsi="宋体" w:cs="宋体" w:hint="eastAsia"/>
                <w:color w:val="000000"/>
                <w:kern w:val="0"/>
                <w:sz w:val="22"/>
                <w:rPrChange w:id="3331" w:author="zhangph" w:date="2017-06-16T15:02:00Z">
                  <w:rPr>
                    <w:ins w:id="3332" w:author="zhangph" w:date="2017-06-16T15:02:00Z"/>
                    <w:rFonts w:hint="eastAsia"/>
                  </w:rPr>
                </w:rPrChange>
              </w:rPr>
              <w:pPrChange w:id="3333" w:author="zhangph" w:date="2017-06-16T15:02:00Z">
                <w:pPr/>
              </w:pPrChange>
            </w:pPr>
            <w:ins w:id="3334" w:author="zhangph" w:date="2017-06-16T15:02:00Z">
              <w:r w:rsidRPr="00555323">
                <w:rPr>
                  <w:rFonts w:ascii="宋体" w:eastAsia="宋体" w:hAnsi="宋体" w:cs="宋体" w:hint="eastAsia"/>
                  <w:color w:val="000000"/>
                  <w:kern w:val="0"/>
                  <w:sz w:val="22"/>
                  <w:rPrChange w:id="3335" w:author="zhangph" w:date="2017-06-16T15:02:00Z">
                    <w:rPr>
                      <w:rFonts w:hint="eastAsia"/>
                    </w:rPr>
                  </w:rPrChange>
                </w:rPr>
                <w:t>"</w:t>
              </w:r>
              <w:r w:rsidRPr="00555323">
                <w:rPr>
                  <w:rFonts w:ascii="宋体" w:eastAsia="宋体" w:hAnsi="宋体" w:cs="宋体" w:hint="eastAsia"/>
                  <w:color w:val="000000"/>
                  <w:kern w:val="0"/>
                  <w:sz w:val="22"/>
                  <w:rPrChange w:id="3336" w:author="zhangph" w:date="2017-06-16T15:02:00Z">
                    <w:rPr>
                      <w:rFonts w:hint="eastAsia"/>
                    </w:rPr>
                  </w:rPrChange>
                </w:rPr>
                <w:t>未注销</w:t>
              </w:r>
              <w:r w:rsidRPr="00555323">
                <w:rPr>
                  <w:rFonts w:ascii="宋体" w:eastAsia="宋体" w:hAnsi="宋体" w:cs="宋体" w:hint="eastAsia"/>
                  <w:color w:val="000000"/>
                  <w:kern w:val="0"/>
                  <w:sz w:val="22"/>
                  <w:rPrChange w:id="3337" w:author="zhangph" w:date="2017-06-16T15:02:00Z">
                    <w:rPr>
                      <w:rFonts w:hint="eastAsia"/>
                    </w:rPr>
                  </w:rPrChange>
                </w:rPr>
                <w:t>"</w:t>
              </w:r>
            </w:ins>
          </w:p>
        </w:tc>
        <w:tc>
          <w:tcPr>
            <w:tcW w:w="1123" w:type="dxa"/>
            <w:vMerge/>
            <w:tcBorders>
              <w:top w:val="nil"/>
              <w:left w:val="single" w:sz="4" w:space="0" w:color="auto"/>
              <w:bottom w:val="nil"/>
              <w:right w:val="single" w:sz="8" w:space="0" w:color="auto"/>
            </w:tcBorders>
            <w:vAlign w:val="center"/>
            <w:hideMark/>
          </w:tcPr>
          <w:p w:rsidR="00555323" w:rsidRPr="00555323" w:rsidRDefault="00555323" w:rsidP="00555323">
            <w:pPr>
              <w:widowControl/>
              <w:jc w:val="left"/>
              <w:rPr>
                <w:ins w:id="3338" w:author="zhangph" w:date="2017-06-16T15:02:00Z"/>
                <w:rFonts w:ascii="宋体" w:eastAsia="宋体" w:hAnsi="宋体" w:cs="宋体"/>
                <w:color w:val="000000"/>
                <w:kern w:val="0"/>
                <w:sz w:val="22"/>
                <w:rPrChange w:id="3339" w:author="zhangph" w:date="2017-06-16T15:02:00Z">
                  <w:rPr>
                    <w:ins w:id="3340" w:author="zhangph" w:date="2017-06-16T15:02:00Z"/>
                  </w:rPr>
                </w:rPrChange>
              </w:rPr>
              <w:pPrChange w:id="3341" w:author="zhangph" w:date="2017-06-16T15:02:00Z">
                <w:pPr/>
              </w:pPrChange>
            </w:pPr>
          </w:p>
        </w:tc>
      </w:tr>
      <w:tr w:rsidR="00555323" w:rsidRPr="00555323" w:rsidTr="00555323">
        <w:trPr>
          <w:divId w:val="1319461733"/>
          <w:trHeight w:val="188"/>
          <w:ins w:id="3342" w:author="zhangph" w:date="2017-06-16T15:02:00Z"/>
        </w:trPr>
        <w:tc>
          <w:tcPr>
            <w:tcW w:w="436" w:type="dxa"/>
            <w:vMerge w:val="restart"/>
            <w:tcBorders>
              <w:top w:val="single" w:sz="4" w:space="0" w:color="auto"/>
              <w:left w:val="single" w:sz="8"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343" w:author="zhangph" w:date="2017-06-16T15:02:00Z"/>
                <w:rFonts w:ascii="宋体" w:eastAsia="宋体" w:hAnsi="宋体" w:cs="宋体" w:hint="eastAsia"/>
                <w:color w:val="000000"/>
                <w:kern w:val="0"/>
                <w:sz w:val="22"/>
                <w:rPrChange w:id="3344" w:author="zhangph" w:date="2017-06-16T15:02:00Z">
                  <w:rPr>
                    <w:ins w:id="3345" w:author="zhangph" w:date="2017-06-16T15:02:00Z"/>
                    <w:rFonts w:hint="eastAsia"/>
                  </w:rPr>
                </w:rPrChange>
              </w:rPr>
              <w:pPrChange w:id="3346" w:author="zhangph" w:date="2017-06-16T15:02:00Z">
                <w:pPr>
                  <w:jc w:val="center"/>
                </w:pPr>
              </w:pPrChange>
            </w:pPr>
            <w:ins w:id="3347" w:author="zhangph" w:date="2017-06-16T15:02:00Z">
              <w:r w:rsidRPr="00555323">
                <w:rPr>
                  <w:rFonts w:ascii="宋体" w:eastAsia="宋体" w:hAnsi="宋体" w:cs="宋体" w:hint="eastAsia"/>
                  <w:color w:val="000000"/>
                  <w:kern w:val="0"/>
                  <w:sz w:val="22"/>
                  <w:rPrChange w:id="3348" w:author="zhangph" w:date="2017-06-16T15:02:00Z">
                    <w:rPr>
                      <w:rFonts w:hint="eastAsia"/>
                    </w:rPr>
                  </w:rPrChange>
                </w:rPr>
                <w:t>3</w:t>
              </w:r>
            </w:ins>
          </w:p>
        </w:tc>
        <w:tc>
          <w:tcPr>
            <w:tcW w:w="1457"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349" w:author="zhangph" w:date="2017-06-16T15:02:00Z"/>
                <w:rFonts w:ascii="宋体" w:eastAsia="宋体" w:hAnsi="宋体" w:cs="宋体" w:hint="eastAsia"/>
                <w:color w:val="000000"/>
                <w:kern w:val="0"/>
                <w:sz w:val="22"/>
                <w:rPrChange w:id="3350" w:author="zhangph" w:date="2017-06-16T15:02:00Z">
                  <w:rPr>
                    <w:ins w:id="3351" w:author="zhangph" w:date="2017-06-16T15:02:00Z"/>
                    <w:rFonts w:hint="eastAsia"/>
                  </w:rPr>
                </w:rPrChange>
              </w:rPr>
              <w:pPrChange w:id="3352" w:author="zhangph" w:date="2017-06-16T15:02:00Z">
                <w:pPr>
                  <w:jc w:val="center"/>
                </w:pPr>
              </w:pPrChange>
            </w:pPr>
            <w:ins w:id="3353" w:author="zhangph" w:date="2017-06-16T15:02:00Z">
              <w:r w:rsidRPr="00555323">
                <w:rPr>
                  <w:rFonts w:ascii="宋体" w:eastAsia="宋体" w:hAnsi="宋体" w:cs="宋体" w:hint="eastAsia"/>
                  <w:color w:val="000000"/>
                  <w:kern w:val="0"/>
                  <w:sz w:val="22"/>
                  <w:rPrChange w:id="3354" w:author="zhangph" w:date="2017-06-16T15:02:00Z">
                    <w:rPr>
                      <w:rFonts w:hint="eastAsia"/>
                    </w:rPr>
                  </w:rPrChange>
                </w:rPr>
                <w:t>全国重点人员</w:t>
              </w:r>
            </w:ins>
          </w:p>
        </w:tc>
        <w:tc>
          <w:tcPr>
            <w:tcW w:w="3076"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355" w:author="zhangph" w:date="2017-06-16T15:02:00Z"/>
                <w:rFonts w:ascii="宋体" w:eastAsia="宋体" w:hAnsi="宋体" w:cs="宋体" w:hint="eastAsia"/>
                <w:color w:val="000000"/>
                <w:kern w:val="0"/>
                <w:sz w:val="22"/>
                <w:rPrChange w:id="3356" w:author="zhangph" w:date="2017-06-16T15:02:00Z">
                  <w:rPr>
                    <w:ins w:id="3357" w:author="zhangph" w:date="2017-06-16T15:02:00Z"/>
                    <w:rFonts w:hint="eastAsia"/>
                  </w:rPr>
                </w:rPrChange>
              </w:rPr>
              <w:pPrChange w:id="3358" w:author="zhangph" w:date="2017-06-16T15:02:00Z">
                <w:pPr>
                  <w:jc w:val="center"/>
                </w:pPr>
              </w:pPrChange>
            </w:pPr>
            <w:proofErr w:type="spellStart"/>
            <w:ins w:id="3359" w:author="zhangph" w:date="2017-06-16T15:02:00Z">
              <w:r w:rsidRPr="00555323">
                <w:rPr>
                  <w:rFonts w:ascii="宋体" w:eastAsia="宋体" w:hAnsi="宋体" w:cs="宋体" w:hint="eastAsia"/>
                  <w:color w:val="000000"/>
                  <w:kern w:val="0"/>
                  <w:sz w:val="22"/>
                  <w:rPrChange w:id="3360" w:author="zhangph" w:date="2017-06-16T15:02:00Z">
                    <w:rPr>
                      <w:rFonts w:hint="eastAsia"/>
                    </w:rPr>
                  </w:rPrChange>
                </w:rPr>
                <w:t>gazhk_QBPT_ZDRYJBXX</w:t>
              </w:r>
              <w:proofErr w:type="spellEnd"/>
            </w:ins>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361" w:author="zhangph" w:date="2017-06-16T15:02:00Z"/>
                <w:rFonts w:ascii="宋体" w:eastAsia="宋体" w:hAnsi="宋体" w:cs="宋体" w:hint="eastAsia"/>
                <w:color w:val="000000"/>
                <w:kern w:val="0"/>
                <w:sz w:val="22"/>
                <w:rPrChange w:id="3362" w:author="zhangph" w:date="2017-06-16T15:02:00Z">
                  <w:rPr>
                    <w:ins w:id="3363" w:author="zhangph" w:date="2017-06-16T15:02:00Z"/>
                    <w:rFonts w:hint="eastAsia"/>
                  </w:rPr>
                </w:rPrChange>
              </w:rPr>
              <w:pPrChange w:id="3364" w:author="zhangph" w:date="2017-06-16T15:02:00Z">
                <w:pPr>
                  <w:jc w:val="left"/>
                </w:pPr>
              </w:pPrChange>
            </w:pPr>
            <w:ins w:id="3365" w:author="zhangph" w:date="2017-06-16T15:02:00Z">
              <w:r w:rsidRPr="00555323">
                <w:rPr>
                  <w:rFonts w:ascii="宋体" w:eastAsia="宋体" w:hAnsi="宋体" w:cs="宋体" w:hint="eastAsia"/>
                  <w:color w:val="000000"/>
                  <w:kern w:val="0"/>
                  <w:sz w:val="22"/>
                  <w:rPrChange w:id="3366" w:author="zhangph" w:date="2017-06-16T15:02:00Z">
                    <w:rPr>
                      <w:rFonts w:hint="eastAsia"/>
                    </w:rPr>
                  </w:rPrChange>
                </w:rPr>
                <w:t>人员类别</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367" w:author="zhangph" w:date="2017-06-16T15:02:00Z"/>
                <w:rFonts w:ascii="宋体" w:eastAsia="宋体" w:hAnsi="宋体" w:cs="宋体" w:hint="eastAsia"/>
                <w:color w:val="000000"/>
                <w:kern w:val="0"/>
                <w:sz w:val="22"/>
                <w:rPrChange w:id="3368" w:author="zhangph" w:date="2017-06-16T15:02:00Z">
                  <w:rPr>
                    <w:ins w:id="3369" w:author="zhangph" w:date="2017-06-16T15:02:00Z"/>
                    <w:rFonts w:hint="eastAsia"/>
                  </w:rPr>
                </w:rPrChange>
              </w:rPr>
              <w:pPrChange w:id="3370" w:author="zhangph" w:date="2017-06-16T15:02:00Z">
                <w:pPr/>
              </w:pPrChange>
            </w:pPr>
            <w:ins w:id="3371" w:author="zhangph" w:date="2017-06-16T15:02:00Z">
              <w:r w:rsidRPr="00555323">
                <w:rPr>
                  <w:rFonts w:ascii="宋体" w:eastAsia="宋体" w:hAnsi="宋体" w:cs="宋体" w:hint="eastAsia"/>
                  <w:color w:val="000000"/>
                  <w:kern w:val="0"/>
                  <w:sz w:val="22"/>
                  <w:rPrChange w:id="3372" w:author="zhangph" w:date="2017-06-16T15:02:00Z">
                    <w:rPr>
                      <w:rFonts w:hint="eastAsia"/>
                    </w:rPr>
                  </w:rPrChange>
                </w:rPr>
                <w:t xml:space="preserve">　</w:t>
              </w:r>
            </w:ins>
          </w:p>
        </w:tc>
        <w:tc>
          <w:tcPr>
            <w:tcW w:w="1123" w:type="dxa"/>
            <w:vMerge w:val="restart"/>
            <w:tcBorders>
              <w:top w:val="single" w:sz="4" w:space="0" w:color="auto"/>
              <w:left w:val="single" w:sz="4" w:space="0" w:color="auto"/>
              <w:bottom w:val="nil"/>
              <w:right w:val="single" w:sz="8" w:space="0" w:color="auto"/>
            </w:tcBorders>
            <w:shd w:val="clear" w:color="auto" w:fill="auto"/>
            <w:noWrap/>
            <w:vAlign w:val="center"/>
            <w:hideMark/>
          </w:tcPr>
          <w:p w:rsidR="00555323" w:rsidRPr="00555323" w:rsidRDefault="00555323" w:rsidP="00555323">
            <w:pPr>
              <w:widowControl/>
              <w:jc w:val="center"/>
              <w:rPr>
                <w:ins w:id="3373" w:author="zhangph" w:date="2017-06-16T15:02:00Z"/>
                <w:rFonts w:ascii="宋体" w:eastAsia="宋体" w:hAnsi="宋体" w:cs="宋体" w:hint="eastAsia"/>
                <w:color w:val="000000"/>
                <w:kern w:val="0"/>
                <w:sz w:val="22"/>
                <w:rPrChange w:id="3374" w:author="zhangph" w:date="2017-06-16T15:02:00Z">
                  <w:rPr>
                    <w:ins w:id="3375" w:author="zhangph" w:date="2017-06-16T15:02:00Z"/>
                    <w:rFonts w:hint="eastAsia"/>
                  </w:rPr>
                </w:rPrChange>
              </w:rPr>
              <w:pPrChange w:id="3376" w:author="zhangph" w:date="2017-06-16T15:02:00Z">
                <w:pPr>
                  <w:jc w:val="center"/>
                </w:pPr>
              </w:pPrChange>
            </w:pPr>
            <w:ins w:id="3377" w:author="zhangph" w:date="2017-06-16T15:02:00Z">
              <w:r w:rsidRPr="00555323">
                <w:rPr>
                  <w:rFonts w:ascii="宋体" w:eastAsia="宋体" w:hAnsi="宋体" w:cs="宋体" w:hint="eastAsia"/>
                  <w:color w:val="000000"/>
                  <w:kern w:val="0"/>
                  <w:sz w:val="22"/>
                  <w:rPrChange w:id="3378" w:author="zhangph" w:date="2017-06-16T15:02:00Z">
                    <w:rPr>
                      <w:rFonts w:hint="eastAsia"/>
                    </w:rPr>
                  </w:rPrChange>
                </w:rPr>
                <w:t>市云</w:t>
              </w:r>
            </w:ins>
          </w:p>
        </w:tc>
      </w:tr>
      <w:tr w:rsidR="00555323" w:rsidRPr="00555323" w:rsidTr="00555323">
        <w:trPr>
          <w:divId w:val="1319461733"/>
          <w:trHeight w:val="188"/>
          <w:ins w:id="3379"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380" w:author="zhangph" w:date="2017-06-16T15:02:00Z"/>
                <w:rFonts w:ascii="宋体" w:eastAsia="宋体" w:hAnsi="宋体" w:cs="宋体"/>
                <w:color w:val="000000"/>
                <w:kern w:val="0"/>
                <w:sz w:val="22"/>
                <w:rPrChange w:id="3381" w:author="zhangph" w:date="2017-06-16T15:02:00Z">
                  <w:rPr>
                    <w:ins w:id="3382" w:author="zhangph" w:date="2017-06-16T15:02:00Z"/>
                  </w:rPr>
                </w:rPrChange>
              </w:rPr>
              <w:pPrChange w:id="3383"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384" w:author="zhangph" w:date="2017-06-16T15:02:00Z"/>
                <w:rFonts w:ascii="宋体" w:eastAsia="宋体" w:hAnsi="宋体" w:cs="宋体"/>
                <w:color w:val="000000"/>
                <w:kern w:val="0"/>
                <w:sz w:val="22"/>
                <w:rPrChange w:id="3385" w:author="zhangph" w:date="2017-06-16T15:02:00Z">
                  <w:rPr>
                    <w:ins w:id="3386" w:author="zhangph" w:date="2017-06-16T15:02:00Z"/>
                  </w:rPr>
                </w:rPrChange>
              </w:rPr>
              <w:pPrChange w:id="3387"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388" w:author="zhangph" w:date="2017-06-16T15:02:00Z"/>
                <w:rFonts w:ascii="宋体" w:eastAsia="宋体" w:hAnsi="宋体" w:cs="宋体"/>
                <w:color w:val="000000"/>
                <w:kern w:val="0"/>
                <w:sz w:val="22"/>
                <w:rPrChange w:id="3389" w:author="zhangph" w:date="2017-06-16T15:02:00Z">
                  <w:rPr>
                    <w:ins w:id="3390" w:author="zhangph" w:date="2017-06-16T15:02:00Z"/>
                  </w:rPr>
                </w:rPrChange>
              </w:rPr>
              <w:pPrChange w:id="3391"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392" w:author="zhangph" w:date="2017-06-16T15:02:00Z"/>
                <w:rFonts w:ascii="宋体" w:eastAsia="宋体" w:hAnsi="宋体" w:cs="宋体" w:hint="eastAsia"/>
                <w:color w:val="000000"/>
                <w:kern w:val="0"/>
                <w:sz w:val="22"/>
                <w:rPrChange w:id="3393" w:author="zhangph" w:date="2017-06-16T15:02:00Z">
                  <w:rPr>
                    <w:ins w:id="3394" w:author="zhangph" w:date="2017-06-16T15:02:00Z"/>
                    <w:rFonts w:hint="eastAsia"/>
                  </w:rPr>
                </w:rPrChange>
              </w:rPr>
              <w:pPrChange w:id="3395" w:author="zhangph" w:date="2017-06-16T15:02:00Z">
                <w:pPr>
                  <w:jc w:val="left"/>
                </w:pPr>
              </w:pPrChange>
            </w:pPr>
            <w:ins w:id="3396" w:author="zhangph" w:date="2017-06-16T15:02:00Z">
              <w:r w:rsidRPr="00555323">
                <w:rPr>
                  <w:rFonts w:ascii="宋体" w:eastAsia="宋体" w:hAnsi="宋体" w:cs="宋体" w:hint="eastAsia"/>
                  <w:color w:val="000000"/>
                  <w:kern w:val="0"/>
                  <w:sz w:val="22"/>
                  <w:rPrChange w:id="3397" w:author="zhangph" w:date="2017-06-16T15:02:00Z">
                    <w:rPr>
                      <w:rFonts w:hint="eastAsia"/>
                    </w:rPr>
                  </w:rPrChange>
                </w:rPr>
                <w:t>入库时间</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398" w:author="zhangph" w:date="2017-06-16T15:02:00Z"/>
                <w:rFonts w:ascii="宋体" w:eastAsia="宋体" w:hAnsi="宋体" w:cs="宋体" w:hint="eastAsia"/>
                <w:color w:val="000000"/>
                <w:kern w:val="0"/>
                <w:sz w:val="22"/>
                <w:rPrChange w:id="3399" w:author="zhangph" w:date="2017-06-16T15:02:00Z">
                  <w:rPr>
                    <w:ins w:id="3400" w:author="zhangph" w:date="2017-06-16T15:02:00Z"/>
                    <w:rFonts w:hint="eastAsia"/>
                  </w:rPr>
                </w:rPrChange>
              </w:rPr>
              <w:pPrChange w:id="3401" w:author="zhangph" w:date="2017-06-16T15:02:00Z">
                <w:pPr/>
              </w:pPrChange>
            </w:pPr>
            <w:ins w:id="3402" w:author="zhangph" w:date="2017-06-16T15:02:00Z">
              <w:r w:rsidRPr="00555323">
                <w:rPr>
                  <w:rFonts w:ascii="宋体" w:eastAsia="宋体" w:hAnsi="宋体" w:cs="宋体" w:hint="eastAsia"/>
                  <w:color w:val="000000"/>
                  <w:kern w:val="0"/>
                  <w:sz w:val="22"/>
                  <w:rPrChange w:id="3403"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404" w:author="zhangph" w:date="2017-06-16T15:02:00Z"/>
                <w:rFonts w:ascii="宋体" w:eastAsia="宋体" w:hAnsi="宋体" w:cs="宋体"/>
                <w:color w:val="000000"/>
                <w:kern w:val="0"/>
                <w:sz w:val="22"/>
                <w:rPrChange w:id="3405" w:author="zhangph" w:date="2017-06-16T15:02:00Z">
                  <w:rPr>
                    <w:ins w:id="3406" w:author="zhangph" w:date="2017-06-16T15:02:00Z"/>
                  </w:rPr>
                </w:rPrChange>
              </w:rPr>
              <w:pPrChange w:id="3407" w:author="zhangph" w:date="2017-06-16T15:02:00Z">
                <w:pPr/>
              </w:pPrChange>
            </w:pPr>
          </w:p>
        </w:tc>
      </w:tr>
      <w:tr w:rsidR="00555323" w:rsidRPr="00555323" w:rsidTr="00555323">
        <w:trPr>
          <w:divId w:val="1319461733"/>
          <w:trHeight w:val="188"/>
          <w:ins w:id="3408"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409" w:author="zhangph" w:date="2017-06-16T15:02:00Z"/>
                <w:rFonts w:ascii="宋体" w:eastAsia="宋体" w:hAnsi="宋体" w:cs="宋体"/>
                <w:color w:val="000000"/>
                <w:kern w:val="0"/>
                <w:sz w:val="22"/>
                <w:rPrChange w:id="3410" w:author="zhangph" w:date="2017-06-16T15:02:00Z">
                  <w:rPr>
                    <w:ins w:id="3411" w:author="zhangph" w:date="2017-06-16T15:02:00Z"/>
                  </w:rPr>
                </w:rPrChange>
              </w:rPr>
              <w:pPrChange w:id="3412"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413" w:author="zhangph" w:date="2017-06-16T15:02:00Z"/>
                <w:rFonts w:ascii="宋体" w:eastAsia="宋体" w:hAnsi="宋体" w:cs="宋体"/>
                <w:color w:val="000000"/>
                <w:kern w:val="0"/>
                <w:sz w:val="22"/>
                <w:rPrChange w:id="3414" w:author="zhangph" w:date="2017-06-16T15:02:00Z">
                  <w:rPr>
                    <w:ins w:id="3415" w:author="zhangph" w:date="2017-06-16T15:02:00Z"/>
                  </w:rPr>
                </w:rPrChange>
              </w:rPr>
              <w:pPrChange w:id="3416"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417" w:author="zhangph" w:date="2017-06-16T15:02:00Z"/>
                <w:rFonts w:ascii="宋体" w:eastAsia="宋体" w:hAnsi="宋体" w:cs="宋体"/>
                <w:color w:val="000000"/>
                <w:kern w:val="0"/>
                <w:sz w:val="22"/>
                <w:rPrChange w:id="3418" w:author="zhangph" w:date="2017-06-16T15:02:00Z">
                  <w:rPr>
                    <w:ins w:id="3419" w:author="zhangph" w:date="2017-06-16T15:02:00Z"/>
                  </w:rPr>
                </w:rPrChange>
              </w:rPr>
              <w:pPrChange w:id="3420" w:author="zhangph" w:date="2017-06-16T15:02:00Z">
                <w:pPr/>
              </w:pPrChange>
            </w:pPr>
          </w:p>
        </w:tc>
        <w:tc>
          <w:tcPr>
            <w:tcW w:w="1324"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3421" w:author="zhangph" w:date="2017-06-16T15:02:00Z"/>
                <w:rFonts w:ascii="宋体" w:eastAsia="宋体" w:hAnsi="宋体" w:cs="宋体" w:hint="eastAsia"/>
                <w:color w:val="000000"/>
                <w:kern w:val="0"/>
                <w:sz w:val="22"/>
                <w:rPrChange w:id="3422" w:author="zhangph" w:date="2017-06-16T15:02:00Z">
                  <w:rPr>
                    <w:ins w:id="3423" w:author="zhangph" w:date="2017-06-16T15:02:00Z"/>
                    <w:rFonts w:hint="eastAsia"/>
                  </w:rPr>
                </w:rPrChange>
              </w:rPr>
              <w:pPrChange w:id="3424" w:author="zhangph" w:date="2017-06-16T15:02:00Z">
                <w:pPr/>
              </w:pPrChange>
            </w:pPr>
            <w:ins w:id="3425" w:author="zhangph" w:date="2017-06-16T15:02:00Z">
              <w:r w:rsidRPr="00555323">
                <w:rPr>
                  <w:rFonts w:ascii="宋体" w:eastAsia="宋体" w:hAnsi="宋体" w:cs="宋体" w:hint="eastAsia"/>
                  <w:color w:val="000000"/>
                  <w:kern w:val="0"/>
                  <w:sz w:val="22"/>
                  <w:rPrChange w:id="3426" w:author="zhangph" w:date="2017-06-16T15:02:00Z">
                    <w:rPr>
                      <w:rFonts w:hint="eastAsia"/>
                    </w:rPr>
                  </w:rPrChange>
                </w:rPr>
                <w:t>身份证号码</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427" w:author="zhangph" w:date="2017-06-16T15:02:00Z"/>
                <w:rFonts w:ascii="宋体" w:eastAsia="宋体" w:hAnsi="宋体" w:cs="宋体" w:hint="eastAsia"/>
                <w:color w:val="000000"/>
                <w:kern w:val="0"/>
                <w:sz w:val="22"/>
                <w:rPrChange w:id="3428" w:author="zhangph" w:date="2017-06-16T15:02:00Z">
                  <w:rPr>
                    <w:ins w:id="3429" w:author="zhangph" w:date="2017-06-16T15:02:00Z"/>
                    <w:rFonts w:hint="eastAsia"/>
                  </w:rPr>
                </w:rPrChange>
              </w:rPr>
              <w:pPrChange w:id="3430" w:author="zhangph" w:date="2017-06-16T15:02:00Z">
                <w:pPr/>
              </w:pPrChange>
            </w:pPr>
            <w:ins w:id="3431" w:author="zhangph" w:date="2017-06-16T15:02:00Z">
              <w:r w:rsidRPr="00555323">
                <w:rPr>
                  <w:rFonts w:ascii="宋体" w:eastAsia="宋体" w:hAnsi="宋体" w:cs="宋体" w:hint="eastAsia"/>
                  <w:color w:val="000000"/>
                  <w:kern w:val="0"/>
                  <w:sz w:val="22"/>
                  <w:rPrChange w:id="3432"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433" w:author="zhangph" w:date="2017-06-16T15:02:00Z"/>
                <w:rFonts w:ascii="宋体" w:eastAsia="宋体" w:hAnsi="宋体" w:cs="宋体"/>
                <w:color w:val="000000"/>
                <w:kern w:val="0"/>
                <w:sz w:val="22"/>
                <w:rPrChange w:id="3434" w:author="zhangph" w:date="2017-06-16T15:02:00Z">
                  <w:rPr>
                    <w:ins w:id="3435" w:author="zhangph" w:date="2017-06-16T15:02:00Z"/>
                  </w:rPr>
                </w:rPrChange>
              </w:rPr>
              <w:pPrChange w:id="3436" w:author="zhangph" w:date="2017-06-16T15:02:00Z">
                <w:pPr/>
              </w:pPrChange>
            </w:pPr>
          </w:p>
        </w:tc>
      </w:tr>
      <w:tr w:rsidR="00555323" w:rsidRPr="00555323" w:rsidTr="00555323">
        <w:trPr>
          <w:divId w:val="1319461733"/>
          <w:trHeight w:val="188"/>
          <w:ins w:id="3437"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438" w:author="zhangph" w:date="2017-06-16T15:02:00Z"/>
                <w:rFonts w:ascii="宋体" w:eastAsia="宋体" w:hAnsi="宋体" w:cs="宋体"/>
                <w:color w:val="000000"/>
                <w:kern w:val="0"/>
                <w:sz w:val="22"/>
                <w:rPrChange w:id="3439" w:author="zhangph" w:date="2017-06-16T15:02:00Z">
                  <w:rPr>
                    <w:ins w:id="3440" w:author="zhangph" w:date="2017-06-16T15:02:00Z"/>
                  </w:rPr>
                </w:rPrChange>
              </w:rPr>
              <w:pPrChange w:id="3441"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442" w:author="zhangph" w:date="2017-06-16T15:02:00Z"/>
                <w:rFonts w:ascii="宋体" w:eastAsia="宋体" w:hAnsi="宋体" w:cs="宋体"/>
                <w:color w:val="000000"/>
                <w:kern w:val="0"/>
                <w:sz w:val="22"/>
                <w:rPrChange w:id="3443" w:author="zhangph" w:date="2017-06-16T15:02:00Z">
                  <w:rPr>
                    <w:ins w:id="3444" w:author="zhangph" w:date="2017-06-16T15:02:00Z"/>
                  </w:rPr>
                </w:rPrChange>
              </w:rPr>
              <w:pPrChange w:id="3445"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446" w:author="zhangph" w:date="2017-06-16T15:02:00Z"/>
                <w:rFonts w:ascii="宋体" w:eastAsia="宋体" w:hAnsi="宋体" w:cs="宋体"/>
                <w:color w:val="000000"/>
                <w:kern w:val="0"/>
                <w:sz w:val="22"/>
                <w:rPrChange w:id="3447" w:author="zhangph" w:date="2017-06-16T15:02:00Z">
                  <w:rPr>
                    <w:ins w:id="3448" w:author="zhangph" w:date="2017-06-16T15:02:00Z"/>
                  </w:rPr>
                </w:rPrChange>
              </w:rPr>
              <w:pPrChange w:id="3449" w:author="zhangph" w:date="2017-06-16T15:02:00Z">
                <w:pPr/>
              </w:pPrChange>
            </w:pPr>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450" w:author="zhangph" w:date="2017-06-16T15:02:00Z"/>
                <w:rFonts w:ascii="宋体" w:eastAsia="宋体" w:hAnsi="宋体" w:cs="宋体" w:hint="eastAsia"/>
                <w:color w:val="000000"/>
                <w:kern w:val="0"/>
                <w:sz w:val="22"/>
                <w:rPrChange w:id="3451" w:author="zhangph" w:date="2017-06-16T15:02:00Z">
                  <w:rPr>
                    <w:ins w:id="3452" w:author="zhangph" w:date="2017-06-16T15:02:00Z"/>
                    <w:rFonts w:hint="eastAsia"/>
                  </w:rPr>
                </w:rPrChange>
              </w:rPr>
              <w:pPrChange w:id="3453" w:author="zhangph" w:date="2017-06-16T15:02:00Z">
                <w:pPr/>
              </w:pPrChange>
            </w:pPr>
            <w:ins w:id="3454" w:author="zhangph" w:date="2017-06-16T15:02:00Z">
              <w:r w:rsidRPr="00555323">
                <w:rPr>
                  <w:rFonts w:ascii="宋体" w:eastAsia="宋体" w:hAnsi="宋体" w:cs="宋体" w:hint="eastAsia"/>
                  <w:color w:val="000000"/>
                  <w:kern w:val="0"/>
                  <w:sz w:val="22"/>
                  <w:rPrChange w:id="3455" w:author="zhangph" w:date="2017-06-16T15:02:00Z">
                    <w:rPr>
                      <w:rFonts w:hint="eastAsia"/>
                    </w:rPr>
                  </w:rPrChange>
                </w:rPr>
                <w:t>有效性</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456" w:author="zhangph" w:date="2017-06-16T15:02:00Z"/>
                <w:rFonts w:ascii="宋体" w:eastAsia="宋体" w:hAnsi="宋体" w:cs="宋体" w:hint="eastAsia"/>
                <w:color w:val="000000"/>
                <w:kern w:val="0"/>
                <w:sz w:val="22"/>
                <w:rPrChange w:id="3457" w:author="zhangph" w:date="2017-06-16T15:02:00Z">
                  <w:rPr>
                    <w:ins w:id="3458" w:author="zhangph" w:date="2017-06-16T15:02:00Z"/>
                    <w:rFonts w:hint="eastAsia"/>
                  </w:rPr>
                </w:rPrChange>
              </w:rPr>
              <w:pPrChange w:id="3459" w:author="zhangph" w:date="2017-06-16T15:02:00Z">
                <w:pPr/>
              </w:pPrChange>
            </w:pPr>
            <w:ins w:id="3460" w:author="zhangph" w:date="2017-06-16T15:02:00Z">
              <w:r w:rsidRPr="00555323">
                <w:rPr>
                  <w:rFonts w:ascii="宋体" w:eastAsia="宋体" w:hAnsi="宋体" w:cs="宋体" w:hint="eastAsia"/>
                  <w:color w:val="000000"/>
                  <w:kern w:val="0"/>
                  <w:sz w:val="22"/>
                  <w:rPrChange w:id="3461" w:author="zhangph" w:date="2017-06-16T15:02:00Z">
                    <w:rPr>
                      <w:rFonts w:hint="eastAsia"/>
                    </w:rPr>
                  </w:rPrChange>
                </w:rPr>
                <w:t>"</w:t>
              </w:r>
              <w:r w:rsidRPr="00555323">
                <w:rPr>
                  <w:rFonts w:ascii="宋体" w:eastAsia="宋体" w:hAnsi="宋体" w:cs="宋体" w:hint="eastAsia"/>
                  <w:color w:val="000000"/>
                  <w:kern w:val="0"/>
                  <w:sz w:val="22"/>
                  <w:rPrChange w:id="3462" w:author="zhangph" w:date="2017-06-16T15:02:00Z">
                    <w:rPr>
                      <w:rFonts w:hint="eastAsia"/>
                    </w:rPr>
                  </w:rPrChange>
                </w:rPr>
                <w:t>有效</w:t>
              </w:r>
              <w:r w:rsidRPr="00555323">
                <w:rPr>
                  <w:rFonts w:ascii="宋体" w:eastAsia="宋体" w:hAnsi="宋体" w:cs="宋体" w:hint="eastAsia"/>
                  <w:color w:val="000000"/>
                  <w:kern w:val="0"/>
                  <w:sz w:val="22"/>
                  <w:rPrChange w:id="3463" w:author="zhangph" w:date="2017-06-16T15:02:00Z">
                    <w:rPr>
                      <w:rFonts w:hint="eastAsia"/>
                    </w:rPr>
                  </w:rPrChange>
                </w:rPr>
                <w:t>"</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464" w:author="zhangph" w:date="2017-06-16T15:02:00Z"/>
                <w:rFonts w:ascii="宋体" w:eastAsia="宋体" w:hAnsi="宋体" w:cs="宋体"/>
                <w:color w:val="000000"/>
                <w:kern w:val="0"/>
                <w:sz w:val="22"/>
                <w:rPrChange w:id="3465" w:author="zhangph" w:date="2017-06-16T15:02:00Z">
                  <w:rPr>
                    <w:ins w:id="3466" w:author="zhangph" w:date="2017-06-16T15:02:00Z"/>
                  </w:rPr>
                </w:rPrChange>
              </w:rPr>
              <w:pPrChange w:id="3467" w:author="zhangph" w:date="2017-06-16T15:02:00Z">
                <w:pPr/>
              </w:pPrChange>
            </w:pPr>
          </w:p>
        </w:tc>
      </w:tr>
      <w:tr w:rsidR="00555323" w:rsidRPr="00555323" w:rsidTr="00555323">
        <w:trPr>
          <w:divId w:val="1319461733"/>
          <w:trHeight w:val="188"/>
          <w:ins w:id="3468" w:author="zhangph" w:date="2017-06-16T15:02:00Z"/>
        </w:trPr>
        <w:tc>
          <w:tcPr>
            <w:tcW w:w="436" w:type="dxa"/>
            <w:vMerge w:val="restart"/>
            <w:tcBorders>
              <w:top w:val="single" w:sz="4" w:space="0" w:color="auto"/>
              <w:left w:val="single" w:sz="8"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469" w:author="zhangph" w:date="2017-06-16T15:02:00Z"/>
                <w:rFonts w:ascii="宋体" w:eastAsia="宋体" w:hAnsi="宋体" w:cs="宋体" w:hint="eastAsia"/>
                <w:color w:val="000000"/>
                <w:kern w:val="0"/>
                <w:sz w:val="22"/>
                <w:rPrChange w:id="3470" w:author="zhangph" w:date="2017-06-16T15:02:00Z">
                  <w:rPr>
                    <w:ins w:id="3471" w:author="zhangph" w:date="2017-06-16T15:02:00Z"/>
                    <w:rFonts w:hint="eastAsia"/>
                  </w:rPr>
                </w:rPrChange>
              </w:rPr>
              <w:pPrChange w:id="3472" w:author="zhangph" w:date="2017-06-16T15:02:00Z">
                <w:pPr>
                  <w:jc w:val="center"/>
                </w:pPr>
              </w:pPrChange>
            </w:pPr>
            <w:ins w:id="3473" w:author="zhangph" w:date="2017-06-16T15:02:00Z">
              <w:r w:rsidRPr="00555323">
                <w:rPr>
                  <w:rFonts w:ascii="宋体" w:eastAsia="宋体" w:hAnsi="宋体" w:cs="宋体" w:hint="eastAsia"/>
                  <w:color w:val="000000"/>
                  <w:kern w:val="0"/>
                  <w:sz w:val="22"/>
                  <w:rPrChange w:id="3474" w:author="zhangph" w:date="2017-06-16T15:02:00Z">
                    <w:rPr>
                      <w:rFonts w:hint="eastAsia"/>
                    </w:rPr>
                  </w:rPrChange>
                </w:rPr>
                <w:t>4</w:t>
              </w:r>
            </w:ins>
          </w:p>
        </w:tc>
        <w:tc>
          <w:tcPr>
            <w:tcW w:w="1457"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475" w:author="zhangph" w:date="2017-06-16T15:02:00Z"/>
                <w:rFonts w:ascii="宋体" w:eastAsia="宋体" w:hAnsi="宋体" w:cs="宋体" w:hint="eastAsia"/>
                <w:color w:val="000000"/>
                <w:kern w:val="0"/>
                <w:sz w:val="22"/>
                <w:rPrChange w:id="3476" w:author="zhangph" w:date="2017-06-16T15:02:00Z">
                  <w:rPr>
                    <w:ins w:id="3477" w:author="zhangph" w:date="2017-06-16T15:02:00Z"/>
                    <w:rFonts w:hint="eastAsia"/>
                  </w:rPr>
                </w:rPrChange>
              </w:rPr>
              <w:pPrChange w:id="3478" w:author="zhangph" w:date="2017-06-16T15:02:00Z">
                <w:pPr>
                  <w:jc w:val="center"/>
                </w:pPr>
              </w:pPrChange>
            </w:pPr>
            <w:ins w:id="3479" w:author="zhangph" w:date="2017-06-16T15:02:00Z">
              <w:r w:rsidRPr="00555323">
                <w:rPr>
                  <w:rFonts w:ascii="宋体" w:eastAsia="宋体" w:hAnsi="宋体" w:cs="宋体" w:hint="eastAsia"/>
                  <w:color w:val="000000"/>
                  <w:kern w:val="0"/>
                  <w:sz w:val="22"/>
                  <w:rPrChange w:id="3480" w:author="zhangph" w:date="2017-06-16T15:02:00Z">
                    <w:rPr>
                      <w:rFonts w:hint="eastAsia"/>
                    </w:rPr>
                  </w:rPrChange>
                </w:rPr>
                <w:t>执法办案取保人员</w:t>
              </w:r>
            </w:ins>
          </w:p>
        </w:tc>
        <w:tc>
          <w:tcPr>
            <w:tcW w:w="3076"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481" w:author="zhangph" w:date="2017-06-16T15:02:00Z"/>
                <w:rFonts w:ascii="宋体" w:eastAsia="宋体" w:hAnsi="宋体" w:cs="宋体" w:hint="eastAsia"/>
                <w:color w:val="000000"/>
                <w:kern w:val="0"/>
                <w:sz w:val="22"/>
                <w:rPrChange w:id="3482" w:author="zhangph" w:date="2017-06-16T15:02:00Z">
                  <w:rPr>
                    <w:ins w:id="3483" w:author="zhangph" w:date="2017-06-16T15:02:00Z"/>
                    <w:rFonts w:hint="eastAsia"/>
                  </w:rPr>
                </w:rPrChange>
              </w:rPr>
              <w:pPrChange w:id="3484" w:author="zhangph" w:date="2017-06-16T15:02:00Z">
                <w:pPr>
                  <w:jc w:val="center"/>
                </w:pPr>
              </w:pPrChange>
            </w:pPr>
            <w:proofErr w:type="spellStart"/>
            <w:ins w:id="3485" w:author="zhangph" w:date="2017-06-16T15:02:00Z">
              <w:r w:rsidRPr="00555323">
                <w:rPr>
                  <w:rFonts w:ascii="宋体" w:eastAsia="宋体" w:hAnsi="宋体" w:cs="宋体" w:hint="eastAsia"/>
                  <w:color w:val="000000"/>
                  <w:kern w:val="0"/>
                  <w:sz w:val="22"/>
                  <w:rPrChange w:id="3486" w:author="zhangph" w:date="2017-06-16T15:02:00Z">
                    <w:rPr>
                      <w:rFonts w:hint="eastAsia"/>
                    </w:rPr>
                  </w:rPrChange>
                </w:rPr>
                <w:t>gazhk_ELES_SQBZJB</w:t>
              </w:r>
              <w:proofErr w:type="spellEnd"/>
            </w:ins>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487" w:author="zhangph" w:date="2017-06-16T15:02:00Z"/>
                <w:rFonts w:ascii="宋体" w:eastAsia="宋体" w:hAnsi="宋体" w:cs="宋体" w:hint="eastAsia"/>
                <w:color w:val="000000"/>
                <w:kern w:val="0"/>
                <w:sz w:val="22"/>
                <w:rPrChange w:id="3488" w:author="zhangph" w:date="2017-06-16T15:02:00Z">
                  <w:rPr>
                    <w:ins w:id="3489" w:author="zhangph" w:date="2017-06-16T15:02:00Z"/>
                    <w:rFonts w:hint="eastAsia"/>
                  </w:rPr>
                </w:rPrChange>
              </w:rPr>
              <w:pPrChange w:id="3490" w:author="zhangph" w:date="2017-06-16T15:02:00Z">
                <w:pPr>
                  <w:jc w:val="left"/>
                </w:pPr>
              </w:pPrChange>
            </w:pPr>
            <w:ins w:id="3491" w:author="zhangph" w:date="2017-06-16T15:02:00Z">
              <w:r w:rsidRPr="00555323">
                <w:rPr>
                  <w:rFonts w:ascii="宋体" w:eastAsia="宋体" w:hAnsi="宋体" w:cs="宋体" w:hint="eastAsia"/>
                  <w:color w:val="000000"/>
                  <w:kern w:val="0"/>
                  <w:sz w:val="22"/>
                  <w:rPrChange w:id="3492" w:author="zhangph" w:date="2017-06-16T15:02:00Z">
                    <w:rPr>
                      <w:rFonts w:hint="eastAsia"/>
                    </w:rPr>
                  </w:rPrChange>
                </w:rPr>
                <w:t>案件编号</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493" w:author="zhangph" w:date="2017-06-16T15:02:00Z"/>
                <w:rFonts w:ascii="宋体" w:eastAsia="宋体" w:hAnsi="宋体" w:cs="宋体" w:hint="eastAsia"/>
                <w:color w:val="000000"/>
                <w:kern w:val="0"/>
                <w:sz w:val="22"/>
                <w:rPrChange w:id="3494" w:author="zhangph" w:date="2017-06-16T15:02:00Z">
                  <w:rPr>
                    <w:ins w:id="3495" w:author="zhangph" w:date="2017-06-16T15:02:00Z"/>
                    <w:rFonts w:hint="eastAsia"/>
                  </w:rPr>
                </w:rPrChange>
              </w:rPr>
              <w:pPrChange w:id="3496" w:author="zhangph" w:date="2017-06-16T15:02:00Z">
                <w:pPr/>
              </w:pPrChange>
            </w:pPr>
            <w:ins w:id="3497" w:author="zhangph" w:date="2017-06-16T15:02:00Z">
              <w:r w:rsidRPr="00555323">
                <w:rPr>
                  <w:rFonts w:ascii="宋体" w:eastAsia="宋体" w:hAnsi="宋体" w:cs="宋体" w:hint="eastAsia"/>
                  <w:color w:val="000000"/>
                  <w:kern w:val="0"/>
                  <w:sz w:val="22"/>
                  <w:rPrChange w:id="3498" w:author="zhangph" w:date="2017-06-16T15:02:00Z">
                    <w:rPr>
                      <w:rFonts w:hint="eastAsia"/>
                    </w:rPr>
                  </w:rPrChange>
                </w:rPr>
                <w:t xml:space="preserve">　</w:t>
              </w:r>
            </w:ins>
          </w:p>
        </w:tc>
        <w:tc>
          <w:tcPr>
            <w:tcW w:w="1123" w:type="dxa"/>
            <w:vMerge w:val="restart"/>
            <w:tcBorders>
              <w:top w:val="single" w:sz="4" w:space="0" w:color="auto"/>
              <w:left w:val="single" w:sz="4" w:space="0" w:color="auto"/>
              <w:bottom w:val="nil"/>
              <w:right w:val="single" w:sz="8" w:space="0" w:color="auto"/>
            </w:tcBorders>
            <w:shd w:val="clear" w:color="auto" w:fill="auto"/>
            <w:noWrap/>
            <w:vAlign w:val="center"/>
            <w:hideMark/>
          </w:tcPr>
          <w:p w:rsidR="00555323" w:rsidRPr="00555323" w:rsidRDefault="00555323" w:rsidP="00555323">
            <w:pPr>
              <w:widowControl/>
              <w:jc w:val="center"/>
              <w:rPr>
                <w:ins w:id="3499" w:author="zhangph" w:date="2017-06-16T15:02:00Z"/>
                <w:rFonts w:ascii="宋体" w:eastAsia="宋体" w:hAnsi="宋体" w:cs="宋体" w:hint="eastAsia"/>
                <w:color w:val="000000"/>
                <w:kern w:val="0"/>
                <w:sz w:val="22"/>
                <w:rPrChange w:id="3500" w:author="zhangph" w:date="2017-06-16T15:02:00Z">
                  <w:rPr>
                    <w:ins w:id="3501" w:author="zhangph" w:date="2017-06-16T15:02:00Z"/>
                    <w:rFonts w:hint="eastAsia"/>
                  </w:rPr>
                </w:rPrChange>
              </w:rPr>
              <w:pPrChange w:id="3502" w:author="zhangph" w:date="2017-06-16T15:02:00Z">
                <w:pPr>
                  <w:jc w:val="center"/>
                </w:pPr>
              </w:pPrChange>
            </w:pPr>
            <w:ins w:id="3503" w:author="zhangph" w:date="2017-06-16T15:02:00Z">
              <w:r w:rsidRPr="00555323">
                <w:rPr>
                  <w:rFonts w:ascii="宋体" w:eastAsia="宋体" w:hAnsi="宋体" w:cs="宋体" w:hint="eastAsia"/>
                  <w:color w:val="000000"/>
                  <w:kern w:val="0"/>
                  <w:sz w:val="22"/>
                  <w:rPrChange w:id="3504" w:author="zhangph" w:date="2017-06-16T15:02:00Z">
                    <w:rPr>
                      <w:rFonts w:hint="eastAsia"/>
                    </w:rPr>
                  </w:rPrChange>
                </w:rPr>
                <w:t>市云</w:t>
              </w:r>
            </w:ins>
          </w:p>
        </w:tc>
      </w:tr>
      <w:tr w:rsidR="00555323" w:rsidRPr="00555323" w:rsidTr="00555323">
        <w:trPr>
          <w:divId w:val="1319461733"/>
          <w:trHeight w:val="188"/>
          <w:ins w:id="3505"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506" w:author="zhangph" w:date="2017-06-16T15:02:00Z"/>
                <w:rFonts w:ascii="宋体" w:eastAsia="宋体" w:hAnsi="宋体" w:cs="宋体"/>
                <w:color w:val="000000"/>
                <w:kern w:val="0"/>
                <w:sz w:val="22"/>
                <w:rPrChange w:id="3507" w:author="zhangph" w:date="2017-06-16T15:02:00Z">
                  <w:rPr>
                    <w:ins w:id="3508" w:author="zhangph" w:date="2017-06-16T15:02:00Z"/>
                  </w:rPr>
                </w:rPrChange>
              </w:rPr>
              <w:pPrChange w:id="3509"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510" w:author="zhangph" w:date="2017-06-16T15:02:00Z"/>
                <w:rFonts w:ascii="宋体" w:eastAsia="宋体" w:hAnsi="宋体" w:cs="宋体"/>
                <w:color w:val="000000"/>
                <w:kern w:val="0"/>
                <w:sz w:val="22"/>
                <w:rPrChange w:id="3511" w:author="zhangph" w:date="2017-06-16T15:02:00Z">
                  <w:rPr>
                    <w:ins w:id="3512" w:author="zhangph" w:date="2017-06-16T15:02:00Z"/>
                  </w:rPr>
                </w:rPrChange>
              </w:rPr>
              <w:pPrChange w:id="3513"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514" w:author="zhangph" w:date="2017-06-16T15:02:00Z"/>
                <w:rFonts w:ascii="宋体" w:eastAsia="宋体" w:hAnsi="宋体" w:cs="宋体"/>
                <w:color w:val="000000"/>
                <w:kern w:val="0"/>
                <w:sz w:val="22"/>
                <w:rPrChange w:id="3515" w:author="zhangph" w:date="2017-06-16T15:02:00Z">
                  <w:rPr>
                    <w:ins w:id="3516" w:author="zhangph" w:date="2017-06-16T15:02:00Z"/>
                  </w:rPr>
                </w:rPrChange>
              </w:rPr>
              <w:pPrChange w:id="3517"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518" w:author="zhangph" w:date="2017-06-16T15:02:00Z"/>
                <w:rFonts w:ascii="宋体" w:eastAsia="宋体" w:hAnsi="宋体" w:cs="宋体" w:hint="eastAsia"/>
                <w:color w:val="000000"/>
                <w:kern w:val="0"/>
                <w:sz w:val="22"/>
                <w:rPrChange w:id="3519" w:author="zhangph" w:date="2017-06-16T15:02:00Z">
                  <w:rPr>
                    <w:ins w:id="3520" w:author="zhangph" w:date="2017-06-16T15:02:00Z"/>
                    <w:rFonts w:hint="eastAsia"/>
                  </w:rPr>
                </w:rPrChange>
              </w:rPr>
              <w:pPrChange w:id="3521" w:author="zhangph" w:date="2017-06-16T15:02:00Z">
                <w:pPr>
                  <w:jc w:val="left"/>
                </w:pPr>
              </w:pPrChange>
            </w:pPr>
            <w:ins w:id="3522" w:author="zhangph" w:date="2017-06-16T15:02:00Z">
              <w:r w:rsidRPr="00555323">
                <w:rPr>
                  <w:rFonts w:ascii="宋体" w:eastAsia="宋体" w:hAnsi="宋体" w:cs="宋体" w:hint="eastAsia"/>
                  <w:color w:val="000000"/>
                  <w:kern w:val="0"/>
                  <w:sz w:val="22"/>
                  <w:rPrChange w:id="3523" w:author="zhangph" w:date="2017-06-16T15:02:00Z">
                    <w:rPr>
                      <w:rFonts w:hint="eastAsia"/>
                    </w:rPr>
                  </w:rPrChange>
                </w:rPr>
                <w:t>案件名称</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524" w:author="zhangph" w:date="2017-06-16T15:02:00Z"/>
                <w:rFonts w:ascii="宋体" w:eastAsia="宋体" w:hAnsi="宋体" w:cs="宋体" w:hint="eastAsia"/>
                <w:color w:val="000000"/>
                <w:kern w:val="0"/>
                <w:sz w:val="22"/>
                <w:rPrChange w:id="3525" w:author="zhangph" w:date="2017-06-16T15:02:00Z">
                  <w:rPr>
                    <w:ins w:id="3526" w:author="zhangph" w:date="2017-06-16T15:02:00Z"/>
                    <w:rFonts w:hint="eastAsia"/>
                  </w:rPr>
                </w:rPrChange>
              </w:rPr>
              <w:pPrChange w:id="3527" w:author="zhangph" w:date="2017-06-16T15:02:00Z">
                <w:pPr/>
              </w:pPrChange>
            </w:pPr>
            <w:ins w:id="3528" w:author="zhangph" w:date="2017-06-16T15:02:00Z">
              <w:r w:rsidRPr="00555323">
                <w:rPr>
                  <w:rFonts w:ascii="宋体" w:eastAsia="宋体" w:hAnsi="宋体" w:cs="宋体" w:hint="eastAsia"/>
                  <w:color w:val="000000"/>
                  <w:kern w:val="0"/>
                  <w:sz w:val="22"/>
                  <w:rPrChange w:id="3529"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530" w:author="zhangph" w:date="2017-06-16T15:02:00Z"/>
                <w:rFonts w:ascii="宋体" w:eastAsia="宋体" w:hAnsi="宋体" w:cs="宋体"/>
                <w:color w:val="000000"/>
                <w:kern w:val="0"/>
                <w:sz w:val="22"/>
                <w:rPrChange w:id="3531" w:author="zhangph" w:date="2017-06-16T15:02:00Z">
                  <w:rPr>
                    <w:ins w:id="3532" w:author="zhangph" w:date="2017-06-16T15:02:00Z"/>
                  </w:rPr>
                </w:rPrChange>
              </w:rPr>
              <w:pPrChange w:id="3533" w:author="zhangph" w:date="2017-06-16T15:02:00Z">
                <w:pPr/>
              </w:pPrChange>
            </w:pPr>
          </w:p>
        </w:tc>
      </w:tr>
      <w:tr w:rsidR="00555323" w:rsidRPr="00555323" w:rsidTr="00555323">
        <w:trPr>
          <w:divId w:val="1319461733"/>
          <w:trHeight w:val="188"/>
          <w:ins w:id="3534"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535" w:author="zhangph" w:date="2017-06-16T15:02:00Z"/>
                <w:rFonts w:ascii="宋体" w:eastAsia="宋体" w:hAnsi="宋体" w:cs="宋体"/>
                <w:color w:val="000000"/>
                <w:kern w:val="0"/>
                <w:sz w:val="22"/>
                <w:rPrChange w:id="3536" w:author="zhangph" w:date="2017-06-16T15:02:00Z">
                  <w:rPr>
                    <w:ins w:id="3537" w:author="zhangph" w:date="2017-06-16T15:02:00Z"/>
                  </w:rPr>
                </w:rPrChange>
              </w:rPr>
              <w:pPrChange w:id="3538"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539" w:author="zhangph" w:date="2017-06-16T15:02:00Z"/>
                <w:rFonts w:ascii="宋体" w:eastAsia="宋体" w:hAnsi="宋体" w:cs="宋体"/>
                <w:color w:val="000000"/>
                <w:kern w:val="0"/>
                <w:sz w:val="22"/>
                <w:rPrChange w:id="3540" w:author="zhangph" w:date="2017-06-16T15:02:00Z">
                  <w:rPr>
                    <w:ins w:id="3541" w:author="zhangph" w:date="2017-06-16T15:02:00Z"/>
                  </w:rPr>
                </w:rPrChange>
              </w:rPr>
              <w:pPrChange w:id="3542"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543" w:author="zhangph" w:date="2017-06-16T15:02:00Z"/>
                <w:rFonts w:ascii="宋体" w:eastAsia="宋体" w:hAnsi="宋体" w:cs="宋体"/>
                <w:color w:val="000000"/>
                <w:kern w:val="0"/>
                <w:sz w:val="22"/>
                <w:rPrChange w:id="3544" w:author="zhangph" w:date="2017-06-16T15:02:00Z">
                  <w:rPr>
                    <w:ins w:id="3545" w:author="zhangph" w:date="2017-06-16T15:02:00Z"/>
                  </w:rPr>
                </w:rPrChange>
              </w:rPr>
              <w:pPrChange w:id="3546"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547" w:author="zhangph" w:date="2017-06-16T15:02:00Z"/>
                <w:rFonts w:ascii="宋体" w:eastAsia="宋体" w:hAnsi="宋体" w:cs="宋体" w:hint="eastAsia"/>
                <w:color w:val="000000"/>
                <w:kern w:val="0"/>
                <w:sz w:val="22"/>
                <w:rPrChange w:id="3548" w:author="zhangph" w:date="2017-06-16T15:02:00Z">
                  <w:rPr>
                    <w:ins w:id="3549" w:author="zhangph" w:date="2017-06-16T15:02:00Z"/>
                    <w:rFonts w:hint="eastAsia"/>
                  </w:rPr>
                </w:rPrChange>
              </w:rPr>
              <w:pPrChange w:id="3550" w:author="zhangph" w:date="2017-06-16T15:02:00Z">
                <w:pPr/>
              </w:pPrChange>
            </w:pPr>
            <w:ins w:id="3551" w:author="zhangph" w:date="2017-06-16T15:02:00Z">
              <w:r w:rsidRPr="00555323">
                <w:rPr>
                  <w:rFonts w:ascii="宋体" w:eastAsia="宋体" w:hAnsi="宋体" w:cs="宋体" w:hint="eastAsia"/>
                  <w:color w:val="000000"/>
                  <w:kern w:val="0"/>
                  <w:sz w:val="22"/>
                  <w:rPrChange w:id="3552" w:author="zhangph" w:date="2017-06-16T15:02:00Z">
                    <w:rPr>
                      <w:rFonts w:hint="eastAsia"/>
                    </w:rPr>
                  </w:rPrChange>
                </w:rPr>
                <w:t>发生日期</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553" w:author="zhangph" w:date="2017-06-16T15:02:00Z"/>
                <w:rFonts w:ascii="宋体" w:eastAsia="宋体" w:hAnsi="宋体" w:cs="宋体" w:hint="eastAsia"/>
                <w:color w:val="000000"/>
                <w:kern w:val="0"/>
                <w:sz w:val="22"/>
                <w:rPrChange w:id="3554" w:author="zhangph" w:date="2017-06-16T15:02:00Z">
                  <w:rPr>
                    <w:ins w:id="3555" w:author="zhangph" w:date="2017-06-16T15:02:00Z"/>
                    <w:rFonts w:hint="eastAsia"/>
                  </w:rPr>
                </w:rPrChange>
              </w:rPr>
              <w:pPrChange w:id="3556" w:author="zhangph" w:date="2017-06-16T15:02:00Z">
                <w:pPr/>
              </w:pPrChange>
            </w:pPr>
            <w:ins w:id="3557" w:author="zhangph" w:date="2017-06-16T15:02:00Z">
              <w:r w:rsidRPr="00555323">
                <w:rPr>
                  <w:rFonts w:ascii="宋体" w:eastAsia="宋体" w:hAnsi="宋体" w:cs="宋体" w:hint="eastAsia"/>
                  <w:color w:val="000000"/>
                  <w:kern w:val="0"/>
                  <w:sz w:val="22"/>
                  <w:rPrChange w:id="3558"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559" w:author="zhangph" w:date="2017-06-16T15:02:00Z"/>
                <w:rFonts w:ascii="宋体" w:eastAsia="宋体" w:hAnsi="宋体" w:cs="宋体"/>
                <w:color w:val="000000"/>
                <w:kern w:val="0"/>
                <w:sz w:val="22"/>
                <w:rPrChange w:id="3560" w:author="zhangph" w:date="2017-06-16T15:02:00Z">
                  <w:rPr>
                    <w:ins w:id="3561" w:author="zhangph" w:date="2017-06-16T15:02:00Z"/>
                  </w:rPr>
                </w:rPrChange>
              </w:rPr>
              <w:pPrChange w:id="3562" w:author="zhangph" w:date="2017-06-16T15:02:00Z">
                <w:pPr/>
              </w:pPrChange>
            </w:pPr>
          </w:p>
        </w:tc>
      </w:tr>
      <w:tr w:rsidR="00555323" w:rsidRPr="00555323" w:rsidTr="00555323">
        <w:trPr>
          <w:divId w:val="1319461733"/>
          <w:trHeight w:val="188"/>
          <w:ins w:id="3563"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564" w:author="zhangph" w:date="2017-06-16T15:02:00Z"/>
                <w:rFonts w:ascii="宋体" w:eastAsia="宋体" w:hAnsi="宋体" w:cs="宋体"/>
                <w:color w:val="000000"/>
                <w:kern w:val="0"/>
                <w:sz w:val="22"/>
                <w:rPrChange w:id="3565" w:author="zhangph" w:date="2017-06-16T15:02:00Z">
                  <w:rPr>
                    <w:ins w:id="3566" w:author="zhangph" w:date="2017-06-16T15:02:00Z"/>
                  </w:rPr>
                </w:rPrChange>
              </w:rPr>
              <w:pPrChange w:id="3567"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568" w:author="zhangph" w:date="2017-06-16T15:02:00Z"/>
                <w:rFonts w:ascii="宋体" w:eastAsia="宋体" w:hAnsi="宋体" w:cs="宋体"/>
                <w:color w:val="000000"/>
                <w:kern w:val="0"/>
                <w:sz w:val="22"/>
                <w:rPrChange w:id="3569" w:author="zhangph" w:date="2017-06-16T15:02:00Z">
                  <w:rPr>
                    <w:ins w:id="3570" w:author="zhangph" w:date="2017-06-16T15:02:00Z"/>
                  </w:rPr>
                </w:rPrChange>
              </w:rPr>
              <w:pPrChange w:id="3571"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572" w:author="zhangph" w:date="2017-06-16T15:02:00Z"/>
                <w:rFonts w:ascii="宋体" w:eastAsia="宋体" w:hAnsi="宋体" w:cs="宋体"/>
                <w:color w:val="000000"/>
                <w:kern w:val="0"/>
                <w:sz w:val="22"/>
                <w:rPrChange w:id="3573" w:author="zhangph" w:date="2017-06-16T15:02:00Z">
                  <w:rPr>
                    <w:ins w:id="3574" w:author="zhangph" w:date="2017-06-16T15:02:00Z"/>
                  </w:rPr>
                </w:rPrChange>
              </w:rPr>
              <w:pPrChange w:id="3575" w:author="zhangph" w:date="2017-06-16T15:02:00Z">
                <w:pPr/>
              </w:pPrChange>
            </w:pPr>
          </w:p>
        </w:tc>
        <w:tc>
          <w:tcPr>
            <w:tcW w:w="1324"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3576" w:author="zhangph" w:date="2017-06-16T15:02:00Z"/>
                <w:rFonts w:ascii="宋体" w:eastAsia="宋体" w:hAnsi="宋体" w:cs="宋体" w:hint="eastAsia"/>
                <w:color w:val="000000"/>
                <w:kern w:val="0"/>
                <w:sz w:val="22"/>
                <w:rPrChange w:id="3577" w:author="zhangph" w:date="2017-06-16T15:02:00Z">
                  <w:rPr>
                    <w:ins w:id="3578" w:author="zhangph" w:date="2017-06-16T15:02:00Z"/>
                    <w:rFonts w:hint="eastAsia"/>
                  </w:rPr>
                </w:rPrChange>
              </w:rPr>
              <w:pPrChange w:id="3579" w:author="zhangph" w:date="2017-06-16T15:02:00Z">
                <w:pPr/>
              </w:pPrChange>
            </w:pPr>
            <w:ins w:id="3580" w:author="zhangph" w:date="2017-06-16T15:02:00Z">
              <w:r w:rsidRPr="00555323">
                <w:rPr>
                  <w:rFonts w:ascii="宋体" w:eastAsia="宋体" w:hAnsi="宋体" w:cs="宋体" w:hint="eastAsia"/>
                  <w:color w:val="000000"/>
                  <w:kern w:val="0"/>
                  <w:sz w:val="22"/>
                  <w:rPrChange w:id="3581" w:author="zhangph" w:date="2017-06-16T15:02:00Z">
                    <w:rPr>
                      <w:rFonts w:hint="eastAsia"/>
                    </w:rPr>
                  </w:rPrChange>
                </w:rPr>
                <w:t>身份证号码</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582" w:author="zhangph" w:date="2017-06-16T15:02:00Z"/>
                <w:rFonts w:ascii="宋体" w:eastAsia="宋体" w:hAnsi="宋体" w:cs="宋体" w:hint="eastAsia"/>
                <w:color w:val="000000"/>
                <w:kern w:val="0"/>
                <w:sz w:val="22"/>
                <w:rPrChange w:id="3583" w:author="zhangph" w:date="2017-06-16T15:02:00Z">
                  <w:rPr>
                    <w:ins w:id="3584" w:author="zhangph" w:date="2017-06-16T15:02:00Z"/>
                    <w:rFonts w:hint="eastAsia"/>
                  </w:rPr>
                </w:rPrChange>
              </w:rPr>
              <w:pPrChange w:id="3585" w:author="zhangph" w:date="2017-06-16T15:02:00Z">
                <w:pPr/>
              </w:pPrChange>
            </w:pPr>
            <w:ins w:id="3586" w:author="zhangph" w:date="2017-06-16T15:02:00Z">
              <w:r w:rsidRPr="00555323">
                <w:rPr>
                  <w:rFonts w:ascii="宋体" w:eastAsia="宋体" w:hAnsi="宋体" w:cs="宋体" w:hint="eastAsia"/>
                  <w:color w:val="000000"/>
                  <w:kern w:val="0"/>
                  <w:sz w:val="22"/>
                  <w:rPrChange w:id="3587"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588" w:author="zhangph" w:date="2017-06-16T15:02:00Z"/>
                <w:rFonts w:ascii="宋体" w:eastAsia="宋体" w:hAnsi="宋体" w:cs="宋体"/>
                <w:color w:val="000000"/>
                <w:kern w:val="0"/>
                <w:sz w:val="22"/>
                <w:rPrChange w:id="3589" w:author="zhangph" w:date="2017-06-16T15:02:00Z">
                  <w:rPr>
                    <w:ins w:id="3590" w:author="zhangph" w:date="2017-06-16T15:02:00Z"/>
                  </w:rPr>
                </w:rPrChange>
              </w:rPr>
              <w:pPrChange w:id="3591" w:author="zhangph" w:date="2017-06-16T15:02:00Z">
                <w:pPr/>
              </w:pPrChange>
            </w:pPr>
          </w:p>
        </w:tc>
      </w:tr>
      <w:tr w:rsidR="00555323" w:rsidRPr="00555323" w:rsidTr="00555323">
        <w:trPr>
          <w:divId w:val="1319461733"/>
          <w:trHeight w:val="188"/>
          <w:ins w:id="3592" w:author="zhangph" w:date="2017-06-16T15:02:00Z"/>
        </w:trPr>
        <w:tc>
          <w:tcPr>
            <w:tcW w:w="436" w:type="dxa"/>
            <w:vMerge w:val="restart"/>
            <w:tcBorders>
              <w:top w:val="single" w:sz="4" w:space="0" w:color="auto"/>
              <w:left w:val="single" w:sz="8"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593" w:author="zhangph" w:date="2017-06-16T15:02:00Z"/>
                <w:rFonts w:ascii="宋体" w:eastAsia="宋体" w:hAnsi="宋体" w:cs="宋体" w:hint="eastAsia"/>
                <w:color w:val="000000"/>
                <w:kern w:val="0"/>
                <w:sz w:val="22"/>
                <w:rPrChange w:id="3594" w:author="zhangph" w:date="2017-06-16T15:02:00Z">
                  <w:rPr>
                    <w:ins w:id="3595" w:author="zhangph" w:date="2017-06-16T15:02:00Z"/>
                    <w:rFonts w:hint="eastAsia"/>
                  </w:rPr>
                </w:rPrChange>
              </w:rPr>
              <w:pPrChange w:id="3596" w:author="zhangph" w:date="2017-06-16T15:02:00Z">
                <w:pPr>
                  <w:jc w:val="center"/>
                </w:pPr>
              </w:pPrChange>
            </w:pPr>
            <w:ins w:id="3597" w:author="zhangph" w:date="2017-06-16T15:02:00Z">
              <w:r w:rsidRPr="00555323">
                <w:rPr>
                  <w:rFonts w:ascii="宋体" w:eastAsia="宋体" w:hAnsi="宋体" w:cs="宋体" w:hint="eastAsia"/>
                  <w:color w:val="000000"/>
                  <w:kern w:val="0"/>
                  <w:sz w:val="22"/>
                  <w:rPrChange w:id="3598" w:author="zhangph" w:date="2017-06-16T15:02:00Z">
                    <w:rPr>
                      <w:rFonts w:hint="eastAsia"/>
                    </w:rPr>
                  </w:rPrChange>
                </w:rPr>
                <w:t>5</w:t>
              </w:r>
            </w:ins>
          </w:p>
        </w:tc>
        <w:tc>
          <w:tcPr>
            <w:tcW w:w="1457"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599" w:author="zhangph" w:date="2017-06-16T15:02:00Z"/>
                <w:rFonts w:ascii="宋体" w:eastAsia="宋体" w:hAnsi="宋体" w:cs="宋体" w:hint="eastAsia"/>
                <w:color w:val="000000"/>
                <w:kern w:val="0"/>
                <w:sz w:val="22"/>
                <w:rPrChange w:id="3600" w:author="zhangph" w:date="2017-06-16T15:02:00Z">
                  <w:rPr>
                    <w:ins w:id="3601" w:author="zhangph" w:date="2017-06-16T15:02:00Z"/>
                    <w:rFonts w:hint="eastAsia"/>
                  </w:rPr>
                </w:rPrChange>
              </w:rPr>
              <w:pPrChange w:id="3602" w:author="zhangph" w:date="2017-06-16T15:02:00Z">
                <w:pPr>
                  <w:jc w:val="center"/>
                </w:pPr>
              </w:pPrChange>
            </w:pPr>
            <w:ins w:id="3603" w:author="zhangph" w:date="2017-06-16T15:02:00Z">
              <w:r w:rsidRPr="00555323">
                <w:rPr>
                  <w:rFonts w:ascii="宋体" w:eastAsia="宋体" w:hAnsi="宋体" w:cs="宋体" w:hint="eastAsia"/>
                  <w:color w:val="000000"/>
                  <w:kern w:val="0"/>
                  <w:sz w:val="22"/>
                  <w:rPrChange w:id="3604" w:author="zhangph" w:date="2017-06-16T15:02:00Z">
                    <w:rPr>
                      <w:rFonts w:hint="eastAsia"/>
                    </w:rPr>
                  </w:rPrChange>
                </w:rPr>
                <w:t>执法办案相关人员</w:t>
              </w:r>
            </w:ins>
          </w:p>
        </w:tc>
        <w:tc>
          <w:tcPr>
            <w:tcW w:w="3076"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555323" w:rsidRPr="00555323" w:rsidRDefault="00555323" w:rsidP="00555323">
            <w:pPr>
              <w:widowControl/>
              <w:jc w:val="center"/>
              <w:rPr>
                <w:ins w:id="3605" w:author="zhangph" w:date="2017-06-16T15:02:00Z"/>
                <w:rFonts w:ascii="宋体" w:eastAsia="宋体" w:hAnsi="宋体" w:cs="宋体" w:hint="eastAsia"/>
                <w:color w:val="000000"/>
                <w:kern w:val="0"/>
                <w:sz w:val="22"/>
                <w:rPrChange w:id="3606" w:author="zhangph" w:date="2017-06-16T15:02:00Z">
                  <w:rPr>
                    <w:ins w:id="3607" w:author="zhangph" w:date="2017-06-16T15:02:00Z"/>
                    <w:rFonts w:hint="eastAsia"/>
                  </w:rPr>
                </w:rPrChange>
              </w:rPr>
              <w:pPrChange w:id="3608" w:author="zhangph" w:date="2017-06-16T15:02:00Z">
                <w:pPr>
                  <w:jc w:val="center"/>
                </w:pPr>
              </w:pPrChange>
            </w:pPr>
            <w:proofErr w:type="spellStart"/>
            <w:ins w:id="3609" w:author="zhangph" w:date="2017-06-16T15:02:00Z">
              <w:r w:rsidRPr="00555323">
                <w:rPr>
                  <w:rFonts w:ascii="宋体" w:eastAsia="宋体" w:hAnsi="宋体" w:cs="宋体" w:hint="eastAsia"/>
                  <w:color w:val="000000"/>
                  <w:kern w:val="0"/>
                  <w:sz w:val="22"/>
                  <w:rPrChange w:id="3610" w:author="zhangph" w:date="2017-06-16T15:02:00Z">
                    <w:rPr>
                      <w:rFonts w:hint="eastAsia"/>
                    </w:rPr>
                  </w:rPrChange>
                </w:rPr>
                <w:t>gazhk_ELES_RYAJ</w:t>
              </w:r>
              <w:proofErr w:type="spellEnd"/>
            </w:ins>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611" w:author="zhangph" w:date="2017-06-16T15:02:00Z"/>
                <w:rFonts w:ascii="宋体" w:eastAsia="宋体" w:hAnsi="宋体" w:cs="宋体" w:hint="eastAsia"/>
                <w:color w:val="000000"/>
                <w:kern w:val="0"/>
                <w:sz w:val="22"/>
                <w:rPrChange w:id="3612" w:author="zhangph" w:date="2017-06-16T15:02:00Z">
                  <w:rPr>
                    <w:ins w:id="3613" w:author="zhangph" w:date="2017-06-16T15:02:00Z"/>
                    <w:rFonts w:hint="eastAsia"/>
                  </w:rPr>
                </w:rPrChange>
              </w:rPr>
              <w:pPrChange w:id="3614" w:author="zhangph" w:date="2017-06-16T15:02:00Z">
                <w:pPr>
                  <w:jc w:val="left"/>
                </w:pPr>
              </w:pPrChange>
            </w:pPr>
            <w:ins w:id="3615" w:author="zhangph" w:date="2017-06-16T15:02:00Z">
              <w:r w:rsidRPr="00555323">
                <w:rPr>
                  <w:rFonts w:ascii="宋体" w:eastAsia="宋体" w:hAnsi="宋体" w:cs="宋体" w:hint="eastAsia"/>
                  <w:color w:val="000000"/>
                  <w:kern w:val="0"/>
                  <w:sz w:val="22"/>
                  <w:rPrChange w:id="3616" w:author="zhangph" w:date="2017-06-16T15:02:00Z">
                    <w:rPr>
                      <w:rFonts w:hint="eastAsia"/>
                    </w:rPr>
                  </w:rPrChange>
                </w:rPr>
                <w:t>案件编号</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617" w:author="zhangph" w:date="2017-06-16T15:02:00Z"/>
                <w:rFonts w:ascii="宋体" w:eastAsia="宋体" w:hAnsi="宋体" w:cs="宋体" w:hint="eastAsia"/>
                <w:color w:val="000000"/>
                <w:kern w:val="0"/>
                <w:sz w:val="22"/>
                <w:rPrChange w:id="3618" w:author="zhangph" w:date="2017-06-16T15:02:00Z">
                  <w:rPr>
                    <w:ins w:id="3619" w:author="zhangph" w:date="2017-06-16T15:02:00Z"/>
                    <w:rFonts w:hint="eastAsia"/>
                  </w:rPr>
                </w:rPrChange>
              </w:rPr>
              <w:pPrChange w:id="3620" w:author="zhangph" w:date="2017-06-16T15:02:00Z">
                <w:pPr/>
              </w:pPrChange>
            </w:pPr>
            <w:ins w:id="3621" w:author="zhangph" w:date="2017-06-16T15:02:00Z">
              <w:r w:rsidRPr="00555323">
                <w:rPr>
                  <w:rFonts w:ascii="宋体" w:eastAsia="宋体" w:hAnsi="宋体" w:cs="宋体" w:hint="eastAsia"/>
                  <w:color w:val="000000"/>
                  <w:kern w:val="0"/>
                  <w:sz w:val="22"/>
                  <w:rPrChange w:id="3622" w:author="zhangph" w:date="2017-06-16T15:02:00Z">
                    <w:rPr>
                      <w:rFonts w:hint="eastAsia"/>
                    </w:rPr>
                  </w:rPrChange>
                </w:rPr>
                <w:t xml:space="preserve">　</w:t>
              </w:r>
            </w:ins>
          </w:p>
        </w:tc>
        <w:tc>
          <w:tcPr>
            <w:tcW w:w="1123" w:type="dxa"/>
            <w:vMerge w:val="restart"/>
            <w:tcBorders>
              <w:top w:val="single" w:sz="4" w:space="0" w:color="auto"/>
              <w:left w:val="single" w:sz="4" w:space="0" w:color="auto"/>
              <w:bottom w:val="nil"/>
              <w:right w:val="single" w:sz="8" w:space="0" w:color="auto"/>
            </w:tcBorders>
            <w:shd w:val="clear" w:color="auto" w:fill="auto"/>
            <w:noWrap/>
            <w:vAlign w:val="center"/>
            <w:hideMark/>
          </w:tcPr>
          <w:p w:rsidR="00555323" w:rsidRPr="00555323" w:rsidRDefault="00555323" w:rsidP="00555323">
            <w:pPr>
              <w:widowControl/>
              <w:jc w:val="center"/>
              <w:rPr>
                <w:ins w:id="3623" w:author="zhangph" w:date="2017-06-16T15:02:00Z"/>
                <w:rFonts w:ascii="宋体" w:eastAsia="宋体" w:hAnsi="宋体" w:cs="宋体" w:hint="eastAsia"/>
                <w:color w:val="000000"/>
                <w:kern w:val="0"/>
                <w:sz w:val="22"/>
                <w:rPrChange w:id="3624" w:author="zhangph" w:date="2017-06-16T15:02:00Z">
                  <w:rPr>
                    <w:ins w:id="3625" w:author="zhangph" w:date="2017-06-16T15:02:00Z"/>
                    <w:rFonts w:hint="eastAsia"/>
                  </w:rPr>
                </w:rPrChange>
              </w:rPr>
              <w:pPrChange w:id="3626" w:author="zhangph" w:date="2017-06-16T15:02:00Z">
                <w:pPr>
                  <w:jc w:val="center"/>
                </w:pPr>
              </w:pPrChange>
            </w:pPr>
            <w:ins w:id="3627" w:author="zhangph" w:date="2017-06-16T15:02:00Z">
              <w:r w:rsidRPr="00555323">
                <w:rPr>
                  <w:rFonts w:ascii="宋体" w:eastAsia="宋体" w:hAnsi="宋体" w:cs="宋体" w:hint="eastAsia"/>
                  <w:color w:val="000000"/>
                  <w:kern w:val="0"/>
                  <w:sz w:val="22"/>
                  <w:rPrChange w:id="3628" w:author="zhangph" w:date="2017-06-16T15:02:00Z">
                    <w:rPr>
                      <w:rFonts w:hint="eastAsia"/>
                    </w:rPr>
                  </w:rPrChange>
                </w:rPr>
                <w:t>市云</w:t>
              </w:r>
            </w:ins>
          </w:p>
        </w:tc>
      </w:tr>
      <w:tr w:rsidR="00555323" w:rsidRPr="00555323" w:rsidTr="00555323">
        <w:trPr>
          <w:divId w:val="1319461733"/>
          <w:trHeight w:val="188"/>
          <w:ins w:id="3629"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630" w:author="zhangph" w:date="2017-06-16T15:02:00Z"/>
                <w:rFonts w:ascii="宋体" w:eastAsia="宋体" w:hAnsi="宋体" w:cs="宋体"/>
                <w:color w:val="000000"/>
                <w:kern w:val="0"/>
                <w:sz w:val="22"/>
                <w:rPrChange w:id="3631" w:author="zhangph" w:date="2017-06-16T15:02:00Z">
                  <w:rPr>
                    <w:ins w:id="3632" w:author="zhangph" w:date="2017-06-16T15:02:00Z"/>
                  </w:rPr>
                </w:rPrChange>
              </w:rPr>
              <w:pPrChange w:id="3633"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634" w:author="zhangph" w:date="2017-06-16T15:02:00Z"/>
                <w:rFonts w:ascii="宋体" w:eastAsia="宋体" w:hAnsi="宋体" w:cs="宋体"/>
                <w:color w:val="000000"/>
                <w:kern w:val="0"/>
                <w:sz w:val="22"/>
                <w:rPrChange w:id="3635" w:author="zhangph" w:date="2017-06-16T15:02:00Z">
                  <w:rPr>
                    <w:ins w:id="3636" w:author="zhangph" w:date="2017-06-16T15:02:00Z"/>
                  </w:rPr>
                </w:rPrChange>
              </w:rPr>
              <w:pPrChange w:id="3637"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638" w:author="zhangph" w:date="2017-06-16T15:02:00Z"/>
                <w:rFonts w:ascii="宋体" w:eastAsia="宋体" w:hAnsi="宋体" w:cs="宋体"/>
                <w:color w:val="000000"/>
                <w:kern w:val="0"/>
                <w:sz w:val="22"/>
                <w:rPrChange w:id="3639" w:author="zhangph" w:date="2017-06-16T15:02:00Z">
                  <w:rPr>
                    <w:ins w:id="3640" w:author="zhangph" w:date="2017-06-16T15:02:00Z"/>
                  </w:rPr>
                </w:rPrChange>
              </w:rPr>
              <w:pPrChange w:id="3641"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642" w:author="zhangph" w:date="2017-06-16T15:02:00Z"/>
                <w:rFonts w:ascii="宋体" w:eastAsia="宋体" w:hAnsi="宋体" w:cs="宋体" w:hint="eastAsia"/>
                <w:color w:val="000000"/>
                <w:kern w:val="0"/>
                <w:sz w:val="22"/>
                <w:rPrChange w:id="3643" w:author="zhangph" w:date="2017-06-16T15:02:00Z">
                  <w:rPr>
                    <w:ins w:id="3644" w:author="zhangph" w:date="2017-06-16T15:02:00Z"/>
                    <w:rFonts w:hint="eastAsia"/>
                  </w:rPr>
                </w:rPrChange>
              </w:rPr>
              <w:pPrChange w:id="3645" w:author="zhangph" w:date="2017-06-16T15:02:00Z">
                <w:pPr>
                  <w:jc w:val="left"/>
                </w:pPr>
              </w:pPrChange>
            </w:pPr>
            <w:ins w:id="3646" w:author="zhangph" w:date="2017-06-16T15:02:00Z">
              <w:r w:rsidRPr="00555323">
                <w:rPr>
                  <w:rFonts w:ascii="宋体" w:eastAsia="宋体" w:hAnsi="宋体" w:cs="宋体" w:hint="eastAsia"/>
                  <w:color w:val="000000"/>
                  <w:kern w:val="0"/>
                  <w:sz w:val="22"/>
                  <w:rPrChange w:id="3647" w:author="zhangph" w:date="2017-06-16T15:02:00Z">
                    <w:rPr>
                      <w:rFonts w:hint="eastAsia"/>
                    </w:rPr>
                  </w:rPrChange>
                </w:rPr>
                <w:t>案件名称</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648" w:author="zhangph" w:date="2017-06-16T15:02:00Z"/>
                <w:rFonts w:ascii="宋体" w:eastAsia="宋体" w:hAnsi="宋体" w:cs="宋体" w:hint="eastAsia"/>
                <w:color w:val="000000"/>
                <w:kern w:val="0"/>
                <w:sz w:val="22"/>
                <w:rPrChange w:id="3649" w:author="zhangph" w:date="2017-06-16T15:02:00Z">
                  <w:rPr>
                    <w:ins w:id="3650" w:author="zhangph" w:date="2017-06-16T15:02:00Z"/>
                    <w:rFonts w:hint="eastAsia"/>
                  </w:rPr>
                </w:rPrChange>
              </w:rPr>
              <w:pPrChange w:id="3651" w:author="zhangph" w:date="2017-06-16T15:02:00Z">
                <w:pPr/>
              </w:pPrChange>
            </w:pPr>
            <w:ins w:id="3652" w:author="zhangph" w:date="2017-06-16T15:02:00Z">
              <w:r w:rsidRPr="00555323">
                <w:rPr>
                  <w:rFonts w:ascii="宋体" w:eastAsia="宋体" w:hAnsi="宋体" w:cs="宋体" w:hint="eastAsia"/>
                  <w:color w:val="000000"/>
                  <w:kern w:val="0"/>
                  <w:sz w:val="22"/>
                  <w:rPrChange w:id="3653"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654" w:author="zhangph" w:date="2017-06-16T15:02:00Z"/>
                <w:rFonts w:ascii="宋体" w:eastAsia="宋体" w:hAnsi="宋体" w:cs="宋体"/>
                <w:color w:val="000000"/>
                <w:kern w:val="0"/>
                <w:sz w:val="22"/>
                <w:rPrChange w:id="3655" w:author="zhangph" w:date="2017-06-16T15:02:00Z">
                  <w:rPr>
                    <w:ins w:id="3656" w:author="zhangph" w:date="2017-06-16T15:02:00Z"/>
                  </w:rPr>
                </w:rPrChange>
              </w:rPr>
              <w:pPrChange w:id="3657" w:author="zhangph" w:date="2017-06-16T15:02:00Z">
                <w:pPr/>
              </w:pPrChange>
            </w:pPr>
          </w:p>
        </w:tc>
      </w:tr>
      <w:tr w:rsidR="00555323" w:rsidRPr="00555323" w:rsidTr="00555323">
        <w:trPr>
          <w:divId w:val="1319461733"/>
          <w:trHeight w:val="188"/>
          <w:ins w:id="3658"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659" w:author="zhangph" w:date="2017-06-16T15:02:00Z"/>
                <w:rFonts w:ascii="宋体" w:eastAsia="宋体" w:hAnsi="宋体" w:cs="宋体"/>
                <w:color w:val="000000"/>
                <w:kern w:val="0"/>
                <w:sz w:val="22"/>
                <w:rPrChange w:id="3660" w:author="zhangph" w:date="2017-06-16T15:02:00Z">
                  <w:rPr>
                    <w:ins w:id="3661" w:author="zhangph" w:date="2017-06-16T15:02:00Z"/>
                  </w:rPr>
                </w:rPrChange>
              </w:rPr>
              <w:pPrChange w:id="3662"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663" w:author="zhangph" w:date="2017-06-16T15:02:00Z"/>
                <w:rFonts w:ascii="宋体" w:eastAsia="宋体" w:hAnsi="宋体" w:cs="宋体"/>
                <w:color w:val="000000"/>
                <w:kern w:val="0"/>
                <w:sz w:val="22"/>
                <w:rPrChange w:id="3664" w:author="zhangph" w:date="2017-06-16T15:02:00Z">
                  <w:rPr>
                    <w:ins w:id="3665" w:author="zhangph" w:date="2017-06-16T15:02:00Z"/>
                  </w:rPr>
                </w:rPrChange>
              </w:rPr>
              <w:pPrChange w:id="3666"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667" w:author="zhangph" w:date="2017-06-16T15:02:00Z"/>
                <w:rFonts w:ascii="宋体" w:eastAsia="宋体" w:hAnsi="宋体" w:cs="宋体"/>
                <w:color w:val="000000"/>
                <w:kern w:val="0"/>
                <w:sz w:val="22"/>
                <w:rPrChange w:id="3668" w:author="zhangph" w:date="2017-06-16T15:02:00Z">
                  <w:rPr>
                    <w:ins w:id="3669" w:author="zhangph" w:date="2017-06-16T15:02:00Z"/>
                  </w:rPr>
                </w:rPrChange>
              </w:rPr>
              <w:pPrChange w:id="3670"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671" w:author="zhangph" w:date="2017-06-16T15:02:00Z"/>
                <w:rFonts w:ascii="宋体" w:eastAsia="宋体" w:hAnsi="宋体" w:cs="宋体" w:hint="eastAsia"/>
                <w:color w:val="000000"/>
                <w:kern w:val="0"/>
                <w:sz w:val="22"/>
                <w:rPrChange w:id="3672" w:author="zhangph" w:date="2017-06-16T15:02:00Z">
                  <w:rPr>
                    <w:ins w:id="3673" w:author="zhangph" w:date="2017-06-16T15:02:00Z"/>
                    <w:rFonts w:hint="eastAsia"/>
                  </w:rPr>
                </w:rPrChange>
              </w:rPr>
              <w:pPrChange w:id="3674" w:author="zhangph" w:date="2017-06-16T15:02:00Z">
                <w:pPr/>
              </w:pPrChange>
            </w:pPr>
            <w:ins w:id="3675" w:author="zhangph" w:date="2017-06-16T15:02:00Z">
              <w:r w:rsidRPr="00555323">
                <w:rPr>
                  <w:rFonts w:ascii="宋体" w:eastAsia="宋体" w:hAnsi="宋体" w:cs="宋体" w:hint="eastAsia"/>
                  <w:color w:val="000000"/>
                  <w:kern w:val="0"/>
                  <w:sz w:val="22"/>
                  <w:rPrChange w:id="3676" w:author="zhangph" w:date="2017-06-16T15:02:00Z">
                    <w:rPr>
                      <w:rFonts w:hint="eastAsia"/>
                    </w:rPr>
                  </w:rPrChange>
                </w:rPr>
                <w:t>案件性质</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677" w:author="zhangph" w:date="2017-06-16T15:02:00Z"/>
                <w:rFonts w:ascii="宋体" w:eastAsia="宋体" w:hAnsi="宋体" w:cs="宋体" w:hint="eastAsia"/>
                <w:color w:val="000000"/>
                <w:kern w:val="0"/>
                <w:sz w:val="22"/>
                <w:rPrChange w:id="3678" w:author="zhangph" w:date="2017-06-16T15:02:00Z">
                  <w:rPr>
                    <w:ins w:id="3679" w:author="zhangph" w:date="2017-06-16T15:02:00Z"/>
                    <w:rFonts w:hint="eastAsia"/>
                  </w:rPr>
                </w:rPrChange>
              </w:rPr>
              <w:pPrChange w:id="3680" w:author="zhangph" w:date="2017-06-16T15:02:00Z">
                <w:pPr/>
              </w:pPrChange>
            </w:pPr>
            <w:ins w:id="3681" w:author="zhangph" w:date="2017-06-16T15:02:00Z">
              <w:r w:rsidRPr="00555323">
                <w:rPr>
                  <w:rFonts w:ascii="宋体" w:eastAsia="宋体" w:hAnsi="宋体" w:cs="宋体" w:hint="eastAsia"/>
                  <w:color w:val="000000"/>
                  <w:kern w:val="0"/>
                  <w:sz w:val="22"/>
                  <w:rPrChange w:id="3682"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683" w:author="zhangph" w:date="2017-06-16T15:02:00Z"/>
                <w:rFonts w:ascii="宋体" w:eastAsia="宋体" w:hAnsi="宋体" w:cs="宋体"/>
                <w:color w:val="000000"/>
                <w:kern w:val="0"/>
                <w:sz w:val="22"/>
                <w:rPrChange w:id="3684" w:author="zhangph" w:date="2017-06-16T15:02:00Z">
                  <w:rPr>
                    <w:ins w:id="3685" w:author="zhangph" w:date="2017-06-16T15:02:00Z"/>
                  </w:rPr>
                </w:rPrChange>
              </w:rPr>
              <w:pPrChange w:id="3686" w:author="zhangph" w:date="2017-06-16T15:02:00Z">
                <w:pPr/>
              </w:pPrChange>
            </w:pPr>
          </w:p>
        </w:tc>
      </w:tr>
      <w:tr w:rsidR="00555323" w:rsidRPr="00555323" w:rsidTr="00555323">
        <w:trPr>
          <w:divId w:val="1319461733"/>
          <w:trHeight w:val="188"/>
          <w:ins w:id="3687"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688" w:author="zhangph" w:date="2017-06-16T15:02:00Z"/>
                <w:rFonts w:ascii="宋体" w:eastAsia="宋体" w:hAnsi="宋体" w:cs="宋体"/>
                <w:color w:val="000000"/>
                <w:kern w:val="0"/>
                <w:sz w:val="22"/>
                <w:rPrChange w:id="3689" w:author="zhangph" w:date="2017-06-16T15:02:00Z">
                  <w:rPr>
                    <w:ins w:id="3690" w:author="zhangph" w:date="2017-06-16T15:02:00Z"/>
                  </w:rPr>
                </w:rPrChange>
              </w:rPr>
              <w:pPrChange w:id="3691"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692" w:author="zhangph" w:date="2017-06-16T15:02:00Z"/>
                <w:rFonts w:ascii="宋体" w:eastAsia="宋体" w:hAnsi="宋体" w:cs="宋体"/>
                <w:color w:val="000000"/>
                <w:kern w:val="0"/>
                <w:sz w:val="22"/>
                <w:rPrChange w:id="3693" w:author="zhangph" w:date="2017-06-16T15:02:00Z">
                  <w:rPr>
                    <w:ins w:id="3694" w:author="zhangph" w:date="2017-06-16T15:02:00Z"/>
                  </w:rPr>
                </w:rPrChange>
              </w:rPr>
              <w:pPrChange w:id="3695"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696" w:author="zhangph" w:date="2017-06-16T15:02:00Z"/>
                <w:rFonts w:ascii="宋体" w:eastAsia="宋体" w:hAnsi="宋体" w:cs="宋体"/>
                <w:color w:val="000000"/>
                <w:kern w:val="0"/>
                <w:sz w:val="22"/>
                <w:rPrChange w:id="3697" w:author="zhangph" w:date="2017-06-16T15:02:00Z">
                  <w:rPr>
                    <w:ins w:id="3698" w:author="zhangph" w:date="2017-06-16T15:02:00Z"/>
                  </w:rPr>
                </w:rPrChange>
              </w:rPr>
              <w:pPrChange w:id="3699"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700" w:author="zhangph" w:date="2017-06-16T15:02:00Z"/>
                <w:rFonts w:ascii="宋体" w:eastAsia="宋体" w:hAnsi="宋体" w:cs="宋体" w:hint="eastAsia"/>
                <w:color w:val="000000"/>
                <w:kern w:val="0"/>
                <w:sz w:val="22"/>
                <w:rPrChange w:id="3701" w:author="zhangph" w:date="2017-06-16T15:02:00Z">
                  <w:rPr>
                    <w:ins w:id="3702" w:author="zhangph" w:date="2017-06-16T15:02:00Z"/>
                    <w:rFonts w:hint="eastAsia"/>
                  </w:rPr>
                </w:rPrChange>
              </w:rPr>
              <w:pPrChange w:id="3703" w:author="zhangph" w:date="2017-06-16T15:02:00Z">
                <w:pPr/>
              </w:pPrChange>
            </w:pPr>
            <w:ins w:id="3704" w:author="zhangph" w:date="2017-06-16T15:02:00Z">
              <w:r w:rsidRPr="00555323">
                <w:rPr>
                  <w:rFonts w:ascii="宋体" w:eastAsia="宋体" w:hAnsi="宋体" w:cs="宋体" w:hint="eastAsia"/>
                  <w:color w:val="000000"/>
                  <w:kern w:val="0"/>
                  <w:sz w:val="22"/>
                  <w:rPrChange w:id="3705" w:author="zhangph" w:date="2017-06-16T15:02:00Z">
                    <w:rPr>
                      <w:rFonts w:hint="eastAsia"/>
                    </w:rPr>
                  </w:rPrChange>
                </w:rPr>
                <w:t>人员类型</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706" w:author="zhangph" w:date="2017-06-16T15:02:00Z"/>
                <w:rFonts w:ascii="宋体" w:eastAsia="宋体" w:hAnsi="宋体" w:cs="宋体" w:hint="eastAsia"/>
                <w:color w:val="000000"/>
                <w:kern w:val="0"/>
                <w:sz w:val="22"/>
                <w:rPrChange w:id="3707" w:author="zhangph" w:date="2017-06-16T15:02:00Z">
                  <w:rPr>
                    <w:ins w:id="3708" w:author="zhangph" w:date="2017-06-16T15:02:00Z"/>
                    <w:rFonts w:hint="eastAsia"/>
                  </w:rPr>
                </w:rPrChange>
              </w:rPr>
              <w:pPrChange w:id="3709" w:author="zhangph" w:date="2017-06-16T15:02:00Z">
                <w:pPr/>
              </w:pPrChange>
            </w:pPr>
            <w:ins w:id="3710" w:author="zhangph" w:date="2017-06-16T15:02:00Z">
              <w:r w:rsidRPr="00555323">
                <w:rPr>
                  <w:rFonts w:ascii="宋体" w:eastAsia="宋体" w:hAnsi="宋体" w:cs="宋体" w:hint="eastAsia"/>
                  <w:color w:val="000000"/>
                  <w:kern w:val="0"/>
                  <w:sz w:val="22"/>
                  <w:rPrChange w:id="3711"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712" w:author="zhangph" w:date="2017-06-16T15:02:00Z"/>
                <w:rFonts w:ascii="宋体" w:eastAsia="宋体" w:hAnsi="宋体" w:cs="宋体"/>
                <w:color w:val="000000"/>
                <w:kern w:val="0"/>
                <w:sz w:val="22"/>
                <w:rPrChange w:id="3713" w:author="zhangph" w:date="2017-06-16T15:02:00Z">
                  <w:rPr>
                    <w:ins w:id="3714" w:author="zhangph" w:date="2017-06-16T15:02:00Z"/>
                  </w:rPr>
                </w:rPrChange>
              </w:rPr>
              <w:pPrChange w:id="3715" w:author="zhangph" w:date="2017-06-16T15:02:00Z">
                <w:pPr/>
              </w:pPrChange>
            </w:pPr>
          </w:p>
        </w:tc>
      </w:tr>
      <w:tr w:rsidR="00555323" w:rsidRPr="00555323" w:rsidTr="00555323">
        <w:trPr>
          <w:divId w:val="1319461733"/>
          <w:trHeight w:val="188"/>
          <w:ins w:id="3716"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717" w:author="zhangph" w:date="2017-06-16T15:02:00Z"/>
                <w:rFonts w:ascii="宋体" w:eastAsia="宋体" w:hAnsi="宋体" w:cs="宋体"/>
                <w:color w:val="000000"/>
                <w:kern w:val="0"/>
                <w:sz w:val="22"/>
                <w:rPrChange w:id="3718" w:author="zhangph" w:date="2017-06-16T15:02:00Z">
                  <w:rPr>
                    <w:ins w:id="3719" w:author="zhangph" w:date="2017-06-16T15:02:00Z"/>
                  </w:rPr>
                </w:rPrChange>
              </w:rPr>
              <w:pPrChange w:id="3720"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721" w:author="zhangph" w:date="2017-06-16T15:02:00Z"/>
                <w:rFonts w:ascii="宋体" w:eastAsia="宋体" w:hAnsi="宋体" w:cs="宋体"/>
                <w:color w:val="000000"/>
                <w:kern w:val="0"/>
                <w:sz w:val="22"/>
                <w:rPrChange w:id="3722" w:author="zhangph" w:date="2017-06-16T15:02:00Z">
                  <w:rPr>
                    <w:ins w:id="3723" w:author="zhangph" w:date="2017-06-16T15:02:00Z"/>
                  </w:rPr>
                </w:rPrChange>
              </w:rPr>
              <w:pPrChange w:id="3724"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725" w:author="zhangph" w:date="2017-06-16T15:02:00Z"/>
                <w:rFonts w:ascii="宋体" w:eastAsia="宋体" w:hAnsi="宋体" w:cs="宋体"/>
                <w:color w:val="000000"/>
                <w:kern w:val="0"/>
                <w:sz w:val="22"/>
                <w:rPrChange w:id="3726" w:author="zhangph" w:date="2017-06-16T15:02:00Z">
                  <w:rPr>
                    <w:ins w:id="3727" w:author="zhangph" w:date="2017-06-16T15:02:00Z"/>
                  </w:rPr>
                </w:rPrChange>
              </w:rPr>
              <w:pPrChange w:id="3728"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729" w:author="zhangph" w:date="2017-06-16T15:02:00Z"/>
                <w:rFonts w:ascii="宋体" w:eastAsia="宋体" w:hAnsi="宋体" w:cs="宋体" w:hint="eastAsia"/>
                <w:color w:val="000000"/>
                <w:kern w:val="0"/>
                <w:sz w:val="22"/>
                <w:rPrChange w:id="3730" w:author="zhangph" w:date="2017-06-16T15:02:00Z">
                  <w:rPr>
                    <w:ins w:id="3731" w:author="zhangph" w:date="2017-06-16T15:02:00Z"/>
                    <w:rFonts w:hint="eastAsia"/>
                  </w:rPr>
                </w:rPrChange>
              </w:rPr>
              <w:pPrChange w:id="3732" w:author="zhangph" w:date="2017-06-16T15:02:00Z">
                <w:pPr/>
              </w:pPrChange>
            </w:pPr>
            <w:ins w:id="3733" w:author="zhangph" w:date="2017-06-16T15:02:00Z">
              <w:r w:rsidRPr="00555323">
                <w:rPr>
                  <w:rFonts w:ascii="宋体" w:eastAsia="宋体" w:hAnsi="宋体" w:cs="宋体" w:hint="eastAsia"/>
                  <w:color w:val="000000"/>
                  <w:kern w:val="0"/>
                  <w:sz w:val="22"/>
                  <w:rPrChange w:id="3734" w:author="zhangph" w:date="2017-06-16T15:02:00Z">
                    <w:rPr>
                      <w:rFonts w:hint="eastAsia"/>
                    </w:rPr>
                  </w:rPrChange>
                </w:rPr>
                <w:t>发案时间</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735" w:author="zhangph" w:date="2017-06-16T15:02:00Z"/>
                <w:rFonts w:ascii="宋体" w:eastAsia="宋体" w:hAnsi="宋体" w:cs="宋体" w:hint="eastAsia"/>
                <w:color w:val="000000"/>
                <w:kern w:val="0"/>
                <w:sz w:val="22"/>
                <w:rPrChange w:id="3736" w:author="zhangph" w:date="2017-06-16T15:02:00Z">
                  <w:rPr>
                    <w:ins w:id="3737" w:author="zhangph" w:date="2017-06-16T15:02:00Z"/>
                    <w:rFonts w:hint="eastAsia"/>
                  </w:rPr>
                </w:rPrChange>
              </w:rPr>
              <w:pPrChange w:id="3738" w:author="zhangph" w:date="2017-06-16T15:02:00Z">
                <w:pPr/>
              </w:pPrChange>
            </w:pPr>
            <w:ins w:id="3739" w:author="zhangph" w:date="2017-06-16T15:02:00Z">
              <w:r w:rsidRPr="00555323">
                <w:rPr>
                  <w:rFonts w:ascii="宋体" w:eastAsia="宋体" w:hAnsi="宋体" w:cs="宋体" w:hint="eastAsia"/>
                  <w:color w:val="000000"/>
                  <w:kern w:val="0"/>
                  <w:sz w:val="22"/>
                  <w:rPrChange w:id="3740"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741" w:author="zhangph" w:date="2017-06-16T15:02:00Z"/>
                <w:rFonts w:ascii="宋体" w:eastAsia="宋体" w:hAnsi="宋体" w:cs="宋体"/>
                <w:color w:val="000000"/>
                <w:kern w:val="0"/>
                <w:sz w:val="22"/>
                <w:rPrChange w:id="3742" w:author="zhangph" w:date="2017-06-16T15:02:00Z">
                  <w:rPr>
                    <w:ins w:id="3743" w:author="zhangph" w:date="2017-06-16T15:02:00Z"/>
                  </w:rPr>
                </w:rPrChange>
              </w:rPr>
              <w:pPrChange w:id="3744" w:author="zhangph" w:date="2017-06-16T15:02:00Z">
                <w:pPr/>
              </w:pPrChange>
            </w:pPr>
          </w:p>
        </w:tc>
      </w:tr>
      <w:tr w:rsidR="00555323" w:rsidRPr="00555323" w:rsidTr="00555323">
        <w:trPr>
          <w:divId w:val="1319461733"/>
          <w:trHeight w:val="188"/>
          <w:ins w:id="3745"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555323" w:rsidRPr="00555323" w:rsidRDefault="00555323" w:rsidP="00555323">
            <w:pPr>
              <w:widowControl/>
              <w:jc w:val="left"/>
              <w:rPr>
                <w:ins w:id="3746" w:author="zhangph" w:date="2017-06-16T15:02:00Z"/>
                <w:rFonts w:ascii="宋体" w:eastAsia="宋体" w:hAnsi="宋体" w:cs="宋体"/>
                <w:color w:val="000000"/>
                <w:kern w:val="0"/>
                <w:sz w:val="22"/>
                <w:rPrChange w:id="3747" w:author="zhangph" w:date="2017-06-16T15:02:00Z">
                  <w:rPr>
                    <w:ins w:id="3748" w:author="zhangph" w:date="2017-06-16T15:02:00Z"/>
                  </w:rPr>
                </w:rPrChange>
              </w:rPr>
              <w:pPrChange w:id="3749" w:author="zhangph" w:date="2017-06-16T15:02:00Z">
                <w:pPr/>
              </w:pPrChange>
            </w:pPr>
          </w:p>
        </w:tc>
        <w:tc>
          <w:tcPr>
            <w:tcW w:w="1457"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750" w:author="zhangph" w:date="2017-06-16T15:02:00Z"/>
                <w:rFonts w:ascii="宋体" w:eastAsia="宋体" w:hAnsi="宋体" w:cs="宋体"/>
                <w:color w:val="000000"/>
                <w:kern w:val="0"/>
                <w:sz w:val="22"/>
                <w:rPrChange w:id="3751" w:author="zhangph" w:date="2017-06-16T15:02:00Z">
                  <w:rPr>
                    <w:ins w:id="3752" w:author="zhangph" w:date="2017-06-16T15:02:00Z"/>
                  </w:rPr>
                </w:rPrChange>
              </w:rPr>
              <w:pPrChange w:id="3753" w:author="zhangph" w:date="2017-06-16T15:02:00Z">
                <w:pPr/>
              </w:pPrChange>
            </w:pPr>
          </w:p>
        </w:tc>
        <w:tc>
          <w:tcPr>
            <w:tcW w:w="3076" w:type="dxa"/>
            <w:vMerge/>
            <w:tcBorders>
              <w:top w:val="single" w:sz="4" w:space="0" w:color="auto"/>
              <w:left w:val="single" w:sz="4" w:space="0" w:color="auto"/>
              <w:bottom w:val="nil"/>
              <w:right w:val="single" w:sz="4" w:space="0" w:color="auto"/>
            </w:tcBorders>
            <w:vAlign w:val="center"/>
            <w:hideMark/>
          </w:tcPr>
          <w:p w:rsidR="00555323" w:rsidRPr="00555323" w:rsidRDefault="00555323" w:rsidP="00555323">
            <w:pPr>
              <w:widowControl/>
              <w:jc w:val="left"/>
              <w:rPr>
                <w:ins w:id="3754" w:author="zhangph" w:date="2017-06-16T15:02:00Z"/>
                <w:rFonts w:ascii="宋体" w:eastAsia="宋体" w:hAnsi="宋体" w:cs="宋体"/>
                <w:color w:val="000000"/>
                <w:kern w:val="0"/>
                <w:sz w:val="22"/>
                <w:rPrChange w:id="3755" w:author="zhangph" w:date="2017-06-16T15:02:00Z">
                  <w:rPr>
                    <w:ins w:id="3756" w:author="zhangph" w:date="2017-06-16T15:02:00Z"/>
                  </w:rPr>
                </w:rPrChange>
              </w:rPr>
              <w:pPrChange w:id="3757" w:author="zhangph" w:date="2017-06-16T15:02:00Z">
                <w:pPr/>
              </w:pPrChange>
            </w:pPr>
          </w:p>
        </w:tc>
        <w:tc>
          <w:tcPr>
            <w:tcW w:w="1324"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3758" w:author="zhangph" w:date="2017-06-16T15:02:00Z"/>
                <w:rFonts w:ascii="宋体" w:eastAsia="宋体" w:hAnsi="宋体" w:cs="宋体" w:hint="eastAsia"/>
                <w:color w:val="000000"/>
                <w:kern w:val="0"/>
                <w:sz w:val="22"/>
                <w:rPrChange w:id="3759" w:author="zhangph" w:date="2017-06-16T15:02:00Z">
                  <w:rPr>
                    <w:ins w:id="3760" w:author="zhangph" w:date="2017-06-16T15:02:00Z"/>
                    <w:rFonts w:hint="eastAsia"/>
                  </w:rPr>
                </w:rPrChange>
              </w:rPr>
              <w:pPrChange w:id="3761" w:author="zhangph" w:date="2017-06-16T15:02:00Z">
                <w:pPr/>
              </w:pPrChange>
            </w:pPr>
            <w:ins w:id="3762" w:author="zhangph" w:date="2017-06-16T15:02:00Z">
              <w:r w:rsidRPr="00555323">
                <w:rPr>
                  <w:rFonts w:ascii="宋体" w:eastAsia="宋体" w:hAnsi="宋体" w:cs="宋体" w:hint="eastAsia"/>
                  <w:color w:val="000000"/>
                  <w:kern w:val="0"/>
                  <w:sz w:val="22"/>
                  <w:rPrChange w:id="3763" w:author="zhangph" w:date="2017-06-16T15:02:00Z">
                    <w:rPr>
                      <w:rFonts w:hint="eastAsia"/>
                    </w:rPr>
                  </w:rPrChange>
                </w:rPr>
                <w:t>身份证号码</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764" w:author="zhangph" w:date="2017-06-16T15:02:00Z"/>
                <w:rFonts w:ascii="宋体" w:eastAsia="宋体" w:hAnsi="宋体" w:cs="宋体" w:hint="eastAsia"/>
                <w:color w:val="000000"/>
                <w:kern w:val="0"/>
                <w:sz w:val="22"/>
                <w:rPrChange w:id="3765" w:author="zhangph" w:date="2017-06-16T15:02:00Z">
                  <w:rPr>
                    <w:ins w:id="3766" w:author="zhangph" w:date="2017-06-16T15:02:00Z"/>
                    <w:rFonts w:hint="eastAsia"/>
                  </w:rPr>
                </w:rPrChange>
              </w:rPr>
              <w:pPrChange w:id="3767" w:author="zhangph" w:date="2017-06-16T15:02:00Z">
                <w:pPr/>
              </w:pPrChange>
            </w:pPr>
            <w:ins w:id="3768" w:author="zhangph" w:date="2017-06-16T15:02:00Z">
              <w:r w:rsidRPr="00555323">
                <w:rPr>
                  <w:rFonts w:ascii="宋体" w:eastAsia="宋体" w:hAnsi="宋体" w:cs="宋体" w:hint="eastAsia"/>
                  <w:color w:val="000000"/>
                  <w:kern w:val="0"/>
                  <w:sz w:val="22"/>
                  <w:rPrChange w:id="3769" w:author="zhangph" w:date="2017-06-16T15:02:00Z">
                    <w:rPr>
                      <w:rFonts w:hint="eastAsia"/>
                    </w:rPr>
                  </w:rPrChange>
                </w:rPr>
                <w:t xml:space="preserve">　</w:t>
              </w:r>
            </w:ins>
          </w:p>
        </w:tc>
        <w:tc>
          <w:tcPr>
            <w:tcW w:w="1123" w:type="dxa"/>
            <w:vMerge/>
            <w:tcBorders>
              <w:top w:val="single" w:sz="4" w:space="0" w:color="auto"/>
              <w:left w:val="single" w:sz="4" w:space="0" w:color="auto"/>
              <w:bottom w:val="nil"/>
              <w:right w:val="single" w:sz="8" w:space="0" w:color="auto"/>
            </w:tcBorders>
            <w:vAlign w:val="center"/>
            <w:hideMark/>
          </w:tcPr>
          <w:p w:rsidR="00555323" w:rsidRPr="00555323" w:rsidRDefault="00555323" w:rsidP="00555323">
            <w:pPr>
              <w:widowControl/>
              <w:jc w:val="left"/>
              <w:rPr>
                <w:ins w:id="3770" w:author="zhangph" w:date="2017-06-16T15:02:00Z"/>
                <w:rFonts w:ascii="宋体" w:eastAsia="宋体" w:hAnsi="宋体" w:cs="宋体"/>
                <w:color w:val="000000"/>
                <w:kern w:val="0"/>
                <w:sz w:val="22"/>
                <w:rPrChange w:id="3771" w:author="zhangph" w:date="2017-06-16T15:02:00Z">
                  <w:rPr>
                    <w:ins w:id="3772" w:author="zhangph" w:date="2017-06-16T15:02:00Z"/>
                  </w:rPr>
                </w:rPrChange>
              </w:rPr>
              <w:pPrChange w:id="3773" w:author="zhangph" w:date="2017-06-16T15:02:00Z">
                <w:pPr/>
              </w:pPrChange>
            </w:pPr>
          </w:p>
        </w:tc>
      </w:tr>
      <w:tr w:rsidR="00555323" w:rsidRPr="00555323" w:rsidTr="00555323">
        <w:trPr>
          <w:divId w:val="1319461733"/>
          <w:trHeight w:val="188"/>
          <w:ins w:id="3774" w:author="zhangph" w:date="2017-06-16T15:02:00Z"/>
        </w:trPr>
        <w:tc>
          <w:tcPr>
            <w:tcW w:w="43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center"/>
              <w:rPr>
                <w:ins w:id="3775" w:author="zhangph" w:date="2017-06-16T15:02:00Z"/>
                <w:rFonts w:ascii="宋体" w:eastAsia="宋体" w:hAnsi="宋体" w:cs="宋体" w:hint="eastAsia"/>
                <w:color w:val="000000"/>
                <w:kern w:val="0"/>
                <w:sz w:val="22"/>
                <w:rPrChange w:id="3776" w:author="zhangph" w:date="2017-06-16T15:02:00Z">
                  <w:rPr>
                    <w:ins w:id="3777" w:author="zhangph" w:date="2017-06-16T15:02:00Z"/>
                    <w:rFonts w:hint="eastAsia"/>
                  </w:rPr>
                </w:rPrChange>
              </w:rPr>
              <w:pPrChange w:id="3778" w:author="zhangph" w:date="2017-06-16T15:02:00Z">
                <w:pPr>
                  <w:jc w:val="center"/>
                </w:pPr>
              </w:pPrChange>
            </w:pPr>
            <w:ins w:id="3779" w:author="zhangph" w:date="2017-06-16T15:02:00Z">
              <w:r w:rsidRPr="00555323">
                <w:rPr>
                  <w:rFonts w:ascii="宋体" w:eastAsia="宋体" w:hAnsi="宋体" w:cs="宋体" w:hint="eastAsia"/>
                  <w:color w:val="000000"/>
                  <w:kern w:val="0"/>
                  <w:sz w:val="22"/>
                  <w:rPrChange w:id="3780" w:author="zhangph" w:date="2017-06-16T15:02:00Z">
                    <w:rPr>
                      <w:rFonts w:hint="eastAsia"/>
                    </w:rPr>
                  </w:rPrChange>
                </w:rPr>
                <w:t>6</w:t>
              </w:r>
            </w:ins>
          </w:p>
        </w:tc>
        <w:tc>
          <w:tcPr>
            <w:tcW w:w="1457"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center"/>
              <w:rPr>
                <w:ins w:id="3781" w:author="zhangph" w:date="2017-06-16T15:02:00Z"/>
                <w:rFonts w:ascii="宋体" w:eastAsia="宋体" w:hAnsi="宋体" w:cs="宋体" w:hint="eastAsia"/>
                <w:color w:val="000000"/>
                <w:kern w:val="0"/>
                <w:sz w:val="22"/>
                <w:rPrChange w:id="3782" w:author="zhangph" w:date="2017-06-16T15:02:00Z">
                  <w:rPr>
                    <w:ins w:id="3783" w:author="zhangph" w:date="2017-06-16T15:02:00Z"/>
                    <w:rFonts w:hint="eastAsia"/>
                  </w:rPr>
                </w:rPrChange>
              </w:rPr>
              <w:pPrChange w:id="3784" w:author="zhangph" w:date="2017-06-16T15:02:00Z">
                <w:pPr>
                  <w:jc w:val="center"/>
                </w:pPr>
              </w:pPrChange>
            </w:pPr>
            <w:ins w:id="3785" w:author="zhangph" w:date="2017-06-16T15:02:00Z">
              <w:r w:rsidRPr="00555323">
                <w:rPr>
                  <w:rFonts w:ascii="宋体" w:eastAsia="宋体" w:hAnsi="宋体" w:cs="宋体" w:hint="eastAsia"/>
                  <w:color w:val="000000"/>
                  <w:kern w:val="0"/>
                  <w:sz w:val="22"/>
                  <w:rPrChange w:id="3786" w:author="zhangph" w:date="2017-06-16T15:02:00Z">
                    <w:rPr>
                      <w:rFonts w:hint="eastAsia"/>
                    </w:rPr>
                  </w:rPrChange>
                </w:rPr>
                <w:t>禁毒</w:t>
              </w:r>
              <w:r w:rsidRPr="00555323">
                <w:rPr>
                  <w:rFonts w:ascii="宋体" w:eastAsia="宋体" w:hAnsi="宋体" w:cs="宋体" w:hint="eastAsia"/>
                  <w:color w:val="000000"/>
                  <w:kern w:val="0"/>
                  <w:sz w:val="22"/>
                  <w:rPrChange w:id="3787" w:author="zhangph" w:date="2017-06-16T15:02:00Z">
                    <w:rPr>
                      <w:rFonts w:hint="eastAsia"/>
                    </w:rPr>
                  </w:rPrChange>
                </w:rPr>
                <w:t>-</w:t>
              </w:r>
              <w:r w:rsidRPr="00555323">
                <w:rPr>
                  <w:rFonts w:ascii="宋体" w:eastAsia="宋体" w:hAnsi="宋体" w:cs="宋体" w:hint="eastAsia"/>
                  <w:color w:val="000000"/>
                  <w:kern w:val="0"/>
                  <w:sz w:val="22"/>
                  <w:rPrChange w:id="3788" w:author="zhangph" w:date="2017-06-16T15:02:00Z">
                    <w:rPr>
                      <w:rFonts w:hint="eastAsia"/>
                    </w:rPr>
                  </w:rPrChange>
                </w:rPr>
                <w:t>涉毒嫌疑人</w:t>
              </w:r>
            </w:ins>
          </w:p>
        </w:tc>
        <w:tc>
          <w:tcPr>
            <w:tcW w:w="307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center"/>
              <w:rPr>
                <w:ins w:id="3789" w:author="zhangph" w:date="2017-06-16T15:02:00Z"/>
                <w:rFonts w:ascii="宋体" w:eastAsia="宋体" w:hAnsi="宋体" w:cs="宋体" w:hint="eastAsia"/>
                <w:color w:val="000000"/>
                <w:kern w:val="0"/>
                <w:sz w:val="22"/>
                <w:rPrChange w:id="3790" w:author="zhangph" w:date="2017-06-16T15:02:00Z">
                  <w:rPr>
                    <w:ins w:id="3791" w:author="zhangph" w:date="2017-06-16T15:02:00Z"/>
                    <w:rFonts w:hint="eastAsia"/>
                  </w:rPr>
                </w:rPrChange>
              </w:rPr>
              <w:pPrChange w:id="3792" w:author="zhangph" w:date="2017-06-16T15:02:00Z">
                <w:pPr>
                  <w:jc w:val="center"/>
                </w:pPr>
              </w:pPrChange>
            </w:pPr>
            <w:proofErr w:type="spellStart"/>
            <w:ins w:id="3793" w:author="zhangph" w:date="2017-06-16T15:02:00Z">
              <w:r w:rsidRPr="00555323">
                <w:rPr>
                  <w:rFonts w:ascii="宋体" w:eastAsia="宋体" w:hAnsi="宋体" w:cs="宋体" w:hint="eastAsia"/>
                  <w:color w:val="000000"/>
                  <w:kern w:val="0"/>
                  <w:sz w:val="22"/>
                  <w:rPrChange w:id="3794" w:author="zhangph" w:date="2017-06-16T15:02:00Z">
                    <w:rPr>
                      <w:rFonts w:hint="eastAsia"/>
                    </w:rPr>
                  </w:rPrChange>
                </w:rPr>
                <w:t>gazhk_QBPT_JD_SDXYR</w:t>
              </w:r>
              <w:proofErr w:type="spellEnd"/>
            </w:ins>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795" w:author="zhangph" w:date="2017-06-16T15:02:00Z"/>
                <w:rFonts w:ascii="宋体" w:eastAsia="宋体" w:hAnsi="宋体" w:cs="宋体" w:hint="eastAsia"/>
                <w:color w:val="000000"/>
                <w:kern w:val="0"/>
                <w:sz w:val="22"/>
                <w:rPrChange w:id="3796" w:author="zhangph" w:date="2017-06-16T15:02:00Z">
                  <w:rPr>
                    <w:ins w:id="3797" w:author="zhangph" w:date="2017-06-16T15:02:00Z"/>
                    <w:rFonts w:hint="eastAsia"/>
                  </w:rPr>
                </w:rPrChange>
              </w:rPr>
              <w:pPrChange w:id="3798" w:author="zhangph" w:date="2017-06-16T15:02:00Z">
                <w:pPr>
                  <w:jc w:val="left"/>
                </w:pPr>
              </w:pPrChange>
            </w:pPr>
            <w:ins w:id="3799" w:author="zhangph" w:date="2017-06-16T15:02:00Z">
              <w:r w:rsidRPr="00555323">
                <w:rPr>
                  <w:rFonts w:ascii="宋体" w:eastAsia="宋体" w:hAnsi="宋体" w:cs="宋体" w:hint="eastAsia"/>
                  <w:color w:val="000000"/>
                  <w:kern w:val="0"/>
                  <w:sz w:val="22"/>
                  <w:rPrChange w:id="3800" w:author="zhangph" w:date="2017-06-16T15:02:00Z">
                    <w:rPr>
                      <w:rFonts w:hint="eastAsia"/>
                    </w:rPr>
                  </w:rPrChange>
                </w:rPr>
                <w:t>嫌疑人类型</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801" w:author="zhangph" w:date="2017-06-16T15:02:00Z"/>
                <w:rFonts w:ascii="宋体" w:eastAsia="宋体" w:hAnsi="宋体" w:cs="宋体" w:hint="eastAsia"/>
                <w:color w:val="000000"/>
                <w:kern w:val="0"/>
                <w:sz w:val="22"/>
                <w:rPrChange w:id="3802" w:author="zhangph" w:date="2017-06-16T15:02:00Z">
                  <w:rPr>
                    <w:ins w:id="3803" w:author="zhangph" w:date="2017-06-16T15:02:00Z"/>
                    <w:rFonts w:hint="eastAsia"/>
                  </w:rPr>
                </w:rPrChange>
              </w:rPr>
              <w:pPrChange w:id="3804" w:author="zhangph" w:date="2017-06-16T15:02:00Z">
                <w:pPr/>
              </w:pPrChange>
            </w:pPr>
            <w:ins w:id="3805" w:author="zhangph" w:date="2017-06-16T15:02:00Z">
              <w:r w:rsidRPr="00555323">
                <w:rPr>
                  <w:rFonts w:ascii="宋体" w:eastAsia="宋体" w:hAnsi="宋体" w:cs="宋体" w:hint="eastAsia"/>
                  <w:color w:val="000000"/>
                  <w:kern w:val="0"/>
                  <w:sz w:val="22"/>
                  <w:rPrChange w:id="3806" w:author="zhangph" w:date="2017-06-16T15:02:00Z">
                    <w:rPr>
                      <w:rFonts w:hint="eastAsia"/>
                    </w:rPr>
                  </w:rPrChange>
                </w:rPr>
                <w:t xml:space="preserve">　</w:t>
              </w:r>
            </w:ins>
          </w:p>
        </w:tc>
        <w:tc>
          <w:tcPr>
            <w:tcW w:w="1123" w:type="dxa"/>
            <w:vMerge w:val="restart"/>
            <w:tcBorders>
              <w:top w:val="single" w:sz="4" w:space="0" w:color="auto"/>
              <w:left w:val="single" w:sz="4" w:space="0" w:color="auto"/>
              <w:bottom w:val="single" w:sz="8" w:space="0" w:color="000000"/>
              <w:right w:val="single" w:sz="8" w:space="0" w:color="auto"/>
            </w:tcBorders>
            <w:shd w:val="clear" w:color="auto" w:fill="auto"/>
            <w:noWrap/>
            <w:vAlign w:val="center"/>
            <w:hideMark/>
          </w:tcPr>
          <w:p w:rsidR="00555323" w:rsidRPr="00555323" w:rsidRDefault="00555323" w:rsidP="00555323">
            <w:pPr>
              <w:widowControl/>
              <w:jc w:val="center"/>
              <w:rPr>
                <w:ins w:id="3807" w:author="zhangph" w:date="2017-06-16T15:02:00Z"/>
                <w:rFonts w:ascii="宋体" w:eastAsia="宋体" w:hAnsi="宋体" w:cs="宋体" w:hint="eastAsia"/>
                <w:color w:val="000000"/>
                <w:kern w:val="0"/>
                <w:sz w:val="22"/>
                <w:rPrChange w:id="3808" w:author="zhangph" w:date="2017-06-16T15:02:00Z">
                  <w:rPr>
                    <w:ins w:id="3809" w:author="zhangph" w:date="2017-06-16T15:02:00Z"/>
                    <w:rFonts w:hint="eastAsia"/>
                  </w:rPr>
                </w:rPrChange>
              </w:rPr>
              <w:pPrChange w:id="3810" w:author="zhangph" w:date="2017-06-16T15:02:00Z">
                <w:pPr>
                  <w:jc w:val="center"/>
                </w:pPr>
              </w:pPrChange>
            </w:pPr>
            <w:ins w:id="3811" w:author="zhangph" w:date="2017-06-16T15:02:00Z">
              <w:r w:rsidRPr="00555323">
                <w:rPr>
                  <w:rFonts w:ascii="宋体" w:eastAsia="宋体" w:hAnsi="宋体" w:cs="宋体" w:hint="eastAsia"/>
                  <w:color w:val="000000"/>
                  <w:kern w:val="0"/>
                  <w:sz w:val="22"/>
                  <w:rPrChange w:id="3812" w:author="zhangph" w:date="2017-06-16T15:02:00Z">
                    <w:rPr>
                      <w:rFonts w:hint="eastAsia"/>
                    </w:rPr>
                  </w:rPrChange>
                </w:rPr>
                <w:t>市云</w:t>
              </w:r>
            </w:ins>
          </w:p>
        </w:tc>
      </w:tr>
      <w:tr w:rsidR="00555323" w:rsidRPr="00555323" w:rsidTr="00555323">
        <w:trPr>
          <w:divId w:val="1319461733"/>
          <w:trHeight w:val="188"/>
          <w:ins w:id="3813" w:author="zhangph" w:date="2017-06-16T15:02:00Z"/>
        </w:trPr>
        <w:tc>
          <w:tcPr>
            <w:tcW w:w="436" w:type="dxa"/>
            <w:vMerge/>
            <w:tcBorders>
              <w:top w:val="single" w:sz="4" w:space="0" w:color="auto"/>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3814" w:author="zhangph" w:date="2017-06-16T15:02:00Z"/>
                <w:rFonts w:ascii="宋体" w:eastAsia="宋体" w:hAnsi="宋体" w:cs="宋体"/>
                <w:color w:val="000000"/>
                <w:kern w:val="0"/>
                <w:sz w:val="22"/>
                <w:rPrChange w:id="3815" w:author="zhangph" w:date="2017-06-16T15:02:00Z">
                  <w:rPr>
                    <w:ins w:id="3816" w:author="zhangph" w:date="2017-06-16T15:02:00Z"/>
                  </w:rPr>
                </w:rPrChange>
              </w:rPr>
              <w:pPrChange w:id="3817" w:author="zhangph" w:date="2017-06-16T15:02:00Z">
                <w:pPr/>
              </w:pPrChange>
            </w:pPr>
          </w:p>
        </w:tc>
        <w:tc>
          <w:tcPr>
            <w:tcW w:w="1457" w:type="dxa"/>
            <w:vMerge/>
            <w:tcBorders>
              <w:top w:val="single" w:sz="4" w:space="0" w:color="auto"/>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3818" w:author="zhangph" w:date="2017-06-16T15:02:00Z"/>
                <w:rFonts w:ascii="宋体" w:eastAsia="宋体" w:hAnsi="宋体" w:cs="宋体"/>
                <w:color w:val="000000"/>
                <w:kern w:val="0"/>
                <w:sz w:val="22"/>
                <w:rPrChange w:id="3819" w:author="zhangph" w:date="2017-06-16T15:02:00Z">
                  <w:rPr>
                    <w:ins w:id="3820" w:author="zhangph" w:date="2017-06-16T15:02:00Z"/>
                  </w:rPr>
                </w:rPrChange>
              </w:rPr>
              <w:pPrChange w:id="3821" w:author="zhangph" w:date="2017-06-16T15:02:00Z">
                <w:pPr/>
              </w:pPrChange>
            </w:pPr>
          </w:p>
        </w:tc>
        <w:tc>
          <w:tcPr>
            <w:tcW w:w="3076" w:type="dxa"/>
            <w:vMerge/>
            <w:tcBorders>
              <w:top w:val="single" w:sz="4" w:space="0" w:color="auto"/>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3822" w:author="zhangph" w:date="2017-06-16T15:02:00Z"/>
                <w:rFonts w:ascii="宋体" w:eastAsia="宋体" w:hAnsi="宋体" w:cs="宋体"/>
                <w:color w:val="000000"/>
                <w:kern w:val="0"/>
                <w:sz w:val="22"/>
                <w:rPrChange w:id="3823" w:author="zhangph" w:date="2017-06-16T15:02:00Z">
                  <w:rPr>
                    <w:ins w:id="3824" w:author="zhangph" w:date="2017-06-16T15:02:00Z"/>
                  </w:rPr>
                </w:rPrChange>
              </w:rPr>
              <w:pPrChange w:id="3825"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826" w:author="zhangph" w:date="2017-06-16T15:02:00Z"/>
                <w:rFonts w:ascii="宋体" w:eastAsia="宋体" w:hAnsi="宋体" w:cs="宋体" w:hint="eastAsia"/>
                <w:color w:val="000000"/>
                <w:kern w:val="0"/>
                <w:sz w:val="22"/>
                <w:rPrChange w:id="3827" w:author="zhangph" w:date="2017-06-16T15:02:00Z">
                  <w:rPr>
                    <w:ins w:id="3828" w:author="zhangph" w:date="2017-06-16T15:02:00Z"/>
                    <w:rFonts w:hint="eastAsia"/>
                  </w:rPr>
                </w:rPrChange>
              </w:rPr>
              <w:pPrChange w:id="3829" w:author="zhangph" w:date="2017-06-16T15:02:00Z">
                <w:pPr>
                  <w:jc w:val="left"/>
                </w:pPr>
              </w:pPrChange>
            </w:pPr>
            <w:ins w:id="3830" w:author="zhangph" w:date="2017-06-16T15:02:00Z">
              <w:r w:rsidRPr="00555323">
                <w:rPr>
                  <w:rFonts w:ascii="宋体" w:eastAsia="宋体" w:hAnsi="宋体" w:cs="宋体" w:hint="eastAsia"/>
                  <w:color w:val="000000"/>
                  <w:kern w:val="0"/>
                  <w:sz w:val="22"/>
                  <w:rPrChange w:id="3831" w:author="zhangph" w:date="2017-06-16T15:02:00Z">
                    <w:rPr>
                      <w:rFonts w:hint="eastAsia"/>
                    </w:rPr>
                  </w:rPrChange>
                </w:rPr>
                <w:t>填报单位</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832" w:author="zhangph" w:date="2017-06-16T15:02:00Z"/>
                <w:rFonts w:ascii="宋体" w:eastAsia="宋体" w:hAnsi="宋体" w:cs="宋体" w:hint="eastAsia"/>
                <w:color w:val="000000"/>
                <w:kern w:val="0"/>
                <w:sz w:val="22"/>
                <w:rPrChange w:id="3833" w:author="zhangph" w:date="2017-06-16T15:02:00Z">
                  <w:rPr>
                    <w:ins w:id="3834" w:author="zhangph" w:date="2017-06-16T15:02:00Z"/>
                    <w:rFonts w:hint="eastAsia"/>
                  </w:rPr>
                </w:rPrChange>
              </w:rPr>
              <w:pPrChange w:id="3835" w:author="zhangph" w:date="2017-06-16T15:02:00Z">
                <w:pPr/>
              </w:pPrChange>
            </w:pPr>
            <w:ins w:id="3836" w:author="zhangph" w:date="2017-06-16T15:02:00Z">
              <w:r w:rsidRPr="00555323">
                <w:rPr>
                  <w:rFonts w:ascii="宋体" w:eastAsia="宋体" w:hAnsi="宋体" w:cs="宋体" w:hint="eastAsia"/>
                  <w:color w:val="000000"/>
                  <w:kern w:val="0"/>
                  <w:sz w:val="22"/>
                  <w:rPrChange w:id="3837" w:author="zhangph" w:date="2017-06-16T15:02:00Z">
                    <w:rPr>
                      <w:rFonts w:hint="eastAsia"/>
                    </w:rPr>
                  </w:rPrChange>
                </w:rPr>
                <w:t xml:space="preserve">　</w:t>
              </w:r>
            </w:ins>
          </w:p>
        </w:tc>
        <w:tc>
          <w:tcPr>
            <w:tcW w:w="1123" w:type="dxa"/>
            <w:vMerge/>
            <w:tcBorders>
              <w:top w:val="single" w:sz="4" w:space="0" w:color="auto"/>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3838" w:author="zhangph" w:date="2017-06-16T15:02:00Z"/>
                <w:rFonts w:ascii="宋体" w:eastAsia="宋体" w:hAnsi="宋体" w:cs="宋体"/>
                <w:color w:val="000000"/>
                <w:kern w:val="0"/>
                <w:sz w:val="22"/>
                <w:rPrChange w:id="3839" w:author="zhangph" w:date="2017-06-16T15:02:00Z">
                  <w:rPr>
                    <w:ins w:id="3840" w:author="zhangph" w:date="2017-06-16T15:02:00Z"/>
                  </w:rPr>
                </w:rPrChange>
              </w:rPr>
              <w:pPrChange w:id="3841" w:author="zhangph" w:date="2017-06-16T15:02:00Z">
                <w:pPr/>
              </w:pPrChange>
            </w:pPr>
          </w:p>
        </w:tc>
      </w:tr>
      <w:tr w:rsidR="00555323" w:rsidRPr="00555323" w:rsidTr="00555323">
        <w:trPr>
          <w:divId w:val="1319461733"/>
          <w:trHeight w:val="188"/>
          <w:ins w:id="3842" w:author="zhangph" w:date="2017-06-16T15:02:00Z"/>
        </w:trPr>
        <w:tc>
          <w:tcPr>
            <w:tcW w:w="436" w:type="dxa"/>
            <w:vMerge/>
            <w:tcBorders>
              <w:top w:val="single" w:sz="4" w:space="0" w:color="auto"/>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3843" w:author="zhangph" w:date="2017-06-16T15:02:00Z"/>
                <w:rFonts w:ascii="宋体" w:eastAsia="宋体" w:hAnsi="宋体" w:cs="宋体"/>
                <w:color w:val="000000"/>
                <w:kern w:val="0"/>
                <w:sz w:val="22"/>
                <w:rPrChange w:id="3844" w:author="zhangph" w:date="2017-06-16T15:02:00Z">
                  <w:rPr>
                    <w:ins w:id="3845" w:author="zhangph" w:date="2017-06-16T15:02:00Z"/>
                  </w:rPr>
                </w:rPrChange>
              </w:rPr>
              <w:pPrChange w:id="3846" w:author="zhangph" w:date="2017-06-16T15:02:00Z">
                <w:pPr/>
              </w:pPrChange>
            </w:pPr>
          </w:p>
        </w:tc>
        <w:tc>
          <w:tcPr>
            <w:tcW w:w="1457" w:type="dxa"/>
            <w:vMerge/>
            <w:tcBorders>
              <w:top w:val="single" w:sz="4" w:space="0" w:color="auto"/>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3847" w:author="zhangph" w:date="2017-06-16T15:02:00Z"/>
                <w:rFonts w:ascii="宋体" w:eastAsia="宋体" w:hAnsi="宋体" w:cs="宋体"/>
                <w:color w:val="000000"/>
                <w:kern w:val="0"/>
                <w:sz w:val="22"/>
                <w:rPrChange w:id="3848" w:author="zhangph" w:date="2017-06-16T15:02:00Z">
                  <w:rPr>
                    <w:ins w:id="3849" w:author="zhangph" w:date="2017-06-16T15:02:00Z"/>
                  </w:rPr>
                </w:rPrChange>
              </w:rPr>
              <w:pPrChange w:id="3850" w:author="zhangph" w:date="2017-06-16T15:02:00Z">
                <w:pPr/>
              </w:pPrChange>
            </w:pPr>
          </w:p>
        </w:tc>
        <w:tc>
          <w:tcPr>
            <w:tcW w:w="3076" w:type="dxa"/>
            <w:vMerge/>
            <w:tcBorders>
              <w:top w:val="single" w:sz="4" w:space="0" w:color="auto"/>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3851" w:author="zhangph" w:date="2017-06-16T15:02:00Z"/>
                <w:rFonts w:ascii="宋体" w:eastAsia="宋体" w:hAnsi="宋体" w:cs="宋体"/>
                <w:color w:val="000000"/>
                <w:kern w:val="0"/>
                <w:sz w:val="22"/>
                <w:rPrChange w:id="3852" w:author="zhangph" w:date="2017-06-16T15:02:00Z">
                  <w:rPr>
                    <w:ins w:id="3853" w:author="zhangph" w:date="2017-06-16T15:02:00Z"/>
                  </w:rPr>
                </w:rPrChange>
              </w:rPr>
              <w:pPrChange w:id="3854" w:author="zhangph" w:date="2017-06-16T15:02:00Z">
                <w:pPr/>
              </w:pPrChange>
            </w:pPr>
          </w:p>
        </w:tc>
        <w:tc>
          <w:tcPr>
            <w:tcW w:w="132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855" w:author="zhangph" w:date="2017-06-16T15:02:00Z"/>
                <w:rFonts w:ascii="宋体" w:eastAsia="宋体" w:hAnsi="宋体" w:cs="宋体" w:hint="eastAsia"/>
                <w:color w:val="000000"/>
                <w:kern w:val="0"/>
                <w:sz w:val="22"/>
                <w:rPrChange w:id="3856" w:author="zhangph" w:date="2017-06-16T15:02:00Z">
                  <w:rPr>
                    <w:ins w:id="3857" w:author="zhangph" w:date="2017-06-16T15:02:00Z"/>
                    <w:rFonts w:hint="eastAsia"/>
                  </w:rPr>
                </w:rPrChange>
              </w:rPr>
              <w:pPrChange w:id="3858" w:author="zhangph" w:date="2017-06-16T15:02:00Z">
                <w:pPr/>
              </w:pPrChange>
            </w:pPr>
            <w:ins w:id="3859" w:author="zhangph" w:date="2017-06-16T15:02:00Z">
              <w:r w:rsidRPr="00555323">
                <w:rPr>
                  <w:rFonts w:ascii="宋体" w:eastAsia="宋体" w:hAnsi="宋体" w:cs="宋体" w:hint="eastAsia"/>
                  <w:color w:val="000000"/>
                  <w:kern w:val="0"/>
                  <w:sz w:val="22"/>
                  <w:rPrChange w:id="3860" w:author="zhangph" w:date="2017-06-16T15:02:00Z">
                    <w:rPr>
                      <w:rFonts w:hint="eastAsia"/>
                    </w:rPr>
                  </w:rPrChange>
                </w:rPr>
                <w:t>登记日期</w:t>
              </w:r>
            </w:ins>
          </w:p>
        </w:tc>
        <w:tc>
          <w:tcPr>
            <w:tcW w:w="129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3861" w:author="zhangph" w:date="2017-06-16T15:02:00Z"/>
                <w:rFonts w:ascii="宋体" w:eastAsia="宋体" w:hAnsi="宋体" w:cs="宋体" w:hint="eastAsia"/>
                <w:color w:val="000000"/>
                <w:kern w:val="0"/>
                <w:sz w:val="22"/>
                <w:rPrChange w:id="3862" w:author="zhangph" w:date="2017-06-16T15:02:00Z">
                  <w:rPr>
                    <w:ins w:id="3863" w:author="zhangph" w:date="2017-06-16T15:02:00Z"/>
                    <w:rFonts w:hint="eastAsia"/>
                  </w:rPr>
                </w:rPrChange>
              </w:rPr>
              <w:pPrChange w:id="3864" w:author="zhangph" w:date="2017-06-16T15:02:00Z">
                <w:pPr/>
              </w:pPrChange>
            </w:pPr>
            <w:ins w:id="3865" w:author="zhangph" w:date="2017-06-16T15:02:00Z">
              <w:r w:rsidRPr="00555323">
                <w:rPr>
                  <w:rFonts w:ascii="宋体" w:eastAsia="宋体" w:hAnsi="宋体" w:cs="宋体" w:hint="eastAsia"/>
                  <w:color w:val="000000"/>
                  <w:kern w:val="0"/>
                  <w:sz w:val="22"/>
                  <w:rPrChange w:id="3866" w:author="zhangph" w:date="2017-06-16T15:02:00Z">
                    <w:rPr>
                      <w:rFonts w:hint="eastAsia"/>
                    </w:rPr>
                  </w:rPrChange>
                </w:rPr>
                <w:t xml:space="preserve">　</w:t>
              </w:r>
            </w:ins>
          </w:p>
        </w:tc>
        <w:tc>
          <w:tcPr>
            <w:tcW w:w="1123" w:type="dxa"/>
            <w:vMerge/>
            <w:tcBorders>
              <w:top w:val="single" w:sz="4" w:space="0" w:color="auto"/>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3867" w:author="zhangph" w:date="2017-06-16T15:02:00Z"/>
                <w:rFonts w:ascii="宋体" w:eastAsia="宋体" w:hAnsi="宋体" w:cs="宋体"/>
                <w:color w:val="000000"/>
                <w:kern w:val="0"/>
                <w:sz w:val="22"/>
                <w:rPrChange w:id="3868" w:author="zhangph" w:date="2017-06-16T15:02:00Z">
                  <w:rPr>
                    <w:ins w:id="3869" w:author="zhangph" w:date="2017-06-16T15:02:00Z"/>
                  </w:rPr>
                </w:rPrChange>
              </w:rPr>
              <w:pPrChange w:id="3870" w:author="zhangph" w:date="2017-06-16T15:02:00Z">
                <w:pPr/>
              </w:pPrChange>
            </w:pPr>
          </w:p>
        </w:tc>
      </w:tr>
      <w:tr w:rsidR="00555323" w:rsidRPr="00555323" w:rsidTr="00555323">
        <w:trPr>
          <w:divId w:val="1319461733"/>
          <w:trHeight w:val="199"/>
          <w:ins w:id="3871" w:author="zhangph" w:date="2017-06-16T15:02:00Z"/>
        </w:trPr>
        <w:tc>
          <w:tcPr>
            <w:tcW w:w="436" w:type="dxa"/>
            <w:vMerge/>
            <w:tcBorders>
              <w:top w:val="single" w:sz="4" w:space="0" w:color="auto"/>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3872" w:author="zhangph" w:date="2017-06-16T15:02:00Z"/>
                <w:rFonts w:ascii="宋体" w:eastAsia="宋体" w:hAnsi="宋体" w:cs="宋体"/>
                <w:color w:val="000000"/>
                <w:kern w:val="0"/>
                <w:sz w:val="22"/>
                <w:rPrChange w:id="3873" w:author="zhangph" w:date="2017-06-16T15:02:00Z">
                  <w:rPr>
                    <w:ins w:id="3874" w:author="zhangph" w:date="2017-06-16T15:02:00Z"/>
                  </w:rPr>
                </w:rPrChange>
              </w:rPr>
              <w:pPrChange w:id="3875" w:author="zhangph" w:date="2017-06-16T15:02:00Z">
                <w:pPr/>
              </w:pPrChange>
            </w:pPr>
          </w:p>
        </w:tc>
        <w:tc>
          <w:tcPr>
            <w:tcW w:w="1457" w:type="dxa"/>
            <w:vMerge/>
            <w:tcBorders>
              <w:top w:val="single" w:sz="4" w:space="0" w:color="auto"/>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3876" w:author="zhangph" w:date="2017-06-16T15:02:00Z"/>
                <w:rFonts w:ascii="宋体" w:eastAsia="宋体" w:hAnsi="宋体" w:cs="宋体"/>
                <w:color w:val="000000"/>
                <w:kern w:val="0"/>
                <w:sz w:val="22"/>
                <w:rPrChange w:id="3877" w:author="zhangph" w:date="2017-06-16T15:02:00Z">
                  <w:rPr>
                    <w:ins w:id="3878" w:author="zhangph" w:date="2017-06-16T15:02:00Z"/>
                  </w:rPr>
                </w:rPrChange>
              </w:rPr>
              <w:pPrChange w:id="3879" w:author="zhangph" w:date="2017-06-16T15:02:00Z">
                <w:pPr/>
              </w:pPrChange>
            </w:pPr>
          </w:p>
        </w:tc>
        <w:tc>
          <w:tcPr>
            <w:tcW w:w="3076" w:type="dxa"/>
            <w:vMerge/>
            <w:tcBorders>
              <w:top w:val="single" w:sz="4" w:space="0" w:color="auto"/>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3880" w:author="zhangph" w:date="2017-06-16T15:02:00Z"/>
                <w:rFonts w:ascii="宋体" w:eastAsia="宋体" w:hAnsi="宋体" w:cs="宋体"/>
                <w:color w:val="000000"/>
                <w:kern w:val="0"/>
                <w:sz w:val="22"/>
                <w:rPrChange w:id="3881" w:author="zhangph" w:date="2017-06-16T15:02:00Z">
                  <w:rPr>
                    <w:ins w:id="3882" w:author="zhangph" w:date="2017-06-16T15:02:00Z"/>
                  </w:rPr>
                </w:rPrChange>
              </w:rPr>
              <w:pPrChange w:id="3883" w:author="zhangph" w:date="2017-06-16T15:02:00Z">
                <w:pPr/>
              </w:pPrChange>
            </w:pPr>
          </w:p>
        </w:tc>
        <w:tc>
          <w:tcPr>
            <w:tcW w:w="1324" w:type="dxa"/>
            <w:tcBorders>
              <w:top w:val="nil"/>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3884" w:author="zhangph" w:date="2017-06-16T15:02:00Z"/>
                <w:rFonts w:ascii="宋体" w:eastAsia="宋体" w:hAnsi="宋体" w:cs="宋体" w:hint="eastAsia"/>
                <w:color w:val="000000"/>
                <w:kern w:val="0"/>
                <w:sz w:val="22"/>
                <w:rPrChange w:id="3885" w:author="zhangph" w:date="2017-06-16T15:02:00Z">
                  <w:rPr>
                    <w:ins w:id="3886" w:author="zhangph" w:date="2017-06-16T15:02:00Z"/>
                    <w:rFonts w:hint="eastAsia"/>
                  </w:rPr>
                </w:rPrChange>
              </w:rPr>
              <w:pPrChange w:id="3887" w:author="zhangph" w:date="2017-06-16T15:02:00Z">
                <w:pPr/>
              </w:pPrChange>
            </w:pPr>
            <w:ins w:id="3888" w:author="zhangph" w:date="2017-06-16T15:02:00Z">
              <w:r w:rsidRPr="00555323">
                <w:rPr>
                  <w:rFonts w:ascii="宋体" w:eastAsia="宋体" w:hAnsi="宋体" w:cs="宋体" w:hint="eastAsia"/>
                  <w:color w:val="000000"/>
                  <w:kern w:val="0"/>
                  <w:sz w:val="22"/>
                  <w:rPrChange w:id="3889" w:author="zhangph" w:date="2017-06-16T15:02:00Z">
                    <w:rPr>
                      <w:rFonts w:hint="eastAsia"/>
                    </w:rPr>
                  </w:rPrChange>
                </w:rPr>
                <w:t>身份证号码</w:t>
              </w:r>
            </w:ins>
          </w:p>
        </w:tc>
        <w:tc>
          <w:tcPr>
            <w:tcW w:w="1291" w:type="dxa"/>
            <w:tcBorders>
              <w:top w:val="nil"/>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3890" w:author="zhangph" w:date="2017-06-16T15:02:00Z"/>
                <w:rFonts w:ascii="宋体" w:eastAsia="宋体" w:hAnsi="宋体" w:cs="宋体" w:hint="eastAsia"/>
                <w:color w:val="000000"/>
                <w:kern w:val="0"/>
                <w:sz w:val="22"/>
                <w:rPrChange w:id="3891" w:author="zhangph" w:date="2017-06-16T15:02:00Z">
                  <w:rPr>
                    <w:ins w:id="3892" w:author="zhangph" w:date="2017-06-16T15:02:00Z"/>
                    <w:rFonts w:hint="eastAsia"/>
                  </w:rPr>
                </w:rPrChange>
              </w:rPr>
              <w:pPrChange w:id="3893" w:author="zhangph" w:date="2017-06-16T15:02:00Z">
                <w:pPr/>
              </w:pPrChange>
            </w:pPr>
            <w:ins w:id="3894" w:author="zhangph" w:date="2017-06-16T15:02:00Z">
              <w:r w:rsidRPr="00555323">
                <w:rPr>
                  <w:rFonts w:ascii="宋体" w:eastAsia="宋体" w:hAnsi="宋体" w:cs="宋体" w:hint="eastAsia"/>
                  <w:color w:val="000000"/>
                  <w:kern w:val="0"/>
                  <w:sz w:val="22"/>
                  <w:rPrChange w:id="3895" w:author="zhangph" w:date="2017-06-16T15:02:00Z">
                    <w:rPr>
                      <w:rFonts w:hint="eastAsia"/>
                    </w:rPr>
                  </w:rPrChange>
                </w:rPr>
                <w:t xml:space="preserve">　</w:t>
              </w:r>
            </w:ins>
          </w:p>
        </w:tc>
        <w:tc>
          <w:tcPr>
            <w:tcW w:w="1123" w:type="dxa"/>
            <w:vMerge/>
            <w:tcBorders>
              <w:top w:val="single" w:sz="4" w:space="0" w:color="auto"/>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3896" w:author="zhangph" w:date="2017-06-16T15:02:00Z"/>
                <w:rFonts w:ascii="宋体" w:eastAsia="宋体" w:hAnsi="宋体" w:cs="宋体"/>
                <w:color w:val="000000"/>
                <w:kern w:val="0"/>
                <w:sz w:val="22"/>
                <w:rPrChange w:id="3897" w:author="zhangph" w:date="2017-06-16T15:02:00Z">
                  <w:rPr>
                    <w:ins w:id="3898" w:author="zhangph" w:date="2017-06-16T15:02:00Z"/>
                  </w:rPr>
                </w:rPrChange>
              </w:rPr>
              <w:pPrChange w:id="3899" w:author="zhangph" w:date="2017-06-16T15:02:00Z">
                <w:pPr/>
              </w:pPrChange>
            </w:pPr>
          </w:p>
        </w:tc>
      </w:tr>
    </w:tbl>
    <w:p w:rsidR="00F22C6A" w:rsidRPr="00F22C6A" w:rsidDel="00555323" w:rsidRDefault="00F22C6A" w:rsidP="00555323">
      <w:pPr>
        <w:pStyle w:val="11"/>
        <w:numPr>
          <w:ilvl w:val="0"/>
          <w:numId w:val="2"/>
        </w:numPr>
        <w:ind w:firstLineChars="0"/>
        <w:rPr>
          <w:del w:id="3900" w:author="zhangph" w:date="2017-06-16T15:02:00Z"/>
          <w:rFonts w:ascii="华文细黑" w:eastAsia="华文细黑" w:hAnsi="华文细黑" w:cs="宋体"/>
          <w:kern w:val="0"/>
          <w:sz w:val="24"/>
        </w:rPr>
        <w:pPrChange w:id="3901" w:author="zhangph" w:date="2017-06-16T15:02:00Z">
          <w:pPr>
            <w:pStyle w:val="11"/>
            <w:numPr>
              <w:numId w:val="2"/>
            </w:numPr>
            <w:ind w:left="420" w:firstLineChars="0" w:hanging="420"/>
          </w:pPr>
        </w:pPrChange>
      </w:pPr>
    </w:p>
    <w:tbl>
      <w:tblPr>
        <w:tblW w:w="8707" w:type="dxa"/>
        <w:tblLook w:val="04A0" w:firstRow="1" w:lastRow="0" w:firstColumn="1" w:lastColumn="0" w:noHBand="0" w:noVBand="1"/>
      </w:tblPr>
      <w:tblGrid>
        <w:gridCol w:w="436"/>
        <w:gridCol w:w="1457"/>
        <w:gridCol w:w="3076"/>
        <w:gridCol w:w="1324"/>
        <w:gridCol w:w="1291"/>
        <w:gridCol w:w="1123"/>
      </w:tblGrid>
      <w:tr w:rsidR="00F22C6A" w:rsidRPr="00F22C6A" w:rsidDel="00555323" w:rsidTr="00F22C6A">
        <w:trPr>
          <w:divId w:val="939145577"/>
          <w:trHeight w:val="188"/>
          <w:del w:id="3902" w:author="zhangph" w:date="2017-06-16T15:02:00Z"/>
        </w:trPr>
        <w:tc>
          <w:tcPr>
            <w:tcW w:w="43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03" w:author="zhangph" w:date="2017-06-16T15:02:00Z"/>
                <w:rFonts w:ascii="宋体" w:eastAsia="宋体" w:hAnsi="宋体" w:cs="宋体"/>
                <w:color w:val="000000"/>
                <w:kern w:val="0"/>
                <w:sz w:val="22"/>
              </w:rPr>
            </w:pPr>
            <w:del w:id="3904" w:author="zhangph" w:date="2017-06-16T15:02:00Z">
              <w:r w:rsidRPr="00F22C6A" w:rsidDel="00555323">
                <w:rPr>
                  <w:rFonts w:ascii="宋体" w:eastAsia="宋体" w:hAnsi="宋体" w:cs="宋体" w:hint="eastAsia"/>
                  <w:color w:val="000000"/>
                  <w:kern w:val="0"/>
                  <w:sz w:val="22"/>
                </w:rPr>
                <w:delText>序号</w:delText>
              </w:r>
            </w:del>
          </w:p>
        </w:tc>
        <w:tc>
          <w:tcPr>
            <w:tcW w:w="1457"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05" w:author="zhangph" w:date="2017-06-16T15:02:00Z"/>
                <w:rFonts w:ascii="宋体" w:eastAsia="宋体" w:hAnsi="宋体" w:cs="宋体"/>
                <w:color w:val="000000"/>
                <w:kern w:val="0"/>
                <w:sz w:val="22"/>
              </w:rPr>
            </w:pPr>
            <w:del w:id="3906" w:author="zhangph" w:date="2017-06-16T15:02:00Z">
              <w:r w:rsidRPr="00F22C6A" w:rsidDel="00555323">
                <w:rPr>
                  <w:rFonts w:ascii="宋体" w:eastAsia="宋体" w:hAnsi="宋体" w:cs="宋体" w:hint="eastAsia"/>
                  <w:color w:val="000000"/>
                  <w:kern w:val="0"/>
                  <w:sz w:val="22"/>
                </w:rPr>
                <w:delText>表名</w:delText>
              </w:r>
            </w:del>
          </w:p>
        </w:tc>
        <w:tc>
          <w:tcPr>
            <w:tcW w:w="307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07" w:author="zhangph" w:date="2017-06-16T15:02:00Z"/>
                <w:rFonts w:ascii="宋体" w:eastAsia="宋体" w:hAnsi="宋体" w:cs="宋体"/>
                <w:color w:val="000000"/>
                <w:kern w:val="0"/>
                <w:sz w:val="22"/>
              </w:rPr>
            </w:pPr>
            <w:del w:id="3908" w:author="zhangph" w:date="2017-06-16T15:02:00Z">
              <w:r w:rsidRPr="00F22C6A" w:rsidDel="00555323">
                <w:rPr>
                  <w:rFonts w:ascii="宋体" w:eastAsia="宋体" w:hAnsi="宋体" w:cs="宋体" w:hint="eastAsia"/>
                  <w:color w:val="000000"/>
                  <w:kern w:val="0"/>
                  <w:sz w:val="22"/>
                </w:rPr>
                <w:delText>英文名</w:delText>
              </w:r>
            </w:del>
          </w:p>
        </w:tc>
        <w:tc>
          <w:tcPr>
            <w:tcW w:w="1324"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09" w:author="zhangph" w:date="2017-06-16T15:02:00Z"/>
                <w:rFonts w:ascii="宋体" w:eastAsia="宋体" w:hAnsi="宋体" w:cs="宋体"/>
                <w:color w:val="000000"/>
                <w:kern w:val="0"/>
                <w:sz w:val="22"/>
              </w:rPr>
            </w:pPr>
            <w:del w:id="3910" w:author="zhangph" w:date="2017-06-16T15:02:00Z">
              <w:r w:rsidRPr="00F22C6A" w:rsidDel="00555323">
                <w:rPr>
                  <w:rFonts w:ascii="宋体" w:eastAsia="宋体" w:hAnsi="宋体" w:cs="宋体" w:hint="eastAsia"/>
                  <w:color w:val="000000"/>
                  <w:kern w:val="0"/>
                  <w:sz w:val="22"/>
                </w:rPr>
                <w:delText>字段</w:delText>
              </w:r>
            </w:del>
          </w:p>
        </w:tc>
        <w:tc>
          <w:tcPr>
            <w:tcW w:w="129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11" w:author="zhangph" w:date="2017-06-16T15:02:00Z"/>
                <w:rFonts w:ascii="宋体" w:eastAsia="宋体" w:hAnsi="宋体" w:cs="宋体"/>
                <w:color w:val="000000"/>
                <w:kern w:val="0"/>
                <w:sz w:val="22"/>
              </w:rPr>
            </w:pPr>
            <w:del w:id="3912" w:author="zhangph" w:date="2017-06-16T15:02:00Z">
              <w:r w:rsidRPr="00F22C6A" w:rsidDel="00555323">
                <w:rPr>
                  <w:rFonts w:ascii="宋体" w:eastAsia="宋体" w:hAnsi="宋体" w:cs="宋体" w:hint="eastAsia"/>
                  <w:color w:val="000000"/>
                  <w:kern w:val="0"/>
                  <w:sz w:val="22"/>
                </w:rPr>
                <w:delText>值</w:delText>
              </w:r>
            </w:del>
          </w:p>
        </w:tc>
        <w:tc>
          <w:tcPr>
            <w:tcW w:w="1123"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3913" w:author="zhangph" w:date="2017-06-16T15:02:00Z"/>
                <w:rFonts w:ascii="宋体" w:eastAsia="宋体" w:hAnsi="宋体" w:cs="宋体"/>
                <w:color w:val="000000"/>
                <w:kern w:val="0"/>
                <w:sz w:val="22"/>
              </w:rPr>
            </w:pPr>
            <w:del w:id="3914"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939145577"/>
          <w:trHeight w:val="188"/>
          <w:del w:id="3915" w:author="zhangph" w:date="2017-06-16T15:02:00Z"/>
        </w:trPr>
        <w:tc>
          <w:tcPr>
            <w:tcW w:w="436"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center"/>
              <w:rPr>
                <w:del w:id="3916" w:author="zhangph" w:date="2017-06-16T15:02:00Z"/>
                <w:rFonts w:ascii="宋体" w:eastAsia="宋体" w:hAnsi="宋体" w:cs="宋体"/>
                <w:color w:val="000000"/>
                <w:kern w:val="0"/>
                <w:sz w:val="22"/>
              </w:rPr>
            </w:pPr>
            <w:del w:id="3917" w:author="zhangph" w:date="2017-06-16T15:02:00Z">
              <w:r w:rsidRPr="00F22C6A" w:rsidDel="00555323">
                <w:rPr>
                  <w:rFonts w:ascii="宋体" w:eastAsia="宋体" w:hAnsi="宋体" w:cs="宋体" w:hint="eastAsia"/>
                  <w:color w:val="000000"/>
                  <w:kern w:val="0"/>
                  <w:sz w:val="22"/>
                </w:rPr>
                <w:delText>1</w:delText>
              </w:r>
            </w:del>
          </w:p>
        </w:tc>
        <w:tc>
          <w:tcPr>
            <w:tcW w:w="145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center"/>
              <w:rPr>
                <w:del w:id="3918" w:author="zhangph" w:date="2017-06-16T15:02:00Z"/>
                <w:rFonts w:ascii="宋体" w:eastAsia="宋体" w:hAnsi="宋体" w:cs="宋体"/>
                <w:color w:val="000000"/>
                <w:kern w:val="0"/>
                <w:sz w:val="22"/>
              </w:rPr>
            </w:pPr>
            <w:del w:id="3919" w:author="zhangph" w:date="2017-06-16T15:02:00Z">
              <w:r w:rsidRPr="00F22C6A" w:rsidDel="00555323">
                <w:rPr>
                  <w:rFonts w:ascii="宋体" w:eastAsia="宋体" w:hAnsi="宋体" w:cs="宋体" w:hint="eastAsia"/>
                  <w:color w:val="000000"/>
                  <w:kern w:val="0"/>
                  <w:sz w:val="22"/>
                </w:rPr>
                <w:delText>打防控违法人员</w:delText>
              </w:r>
            </w:del>
          </w:p>
        </w:tc>
        <w:tc>
          <w:tcPr>
            <w:tcW w:w="30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center"/>
              <w:rPr>
                <w:del w:id="3920" w:author="zhangph" w:date="2017-06-16T15:02:00Z"/>
                <w:rFonts w:ascii="宋体" w:eastAsia="宋体" w:hAnsi="宋体" w:cs="宋体"/>
                <w:color w:val="000000"/>
                <w:kern w:val="0"/>
                <w:sz w:val="22"/>
              </w:rPr>
            </w:pPr>
            <w:del w:id="3921" w:author="zhangph" w:date="2017-06-16T15:02:00Z">
              <w:r w:rsidRPr="00F22C6A" w:rsidDel="00555323">
                <w:rPr>
                  <w:rFonts w:ascii="宋体" w:eastAsia="宋体" w:hAnsi="宋体" w:cs="宋体" w:hint="eastAsia"/>
                  <w:color w:val="000000"/>
                  <w:kern w:val="0"/>
                  <w:sz w:val="22"/>
                </w:rPr>
                <w:delText>gazhk_DFK_WFFZRY</w:delText>
              </w:r>
            </w:del>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22" w:author="zhangph" w:date="2017-06-16T15:02:00Z"/>
                <w:rFonts w:ascii="宋体" w:eastAsia="宋体" w:hAnsi="宋体" w:cs="宋体"/>
                <w:color w:val="000000"/>
                <w:kern w:val="0"/>
                <w:sz w:val="22"/>
              </w:rPr>
            </w:pPr>
            <w:del w:id="3923" w:author="zhangph" w:date="2017-06-16T15:02:00Z">
              <w:r w:rsidRPr="00F22C6A" w:rsidDel="00555323">
                <w:rPr>
                  <w:rFonts w:ascii="宋体" w:eastAsia="宋体" w:hAnsi="宋体" w:cs="宋体" w:hint="eastAsia"/>
                  <w:color w:val="000000"/>
                  <w:kern w:val="0"/>
                  <w:sz w:val="22"/>
                </w:rPr>
                <w:delText>案件编号</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24" w:author="zhangph" w:date="2017-06-16T15:02:00Z"/>
                <w:rFonts w:ascii="宋体" w:eastAsia="宋体" w:hAnsi="宋体" w:cs="宋体"/>
                <w:color w:val="000000"/>
                <w:kern w:val="0"/>
                <w:sz w:val="22"/>
              </w:rPr>
            </w:pPr>
            <w:del w:id="3925"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F22C6A" w:rsidRPr="00F22C6A" w:rsidDel="00555323" w:rsidRDefault="00F22C6A" w:rsidP="00F22C6A">
            <w:pPr>
              <w:widowControl/>
              <w:jc w:val="center"/>
              <w:rPr>
                <w:del w:id="3926" w:author="zhangph" w:date="2017-06-16T15:02:00Z"/>
                <w:rFonts w:ascii="宋体" w:eastAsia="宋体" w:hAnsi="宋体" w:cs="宋体"/>
                <w:color w:val="000000"/>
                <w:kern w:val="0"/>
                <w:sz w:val="22"/>
              </w:rPr>
            </w:pPr>
            <w:del w:id="3927"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939145577"/>
          <w:trHeight w:val="188"/>
          <w:del w:id="3928"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29" w:author="zhangph" w:date="2017-06-16T15:02:00Z"/>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30" w:author="zhangph" w:date="2017-06-16T15:02:00Z"/>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31"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32" w:author="zhangph" w:date="2017-06-16T15:02:00Z"/>
                <w:rFonts w:ascii="宋体" w:eastAsia="宋体" w:hAnsi="宋体" w:cs="宋体"/>
                <w:color w:val="000000"/>
                <w:kern w:val="0"/>
                <w:sz w:val="22"/>
              </w:rPr>
            </w:pPr>
            <w:del w:id="3933" w:author="zhangph" w:date="2017-06-16T15:02:00Z">
              <w:r w:rsidRPr="00F22C6A" w:rsidDel="00555323">
                <w:rPr>
                  <w:rFonts w:ascii="宋体" w:eastAsia="宋体" w:hAnsi="宋体" w:cs="宋体" w:hint="eastAsia"/>
                  <w:color w:val="000000"/>
                  <w:kern w:val="0"/>
                  <w:sz w:val="22"/>
                </w:rPr>
                <w:delText>案件类别</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34" w:author="zhangph" w:date="2017-06-16T15:02:00Z"/>
                <w:rFonts w:ascii="宋体" w:eastAsia="宋体" w:hAnsi="宋体" w:cs="宋体"/>
                <w:color w:val="000000"/>
                <w:kern w:val="0"/>
                <w:sz w:val="22"/>
              </w:rPr>
            </w:pPr>
            <w:del w:id="3935"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Del="00555323" w:rsidRDefault="00F22C6A" w:rsidP="00F22C6A">
            <w:pPr>
              <w:widowControl/>
              <w:jc w:val="left"/>
              <w:rPr>
                <w:del w:id="3936"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3937"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38" w:author="zhangph" w:date="2017-06-16T15:02:00Z"/>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39" w:author="zhangph" w:date="2017-06-16T15:02:00Z"/>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40"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41" w:author="zhangph" w:date="2017-06-16T15:02:00Z"/>
                <w:rFonts w:ascii="宋体" w:eastAsia="宋体" w:hAnsi="宋体" w:cs="宋体"/>
                <w:color w:val="000000"/>
                <w:kern w:val="0"/>
                <w:sz w:val="22"/>
              </w:rPr>
            </w:pPr>
            <w:del w:id="3942" w:author="zhangph" w:date="2017-06-16T15:02:00Z">
              <w:r w:rsidRPr="00F22C6A" w:rsidDel="00555323">
                <w:rPr>
                  <w:rFonts w:ascii="宋体" w:eastAsia="宋体" w:hAnsi="宋体" w:cs="宋体" w:hint="eastAsia"/>
                  <w:color w:val="000000"/>
                  <w:kern w:val="0"/>
                  <w:sz w:val="22"/>
                </w:rPr>
                <w:delText>抓获单位</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43" w:author="zhangph" w:date="2017-06-16T15:02:00Z"/>
                <w:rFonts w:ascii="宋体" w:eastAsia="宋体" w:hAnsi="宋体" w:cs="宋体"/>
                <w:color w:val="000000"/>
                <w:kern w:val="0"/>
                <w:sz w:val="22"/>
              </w:rPr>
            </w:pPr>
            <w:del w:id="3944"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Del="00555323" w:rsidRDefault="00F22C6A" w:rsidP="00F22C6A">
            <w:pPr>
              <w:widowControl/>
              <w:jc w:val="left"/>
              <w:rPr>
                <w:del w:id="3945"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3946"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47" w:author="zhangph" w:date="2017-06-16T15:02:00Z"/>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48" w:author="zhangph" w:date="2017-06-16T15:02:00Z"/>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49"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50" w:author="zhangph" w:date="2017-06-16T15:02:00Z"/>
                <w:rFonts w:ascii="宋体" w:eastAsia="宋体" w:hAnsi="宋体" w:cs="宋体"/>
                <w:color w:val="000000"/>
                <w:kern w:val="0"/>
                <w:sz w:val="22"/>
              </w:rPr>
            </w:pPr>
            <w:del w:id="3951" w:author="zhangph" w:date="2017-06-16T15:02:00Z">
              <w:r w:rsidRPr="00F22C6A" w:rsidDel="00555323">
                <w:rPr>
                  <w:rFonts w:ascii="宋体" w:eastAsia="宋体" w:hAnsi="宋体" w:cs="宋体" w:hint="eastAsia"/>
                  <w:color w:val="000000"/>
                  <w:kern w:val="0"/>
                  <w:sz w:val="22"/>
                </w:rPr>
                <w:delText>抓获日期</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52" w:author="zhangph" w:date="2017-06-16T15:02:00Z"/>
                <w:rFonts w:ascii="宋体" w:eastAsia="宋体" w:hAnsi="宋体" w:cs="宋体"/>
                <w:color w:val="000000"/>
                <w:kern w:val="0"/>
                <w:sz w:val="22"/>
              </w:rPr>
            </w:pPr>
            <w:del w:id="3953"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Del="00555323" w:rsidRDefault="00F22C6A" w:rsidP="00F22C6A">
            <w:pPr>
              <w:widowControl/>
              <w:jc w:val="left"/>
              <w:rPr>
                <w:del w:id="3954"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3955"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56" w:author="zhangph" w:date="2017-06-16T15:02:00Z"/>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57" w:author="zhangph" w:date="2017-06-16T15:02:00Z"/>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58"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59" w:author="zhangph" w:date="2017-06-16T15:02:00Z"/>
                <w:rFonts w:ascii="宋体" w:eastAsia="宋体" w:hAnsi="宋体" w:cs="宋体"/>
                <w:color w:val="000000"/>
                <w:kern w:val="0"/>
                <w:sz w:val="22"/>
              </w:rPr>
            </w:pPr>
            <w:del w:id="3960" w:author="zhangph" w:date="2017-06-16T15:02:00Z">
              <w:r w:rsidRPr="00F22C6A" w:rsidDel="00555323">
                <w:rPr>
                  <w:rFonts w:ascii="宋体" w:eastAsia="宋体" w:hAnsi="宋体" w:cs="宋体" w:hint="eastAsia"/>
                  <w:color w:val="000000"/>
                  <w:kern w:val="0"/>
                  <w:sz w:val="22"/>
                </w:rPr>
                <w:delText>身份证号码</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61" w:author="zhangph" w:date="2017-06-16T15:02:00Z"/>
                <w:rFonts w:ascii="宋体" w:eastAsia="宋体" w:hAnsi="宋体" w:cs="宋体"/>
                <w:color w:val="000000"/>
                <w:kern w:val="0"/>
                <w:sz w:val="22"/>
              </w:rPr>
            </w:pPr>
            <w:del w:id="3962"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Del="00555323" w:rsidRDefault="00F22C6A" w:rsidP="00F22C6A">
            <w:pPr>
              <w:widowControl/>
              <w:jc w:val="left"/>
              <w:rPr>
                <w:del w:id="3963"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3964" w:author="zhangph" w:date="2017-06-16T15:02:00Z"/>
        </w:trPr>
        <w:tc>
          <w:tcPr>
            <w:tcW w:w="436"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65" w:author="zhangph" w:date="2017-06-16T15:02:00Z"/>
                <w:rFonts w:ascii="宋体" w:eastAsia="宋体" w:hAnsi="宋体" w:cs="宋体"/>
                <w:color w:val="000000"/>
                <w:kern w:val="0"/>
                <w:sz w:val="22"/>
              </w:rPr>
            </w:pPr>
          </w:p>
        </w:tc>
        <w:tc>
          <w:tcPr>
            <w:tcW w:w="1457"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66" w:author="zhangph" w:date="2017-06-16T15:02:00Z"/>
                <w:rFonts w:ascii="宋体" w:eastAsia="宋体" w:hAnsi="宋体" w:cs="宋体"/>
                <w:color w:val="000000"/>
                <w:kern w:val="0"/>
                <w:sz w:val="22"/>
              </w:rPr>
            </w:pPr>
          </w:p>
        </w:tc>
        <w:tc>
          <w:tcPr>
            <w:tcW w:w="3076" w:type="dxa"/>
            <w:vMerge/>
            <w:tcBorders>
              <w:top w:val="nil"/>
              <w:left w:val="single" w:sz="4"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3967"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68" w:author="zhangph" w:date="2017-06-16T15:02:00Z"/>
                <w:rFonts w:ascii="宋体" w:eastAsia="宋体" w:hAnsi="宋体" w:cs="宋体"/>
                <w:color w:val="000000"/>
                <w:kern w:val="0"/>
                <w:sz w:val="22"/>
              </w:rPr>
            </w:pPr>
            <w:del w:id="3969" w:author="zhangph" w:date="2017-06-16T15:02:00Z">
              <w:r w:rsidRPr="00F22C6A" w:rsidDel="00555323">
                <w:rPr>
                  <w:rFonts w:ascii="宋体" w:eastAsia="宋体" w:hAnsi="宋体" w:cs="宋体" w:hint="eastAsia"/>
                  <w:color w:val="000000"/>
                  <w:kern w:val="0"/>
                  <w:sz w:val="22"/>
                </w:rPr>
                <w:delText>删除标志</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70" w:author="zhangph" w:date="2017-06-16T15:02:00Z"/>
                <w:rFonts w:ascii="宋体" w:eastAsia="宋体" w:hAnsi="宋体" w:cs="宋体"/>
                <w:color w:val="000000"/>
                <w:kern w:val="0"/>
                <w:sz w:val="22"/>
              </w:rPr>
            </w:pPr>
            <w:del w:id="3971" w:author="zhangph" w:date="2017-06-16T15:02:00Z">
              <w:r w:rsidRPr="00F22C6A" w:rsidDel="00555323">
                <w:rPr>
                  <w:rFonts w:ascii="宋体" w:eastAsia="宋体" w:hAnsi="宋体" w:cs="宋体" w:hint="eastAsia"/>
                  <w:color w:val="000000"/>
                  <w:kern w:val="0"/>
                  <w:sz w:val="22"/>
                </w:rPr>
                <w:delText>"未删除"</w:delText>
              </w:r>
            </w:del>
          </w:p>
        </w:tc>
        <w:tc>
          <w:tcPr>
            <w:tcW w:w="1123" w:type="dxa"/>
            <w:vMerge/>
            <w:tcBorders>
              <w:top w:val="nil"/>
              <w:left w:val="single" w:sz="4" w:space="0" w:color="auto"/>
              <w:bottom w:val="single" w:sz="4" w:space="0" w:color="000000"/>
              <w:right w:val="single" w:sz="8" w:space="0" w:color="auto"/>
            </w:tcBorders>
            <w:vAlign w:val="center"/>
            <w:hideMark/>
          </w:tcPr>
          <w:p w:rsidR="00F22C6A" w:rsidRPr="00F22C6A" w:rsidDel="00555323" w:rsidRDefault="00F22C6A" w:rsidP="00F22C6A">
            <w:pPr>
              <w:widowControl/>
              <w:jc w:val="left"/>
              <w:rPr>
                <w:del w:id="3972"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3973" w:author="zhangph" w:date="2017-06-16T15:02:00Z"/>
        </w:trPr>
        <w:tc>
          <w:tcPr>
            <w:tcW w:w="436" w:type="dxa"/>
            <w:vMerge w:val="restart"/>
            <w:tcBorders>
              <w:top w:val="nil"/>
              <w:left w:val="single" w:sz="8"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3974" w:author="zhangph" w:date="2017-06-16T15:02:00Z"/>
                <w:rFonts w:ascii="宋体" w:eastAsia="宋体" w:hAnsi="宋体" w:cs="宋体"/>
                <w:color w:val="000000"/>
                <w:kern w:val="0"/>
                <w:sz w:val="22"/>
              </w:rPr>
            </w:pPr>
            <w:del w:id="3975" w:author="zhangph" w:date="2017-06-16T15:02:00Z">
              <w:r w:rsidRPr="00F22C6A" w:rsidDel="00555323">
                <w:rPr>
                  <w:rFonts w:ascii="宋体" w:eastAsia="宋体" w:hAnsi="宋体" w:cs="宋体" w:hint="eastAsia"/>
                  <w:color w:val="000000"/>
                  <w:kern w:val="0"/>
                  <w:sz w:val="22"/>
                </w:rPr>
                <w:delText>2</w:delText>
              </w:r>
            </w:del>
          </w:p>
        </w:tc>
        <w:tc>
          <w:tcPr>
            <w:tcW w:w="1457" w:type="dxa"/>
            <w:vMerge w:val="restart"/>
            <w:tcBorders>
              <w:top w:val="nil"/>
              <w:left w:val="single" w:sz="4"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3976" w:author="zhangph" w:date="2017-06-16T15:02:00Z"/>
                <w:rFonts w:ascii="宋体" w:eastAsia="宋体" w:hAnsi="宋体" w:cs="宋体"/>
                <w:color w:val="000000"/>
                <w:kern w:val="0"/>
                <w:sz w:val="22"/>
              </w:rPr>
            </w:pPr>
            <w:del w:id="3977" w:author="zhangph" w:date="2017-06-16T15:02:00Z">
              <w:r w:rsidRPr="00F22C6A" w:rsidDel="00555323">
                <w:rPr>
                  <w:rFonts w:ascii="宋体" w:eastAsia="宋体" w:hAnsi="宋体" w:cs="宋体" w:hint="eastAsia"/>
                  <w:color w:val="000000"/>
                  <w:kern w:val="0"/>
                  <w:sz w:val="22"/>
                </w:rPr>
                <w:delText>全国在逃人员</w:delText>
              </w:r>
            </w:del>
          </w:p>
        </w:tc>
        <w:tc>
          <w:tcPr>
            <w:tcW w:w="3076" w:type="dxa"/>
            <w:vMerge w:val="restart"/>
            <w:tcBorders>
              <w:top w:val="nil"/>
              <w:left w:val="single" w:sz="4"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3978" w:author="zhangph" w:date="2017-06-16T15:02:00Z"/>
                <w:rFonts w:ascii="宋体" w:eastAsia="宋体" w:hAnsi="宋体" w:cs="宋体"/>
                <w:color w:val="000000"/>
                <w:kern w:val="0"/>
                <w:sz w:val="22"/>
              </w:rPr>
            </w:pPr>
            <w:del w:id="3979" w:author="zhangph" w:date="2017-06-16T15:02:00Z">
              <w:r w:rsidRPr="00F22C6A" w:rsidDel="00555323">
                <w:rPr>
                  <w:rFonts w:ascii="宋体" w:eastAsia="宋体" w:hAnsi="宋体" w:cs="宋体" w:hint="eastAsia"/>
                  <w:color w:val="000000"/>
                  <w:kern w:val="0"/>
                  <w:sz w:val="22"/>
                </w:rPr>
                <w:delText>gazhk_ZTRY_QG_ZTRY_JBXX_II</w:delText>
              </w:r>
            </w:del>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80" w:author="zhangph" w:date="2017-06-16T15:02:00Z"/>
                <w:rFonts w:ascii="宋体" w:eastAsia="宋体" w:hAnsi="宋体" w:cs="宋体"/>
                <w:color w:val="000000"/>
                <w:kern w:val="0"/>
                <w:sz w:val="22"/>
              </w:rPr>
            </w:pPr>
            <w:del w:id="3981" w:author="zhangph" w:date="2017-06-16T15:02:00Z">
              <w:r w:rsidRPr="00F22C6A" w:rsidDel="00555323">
                <w:rPr>
                  <w:rFonts w:ascii="宋体" w:eastAsia="宋体" w:hAnsi="宋体" w:cs="宋体" w:hint="eastAsia"/>
                  <w:color w:val="000000"/>
                  <w:kern w:val="0"/>
                  <w:sz w:val="22"/>
                </w:rPr>
                <w:delText>案件编号</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82" w:author="zhangph" w:date="2017-06-16T15:02:00Z"/>
                <w:rFonts w:ascii="宋体" w:eastAsia="宋体" w:hAnsi="宋体" w:cs="宋体"/>
                <w:color w:val="000000"/>
                <w:kern w:val="0"/>
                <w:sz w:val="22"/>
              </w:rPr>
            </w:pPr>
            <w:del w:id="3983"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val="restart"/>
            <w:tcBorders>
              <w:top w:val="nil"/>
              <w:left w:val="single" w:sz="4" w:space="0" w:color="auto"/>
              <w:bottom w:val="nil"/>
              <w:right w:val="single" w:sz="8" w:space="0" w:color="auto"/>
            </w:tcBorders>
            <w:shd w:val="clear" w:color="auto" w:fill="auto"/>
            <w:noWrap/>
            <w:vAlign w:val="center"/>
            <w:hideMark/>
          </w:tcPr>
          <w:p w:rsidR="00F22C6A" w:rsidRPr="00F22C6A" w:rsidDel="00555323" w:rsidRDefault="00F22C6A" w:rsidP="00F22C6A">
            <w:pPr>
              <w:widowControl/>
              <w:jc w:val="center"/>
              <w:rPr>
                <w:del w:id="3984" w:author="zhangph" w:date="2017-06-16T15:02:00Z"/>
                <w:rFonts w:ascii="宋体" w:eastAsia="宋体" w:hAnsi="宋体" w:cs="宋体"/>
                <w:color w:val="000000"/>
                <w:kern w:val="0"/>
                <w:sz w:val="22"/>
              </w:rPr>
            </w:pPr>
            <w:del w:id="3985"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939145577"/>
          <w:trHeight w:val="188"/>
          <w:del w:id="3986" w:author="zhangph" w:date="2017-06-16T15:02:00Z"/>
        </w:trPr>
        <w:tc>
          <w:tcPr>
            <w:tcW w:w="436" w:type="dxa"/>
            <w:vMerge/>
            <w:tcBorders>
              <w:top w:val="nil"/>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3987" w:author="zhangph" w:date="2017-06-16T15:02:00Z"/>
                <w:rFonts w:ascii="宋体" w:eastAsia="宋体" w:hAnsi="宋体" w:cs="宋体"/>
                <w:color w:val="000000"/>
                <w:kern w:val="0"/>
                <w:sz w:val="22"/>
              </w:rPr>
            </w:pPr>
          </w:p>
        </w:tc>
        <w:tc>
          <w:tcPr>
            <w:tcW w:w="1457" w:type="dxa"/>
            <w:vMerge/>
            <w:tcBorders>
              <w:top w:val="nil"/>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3988" w:author="zhangph" w:date="2017-06-16T15:02:00Z"/>
                <w:rFonts w:ascii="宋体" w:eastAsia="宋体" w:hAnsi="宋体" w:cs="宋体"/>
                <w:color w:val="000000"/>
                <w:kern w:val="0"/>
                <w:sz w:val="22"/>
              </w:rPr>
            </w:pPr>
          </w:p>
        </w:tc>
        <w:tc>
          <w:tcPr>
            <w:tcW w:w="3076" w:type="dxa"/>
            <w:vMerge/>
            <w:tcBorders>
              <w:top w:val="nil"/>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3989"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90" w:author="zhangph" w:date="2017-06-16T15:02:00Z"/>
                <w:rFonts w:ascii="宋体" w:eastAsia="宋体" w:hAnsi="宋体" w:cs="宋体"/>
                <w:color w:val="000000"/>
                <w:kern w:val="0"/>
                <w:sz w:val="22"/>
              </w:rPr>
            </w:pPr>
            <w:del w:id="3991" w:author="zhangph" w:date="2017-06-16T15:02:00Z">
              <w:r w:rsidRPr="00F22C6A" w:rsidDel="00555323">
                <w:rPr>
                  <w:rFonts w:ascii="宋体" w:eastAsia="宋体" w:hAnsi="宋体" w:cs="宋体" w:hint="eastAsia"/>
                  <w:color w:val="000000"/>
                  <w:kern w:val="0"/>
                  <w:sz w:val="22"/>
                </w:rPr>
                <w:delText>立案时间</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92" w:author="zhangph" w:date="2017-06-16T15:02:00Z"/>
                <w:rFonts w:ascii="宋体" w:eastAsia="宋体" w:hAnsi="宋体" w:cs="宋体"/>
                <w:color w:val="000000"/>
                <w:kern w:val="0"/>
                <w:sz w:val="22"/>
              </w:rPr>
            </w:pPr>
            <w:del w:id="3993"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nil"/>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3994"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3995" w:author="zhangph" w:date="2017-06-16T15:02:00Z"/>
        </w:trPr>
        <w:tc>
          <w:tcPr>
            <w:tcW w:w="436" w:type="dxa"/>
            <w:vMerge/>
            <w:tcBorders>
              <w:top w:val="nil"/>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3996" w:author="zhangph" w:date="2017-06-16T15:02:00Z"/>
                <w:rFonts w:ascii="宋体" w:eastAsia="宋体" w:hAnsi="宋体" w:cs="宋体"/>
                <w:color w:val="000000"/>
                <w:kern w:val="0"/>
                <w:sz w:val="22"/>
              </w:rPr>
            </w:pPr>
          </w:p>
        </w:tc>
        <w:tc>
          <w:tcPr>
            <w:tcW w:w="1457" w:type="dxa"/>
            <w:vMerge/>
            <w:tcBorders>
              <w:top w:val="nil"/>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3997" w:author="zhangph" w:date="2017-06-16T15:02:00Z"/>
                <w:rFonts w:ascii="宋体" w:eastAsia="宋体" w:hAnsi="宋体" w:cs="宋体"/>
                <w:color w:val="000000"/>
                <w:kern w:val="0"/>
                <w:sz w:val="22"/>
              </w:rPr>
            </w:pPr>
          </w:p>
        </w:tc>
        <w:tc>
          <w:tcPr>
            <w:tcW w:w="3076" w:type="dxa"/>
            <w:vMerge/>
            <w:tcBorders>
              <w:top w:val="nil"/>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3998"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3999" w:author="zhangph" w:date="2017-06-16T15:02:00Z"/>
                <w:rFonts w:ascii="宋体" w:eastAsia="宋体" w:hAnsi="宋体" w:cs="宋体"/>
                <w:color w:val="000000"/>
                <w:kern w:val="0"/>
                <w:sz w:val="22"/>
              </w:rPr>
            </w:pPr>
            <w:del w:id="4000" w:author="zhangph" w:date="2017-06-16T15:02:00Z">
              <w:r w:rsidRPr="00F22C6A" w:rsidDel="00555323">
                <w:rPr>
                  <w:rFonts w:ascii="宋体" w:eastAsia="宋体" w:hAnsi="宋体" w:cs="宋体" w:hint="eastAsia"/>
                  <w:color w:val="000000"/>
                  <w:kern w:val="0"/>
                  <w:sz w:val="22"/>
                </w:rPr>
                <w:delText>案件类别</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01" w:author="zhangph" w:date="2017-06-16T15:02:00Z"/>
                <w:rFonts w:ascii="宋体" w:eastAsia="宋体" w:hAnsi="宋体" w:cs="宋体"/>
                <w:color w:val="000000"/>
                <w:kern w:val="0"/>
                <w:sz w:val="22"/>
              </w:rPr>
            </w:pPr>
            <w:del w:id="4002"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nil"/>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003"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004" w:author="zhangph" w:date="2017-06-16T15:02:00Z"/>
        </w:trPr>
        <w:tc>
          <w:tcPr>
            <w:tcW w:w="436" w:type="dxa"/>
            <w:vMerge/>
            <w:tcBorders>
              <w:top w:val="nil"/>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005" w:author="zhangph" w:date="2017-06-16T15:02:00Z"/>
                <w:rFonts w:ascii="宋体" w:eastAsia="宋体" w:hAnsi="宋体" w:cs="宋体"/>
                <w:color w:val="000000"/>
                <w:kern w:val="0"/>
                <w:sz w:val="22"/>
              </w:rPr>
            </w:pPr>
          </w:p>
        </w:tc>
        <w:tc>
          <w:tcPr>
            <w:tcW w:w="1457" w:type="dxa"/>
            <w:vMerge/>
            <w:tcBorders>
              <w:top w:val="nil"/>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06" w:author="zhangph" w:date="2017-06-16T15:02:00Z"/>
                <w:rFonts w:ascii="宋体" w:eastAsia="宋体" w:hAnsi="宋体" w:cs="宋体"/>
                <w:color w:val="000000"/>
                <w:kern w:val="0"/>
                <w:sz w:val="22"/>
              </w:rPr>
            </w:pPr>
          </w:p>
        </w:tc>
        <w:tc>
          <w:tcPr>
            <w:tcW w:w="3076" w:type="dxa"/>
            <w:vMerge/>
            <w:tcBorders>
              <w:top w:val="nil"/>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07" w:author="zhangph" w:date="2017-06-16T15:02:00Z"/>
                <w:rFonts w:ascii="宋体" w:eastAsia="宋体" w:hAnsi="宋体" w:cs="宋体"/>
                <w:color w:val="000000"/>
                <w:kern w:val="0"/>
                <w:sz w:val="22"/>
              </w:rPr>
            </w:pPr>
          </w:p>
        </w:tc>
        <w:tc>
          <w:tcPr>
            <w:tcW w:w="1324"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4008" w:author="zhangph" w:date="2017-06-16T15:02:00Z"/>
                <w:rFonts w:ascii="宋体" w:eastAsia="宋体" w:hAnsi="宋体" w:cs="宋体"/>
                <w:color w:val="000000"/>
                <w:kern w:val="0"/>
                <w:sz w:val="22"/>
              </w:rPr>
            </w:pPr>
            <w:del w:id="4009" w:author="zhangph" w:date="2017-06-16T15:02:00Z">
              <w:r w:rsidRPr="00F22C6A" w:rsidDel="00555323">
                <w:rPr>
                  <w:rFonts w:ascii="宋体" w:eastAsia="宋体" w:hAnsi="宋体" w:cs="宋体" w:hint="eastAsia"/>
                  <w:color w:val="000000"/>
                  <w:kern w:val="0"/>
                  <w:sz w:val="22"/>
                </w:rPr>
                <w:delText>身份证号码</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10" w:author="zhangph" w:date="2017-06-16T15:02:00Z"/>
                <w:rFonts w:ascii="宋体" w:eastAsia="宋体" w:hAnsi="宋体" w:cs="宋体"/>
                <w:color w:val="000000"/>
                <w:kern w:val="0"/>
                <w:sz w:val="22"/>
              </w:rPr>
            </w:pPr>
            <w:del w:id="4011"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nil"/>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012"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013" w:author="zhangph" w:date="2017-06-16T15:02:00Z"/>
        </w:trPr>
        <w:tc>
          <w:tcPr>
            <w:tcW w:w="436" w:type="dxa"/>
            <w:vMerge/>
            <w:tcBorders>
              <w:top w:val="nil"/>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014" w:author="zhangph" w:date="2017-06-16T15:02:00Z"/>
                <w:rFonts w:ascii="宋体" w:eastAsia="宋体" w:hAnsi="宋体" w:cs="宋体"/>
                <w:color w:val="000000"/>
                <w:kern w:val="0"/>
                <w:sz w:val="22"/>
              </w:rPr>
            </w:pPr>
          </w:p>
        </w:tc>
        <w:tc>
          <w:tcPr>
            <w:tcW w:w="1457" w:type="dxa"/>
            <w:vMerge/>
            <w:tcBorders>
              <w:top w:val="nil"/>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15" w:author="zhangph" w:date="2017-06-16T15:02:00Z"/>
                <w:rFonts w:ascii="宋体" w:eastAsia="宋体" w:hAnsi="宋体" w:cs="宋体"/>
                <w:color w:val="000000"/>
                <w:kern w:val="0"/>
                <w:sz w:val="22"/>
              </w:rPr>
            </w:pPr>
          </w:p>
        </w:tc>
        <w:tc>
          <w:tcPr>
            <w:tcW w:w="3076" w:type="dxa"/>
            <w:vMerge/>
            <w:tcBorders>
              <w:top w:val="nil"/>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16" w:author="zhangph" w:date="2017-06-16T15:02:00Z"/>
                <w:rFonts w:ascii="宋体" w:eastAsia="宋体" w:hAnsi="宋体" w:cs="宋体"/>
                <w:color w:val="000000"/>
                <w:kern w:val="0"/>
                <w:sz w:val="22"/>
              </w:rPr>
            </w:pPr>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17" w:author="zhangph" w:date="2017-06-16T15:02:00Z"/>
                <w:rFonts w:ascii="宋体" w:eastAsia="宋体" w:hAnsi="宋体" w:cs="宋体"/>
                <w:color w:val="000000"/>
                <w:kern w:val="0"/>
                <w:sz w:val="22"/>
              </w:rPr>
            </w:pPr>
            <w:del w:id="4018" w:author="zhangph" w:date="2017-06-16T15:02:00Z">
              <w:r w:rsidRPr="00F22C6A" w:rsidDel="00555323">
                <w:rPr>
                  <w:rFonts w:ascii="宋体" w:eastAsia="宋体" w:hAnsi="宋体" w:cs="宋体" w:hint="eastAsia"/>
                  <w:color w:val="000000"/>
                  <w:kern w:val="0"/>
                  <w:sz w:val="22"/>
                </w:rPr>
                <w:delText>注销标志</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19" w:author="zhangph" w:date="2017-06-16T15:02:00Z"/>
                <w:rFonts w:ascii="宋体" w:eastAsia="宋体" w:hAnsi="宋体" w:cs="宋体"/>
                <w:color w:val="000000"/>
                <w:kern w:val="0"/>
                <w:sz w:val="22"/>
              </w:rPr>
            </w:pPr>
            <w:del w:id="4020" w:author="zhangph" w:date="2017-06-16T15:02:00Z">
              <w:r w:rsidRPr="00F22C6A" w:rsidDel="00555323">
                <w:rPr>
                  <w:rFonts w:ascii="宋体" w:eastAsia="宋体" w:hAnsi="宋体" w:cs="宋体" w:hint="eastAsia"/>
                  <w:color w:val="000000"/>
                  <w:kern w:val="0"/>
                  <w:sz w:val="22"/>
                </w:rPr>
                <w:delText>"未注销"</w:delText>
              </w:r>
            </w:del>
          </w:p>
        </w:tc>
        <w:tc>
          <w:tcPr>
            <w:tcW w:w="1123" w:type="dxa"/>
            <w:vMerge/>
            <w:tcBorders>
              <w:top w:val="nil"/>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021"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022" w:author="zhangph" w:date="2017-06-16T15:02:00Z"/>
        </w:trPr>
        <w:tc>
          <w:tcPr>
            <w:tcW w:w="436" w:type="dxa"/>
            <w:vMerge w:val="restart"/>
            <w:tcBorders>
              <w:top w:val="single" w:sz="4" w:space="0" w:color="auto"/>
              <w:left w:val="single" w:sz="8"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4023" w:author="zhangph" w:date="2017-06-16T15:02:00Z"/>
                <w:rFonts w:ascii="宋体" w:eastAsia="宋体" w:hAnsi="宋体" w:cs="宋体"/>
                <w:color w:val="000000"/>
                <w:kern w:val="0"/>
                <w:sz w:val="22"/>
              </w:rPr>
            </w:pPr>
            <w:del w:id="4024" w:author="zhangph" w:date="2017-06-16T15:02:00Z">
              <w:r w:rsidRPr="00F22C6A" w:rsidDel="00555323">
                <w:rPr>
                  <w:rFonts w:ascii="宋体" w:eastAsia="宋体" w:hAnsi="宋体" w:cs="宋体" w:hint="eastAsia"/>
                  <w:color w:val="000000"/>
                  <w:kern w:val="0"/>
                  <w:sz w:val="22"/>
                </w:rPr>
                <w:delText>3</w:delText>
              </w:r>
            </w:del>
          </w:p>
        </w:tc>
        <w:tc>
          <w:tcPr>
            <w:tcW w:w="1457"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4025" w:author="zhangph" w:date="2017-06-16T15:02:00Z"/>
                <w:rFonts w:ascii="宋体" w:eastAsia="宋体" w:hAnsi="宋体" w:cs="宋体"/>
                <w:color w:val="000000"/>
                <w:kern w:val="0"/>
                <w:sz w:val="22"/>
              </w:rPr>
            </w:pPr>
            <w:del w:id="4026" w:author="zhangph" w:date="2017-06-16T15:02:00Z">
              <w:r w:rsidRPr="00F22C6A" w:rsidDel="00555323">
                <w:rPr>
                  <w:rFonts w:ascii="宋体" w:eastAsia="宋体" w:hAnsi="宋体" w:cs="宋体" w:hint="eastAsia"/>
                  <w:color w:val="000000"/>
                  <w:kern w:val="0"/>
                  <w:sz w:val="22"/>
                </w:rPr>
                <w:delText>全国重点人员</w:delText>
              </w:r>
            </w:del>
          </w:p>
        </w:tc>
        <w:tc>
          <w:tcPr>
            <w:tcW w:w="3076"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4027" w:author="zhangph" w:date="2017-06-16T15:02:00Z"/>
                <w:rFonts w:ascii="宋体" w:eastAsia="宋体" w:hAnsi="宋体" w:cs="宋体"/>
                <w:color w:val="000000"/>
                <w:kern w:val="0"/>
                <w:sz w:val="22"/>
              </w:rPr>
            </w:pPr>
            <w:del w:id="4028" w:author="zhangph" w:date="2017-06-16T15:02:00Z">
              <w:r w:rsidRPr="00F22C6A" w:rsidDel="00555323">
                <w:rPr>
                  <w:rFonts w:ascii="宋体" w:eastAsia="宋体" w:hAnsi="宋体" w:cs="宋体" w:hint="eastAsia"/>
                  <w:color w:val="000000"/>
                  <w:kern w:val="0"/>
                  <w:sz w:val="22"/>
                </w:rPr>
                <w:delText>gazhk_QBPT_ZDRYJBXX</w:delText>
              </w:r>
            </w:del>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29" w:author="zhangph" w:date="2017-06-16T15:02:00Z"/>
                <w:rFonts w:ascii="宋体" w:eastAsia="宋体" w:hAnsi="宋体" w:cs="宋体"/>
                <w:color w:val="000000"/>
                <w:kern w:val="0"/>
                <w:sz w:val="22"/>
              </w:rPr>
            </w:pPr>
            <w:del w:id="4030" w:author="zhangph" w:date="2017-06-16T15:02:00Z">
              <w:r w:rsidRPr="00F22C6A" w:rsidDel="00555323">
                <w:rPr>
                  <w:rFonts w:ascii="宋体" w:eastAsia="宋体" w:hAnsi="宋体" w:cs="宋体" w:hint="eastAsia"/>
                  <w:color w:val="000000"/>
                  <w:kern w:val="0"/>
                  <w:sz w:val="22"/>
                </w:rPr>
                <w:delText>人员类别</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31" w:author="zhangph" w:date="2017-06-16T15:02:00Z"/>
                <w:rFonts w:ascii="宋体" w:eastAsia="宋体" w:hAnsi="宋体" w:cs="宋体"/>
                <w:color w:val="000000"/>
                <w:kern w:val="0"/>
                <w:sz w:val="22"/>
              </w:rPr>
            </w:pPr>
            <w:del w:id="4032"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val="restart"/>
            <w:tcBorders>
              <w:top w:val="single" w:sz="4" w:space="0" w:color="auto"/>
              <w:left w:val="single" w:sz="4" w:space="0" w:color="auto"/>
              <w:bottom w:val="nil"/>
              <w:right w:val="single" w:sz="8" w:space="0" w:color="auto"/>
            </w:tcBorders>
            <w:shd w:val="clear" w:color="auto" w:fill="auto"/>
            <w:noWrap/>
            <w:vAlign w:val="center"/>
            <w:hideMark/>
          </w:tcPr>
          <w:p w:rsidR="00F22C6A" w:rsidRPr="00F22C6A" w:rsidDel="00555323" w:rsidRDefault="00F22C6A" w:rsidP="00F22C6A">
            <w:pPr>
              <w:widowControl/>
              <w:jc w:val="center"/>
              <w:rPr>
                <w:del w:id="4033" w:author="zhangph" w:date="2017-06-16T15:02:00Z"/>
                <w:rFonts w:ascii="宋体" w:eastAsia="宋体" w:hAnsi="宋体" w:cs="宋体"/>
                <w:color w:val="000000"/>
                <w:kern w:val="0"/>
                <w:sz w:val="22"/>
              </w:rPr>
            </w:pPr>
            <w:del w:id="4034"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939145577"/>
          <w:trHeight w:val="188"/>
          <w:del w:id="4035"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036"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37"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38"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39" w:author="zhangph" w:date="2017-06-16T15:02:00Z"/>
                <w:rFonts w:ascii="宋体" w:eastAsia="宋体" w:hAnsi="宋体" w:cs="宋体"/>
                <w:color w:val="000000"/>
                <w:kern w:val="0"/>
                <w:sz w:val="22"/>
              </w:rPr>
            </w:pPr>
            <w:del w:id="4040" w:author="zhangph" w:date="2017-06-16T15:02:00Z">
              <w:r w:rsidRPr="00F22C6A" w:rsidDel="00555323">
                <w:rPr>
                  <w:rFonts w:ascii="宋体" w:eastAsia="宋体" w:hAnsi="宋体" w:cs="宋体" w:hint="eastAsia"/>
                  <w:color w:val="000000"/>
                  <w:kern w:val="0"/>
                  <w:sz w:val="22"/>
                </w:rPr>
                <w:delText>入库时间</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41" w:author="zhangph" w:date="2017-06-16T15:02:00Z"/>
                <w:rFonts w:ascii="宋体" w:eastAsia="宋体" w:hAnsi="宋体" w:cs="宋体"/>
                <w:color w:val="000000"/>
                <w:kern w:val="0"/>
                <w:sz w:val="22"/>
              </w:rPr>
            </w:pPr>
            <w:del w:id="4042"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043"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044"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045"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46"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47" w:author="zhangph" w:date="2017-06-16T15:02:00Z"/>
                <w:rFonts w:ascii="宋体" w:eastAsia="宋体" w:hAnsi="宋体" w:cs="宋体"/>
                <w:color w:val="000000"/>
                <w:kern w:val="0"/>
                <w:sz w:val="22"/>
              </w:rPr>
            </w:pPr>
          </w:p>
        </w:tc>
        <w:tc>
          <w:tcPr>
            <w:tcW w:w="1324"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4048" w:author="zhangph" w:date="2017-06-16T15:02:00Z"/>
                <w:rFonts w:ascii="宋体" w:eastAsia="宋体" w:hAnsi="宋体" w:cs="宋体"/>
                <w:color w:val="000000"/>
                <w:kern w:val="0"/>
                <w:sz w:val="22"/>
              </w:rPr>
            </w:pPr>
            <w:del w:id="4049" w:author="zhangph" w:date="2017-06-16T15:02:00Z">
              <w:r w:rsidRPr="00F22C6A" w:rsidDel="00555323">
                <w:rPr>
                  <w:rFonts w:ascii="宋体" w:eastAsia="宋体" w:hAnsi="宋体" w:cs="宋体" w:hint="eastAsia"/>
                  <w:color w:val="000000"/>
                  <w:kern w:val="0"/>
                  <w:sz w:val="22"/>
                </w:rPr>
                <w:delText>身份证号码</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50" w:author="zhangph" w:date="2017-06-16T15:02:00Z"/>
                <w:rFonts w:ascii="宋体" w:eastAsia="宋体" w:hAnsi="宋体" w:cs="宋体"/>
                <w:color w:val="000000"/>
                <w:kern w:val="0"/>
                <w:sz w:val="22"/>
              </w:rPr>
            </w:pPr>
            <w:del w:id="4051"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052"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053"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054"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55"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56" w:author="zhangph" w:date="2017-06-16T15:02:00Z"/>
                <w:rFonts w:ascii="宋体" w:eastAsia="宋体" w:hAnsi="宋体" w:cs="宋体"/>
                <w:color w:val="000000"/>
                <w:kern w:val="0"/>
                <w:sz w:val="22"/>
              </w:rPr>
            </w:pPr>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57" w:author="zhangph" w:date="2017-06-16T15:02:00Z"/>
                <w:rFonts w:ascii="宋体" w:eastAsia="宋体" w:hAnsi="宋体" w:cs="宋体"/>
                <w:color w:val="000000"/>
                <w:kern w:val="0"/>
                <w:sz w:val="22"/>
              </w:rPr>
            </w:pPr>
            <w:del w:id="4058" w:author="zhangph" w:date="2017-06-16T15:02:00Z">
              <w:r w:rsidRPr="00F22C6A" w:rsidDel="00555323">
                <w:rPr>
                  <w:rFonts w:ascii="宋体" w:eastAsia="宋体" w:hAnsi="宋体" w:cs="宋体" w:hint="eastAsia"/>
                  <w:color w:val="000000"/>
                  <w:kern w:val="0"/>
                  <w:sz w:val="22"/>
                </w:rPr>
                <w:delText>有效性</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59" w:author="zhangph" w:date="2017-06-16T15:02:00Z"/>
                <w:rFonts w:ascii="宋体" w:eastAsia="宋体" w:hAnsi="宋体" w:cs="宋体"/>
                <w:color w:val="000000"/>
                <w:kern w:val="0"/>
                <w:sz w:val="22"/>
              </w:rPr>
            </w:pPr>
            <w:del w:id="4060" w:author="zhangph" w:date="2017-06-16T15:02:00Z">
              <w:r w:rsidRPr="00F22C6A" w:rsidDel="00555323">
                <w:rPr>
                  <w:rFonts w:ascii="宋体" w:eastAsia="宋体" w:hAnsi="宋体" w:cs="宋体" w:hint="eastAsia"/>
                  <w:color w:val="000000"/>
                  <w:kern w:val="0"/>
                  <w:sz w:val="22"/>
                </w:rPr>
                <w:delText>"有效"</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061"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062" w:author="zhangph" w:date="2017-06-16T15:02:00Z"/>
        </w:trPr>
        <w:tc>
          <w:tcPr>
            <w:tcW w:w="436" w:type="dxa"/>
            <w:vMerge w:val="restart"/>
            <w:tcBorders>
              <w:top w:val="single" w:sz="4" w:space="0" w:color="auto"/>
              <w:left w:val="single" w:sz="8"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4063" w:author="zhangph" w:date="2017-06-16T15:02:00Z"/>
                <w:rFonts w:ascii="宋体" w:eastAsia="宋体" w:hAnsi="宋体" w:cs="宋体"/>
                <w:color w:val="000000"/>
                <w:kern w:val="0"/>
                <w:sz w:val="22"/>
              </w:rPr>
            </w:pPr>
            <w:del w:id="4064" w:author="zhangph" w:date="2017-06-16T15:02:00Z">
              <w:r w:rsidRPr="00F22C6A" w:rsidDel="00555323">
                <w:rPr>
                  <w:rFonts w:ascii="宋体" w:eastAsia="宋体" w:hAnsi="宋体" w:cs="宋体" w:hint="eastAsia"/>
                  <w:color w:val="000000"/>
                  <w:kern w:val="0"/>
                  <w:sz w:val="22"/>
                </w:rPr>
                <w:delText>4</w:delText>
              </w:r>
            </w:del>
          </w:p>
        </w:tc>
        <w:tc>
          <w:tcPr>
            <w:tcW w:w="1457"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4065" w:author="zhangph" w:date="2017-06-16T15:02:00Z"/>
                <w:rFonts w:ascii="宋体" w:eastAsia="宋体" w:hAnsi="宋体" w:cs="宋体"/>
                <w:color w:val="000000"/>
                <w:kern w:val="0"/>
                <w:sz w:val="22"/>
              </w:rPr>
            </w:pPr>
            <w:del w:id="4066" w:author="zhangph" w:date="2017-06-16T15:02:00Z">
              <w:r w:rsidRPr="00F22C6A" w:rsidDel="00555323">
                <w:rPr>
                  <w:rFonts w:ascii="宋体" w:eastAsia="宋体" w:hAnsi="宋体" w:cs="宋体" w:hint="eastAsia"/>
                  <w:color w:val="000000"/>
                  <w:kern w:val="0"/>
                  <w:sz w:val="22"/>
                </w:rPr>
                <w:delText>执法办案取保人员</w:delText>
              </w:r>
            </w:del>
          </w:p>
        </w:tc>
        <w:tc>
          <w:tcPr>
            <w:tcW w:w="3076"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4067" w:author="zhangph" w:date="2017-06-16T15:02:00Z"/>
                <w:rFonts w:ascii="宋体" w:eastAsia="宋体" w:hAnsi="宋体" w:cs="宋体"/>
                <w:color w:val="000000"/>
                <w:kern w:val="0"/>
                <w:sz w:val="22"/>
              </w:rPr>
            </w:pPr>
            <w:del w:id="4068" w:author="zhangph" w:date="2017-06-16T15:02:00Z">
              <w:r w:rsidRPr="00F22C6A" w:rsidDel="00555323">
                <w:rPr>
                  <w:rFonts w:ascii="宋体" w:eastAsia="宋体" w:hAnsi="宋体" w:cs="宋体" w:hint="eastAsia"/>
                  <w:color w:val="000000"/>
                  <w:kern w:val="0"/>
                  <w:sz w:val="22"/>
                </w:rPr>
                <w:delText>gazhk_ELES_SQBZJB</w:delText>
              </w:r>
            </w:del>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69" w:author="zhangph" w:date="2017-06-16T15:02:00Z"/>
                <w:rFonts w:ascii="宋体" w:eastAsia="宋体" w:hAnsi="宋体" w:cs="宋体"/>
                <w:color w:val="000000"/>
                <w:kern w:val="0"/>
                <w:sz w:val="22"/>
              </w:rPr>
            </w:pPr>
            <w:del w:id="4070" w:author="zhangph" w:date="2017-06-16T15:02:00Z">
              <w:r w:rsidRPr="00F22C6A" w:rsidDel="00555323">
                <w:rPr>
                  <w:rFonts w:ascii="宋体" w:eastAsia="宋体" w:hAnsi="宋体" w:cs="宋体" w:hint="eastAsia"/>
                  <w:color w:val="000000"/>
                  <w:kern w:val="0"/>
                  <w:sz w:val="22"/>
                </w:rPr>
                <w:delText>案件编号</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71" w:author="zhangph" w:date="2017-06-16T15:02:00Z"/>
                <w:rFonts w:ascii="宋体" w:eastAsia="宋体" w:hAnsi="宋体" w:cs="宋体"/>
                <w:color w:val="000000"/>
                <w:kern w:val="0"/>
                <w:sz w:val="22"/>
              </w:rPr>
            </w:pPr>
            <w:del w:id="4072"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val="restart"/>
            <w:tcBorders>
              <w:top w:val="single" w:sz="4" w:space="0" w:color="auto"/>
              <w:left w:val="single" w:sz="4" w:space="0" w:color="auto"/>
              <w:bottom w:val="nil"/>
              <w:right w:val="single" w:sz="8" w:space="0" w:color="auto"/>
            </w:tcBorders>
            <w:shd w:val="clear" w:color="auto" w:fill="auto"/>
            <w:noWrap/>
            <w:vAlign w:val="center"/>
            <w:hideMark/>
          </w:tcPr>
          <w:p w:rsidR="00F22C6A" w:rsidRPr="00F22C6A" w:rsidDel="00555323" w:rsidRDefault="00F22C6A" w:rsidP="00F22C6A">
            <w:pPr>
              <w:widowControl/>
              <w:jc w:val="center"/>
              <w:rPr>
                <w:del w:id="4073" w:author="zhangph" w:date="2017-06-16T15:02:00Z"/>
                <w:rFonts w:ascii="宋体" w:eastAsia="宋体" w:hAnsi="宋体" w:cs="宋体"/>
                <w:color w:val="000000"/>
                <w:kern w:val="0"/>
                <w:sz w:val="22"/>
              </w:rPr>
            </w:pPr>
            <w:del w:id="4074"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939145577"/>
          <w:trHeight w:val="188"/>
          <w:del w:id="4075"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076"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77"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78"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79" w:author="zhangph" w:date="2017-06-16T15:02:00Z"/>
                <w:rFonts w:ascii="宋体" w:eastAsia="宋体" w:hAnsi="宋体" w:cs="宋体"/>
                <w:color w:val="000000"/>
                <w:kern w:val="0"/>
                <w:sz w:val="22"/>
              </w:rPr>
            </w:pPr>
            <w:del w:id="4080" w:author="zhangph" w:date="2017-06-16T15:02:00Z">
              <w:r w:rsidRPr="00F22C6A" w:rsidDel="00555323">
                <w:rPr>
                  <w:rFonts w:ascii="宋体" w:eastAsia="宋体" w:hAnsi="宋体" w:cs="宋体" w:hint="eastAsia"/>
                  <w:color w:val="000000"/>
                  <w:kern w:val="0"/>
                  <w:sz w:val="22"/>
                </w:rPr>
                <w:delText>案件名称</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81" w:author="zhangph" w:date="2017-06-16T15:02:00Z"/>
                <w:rFonts w:ascii="宋体" w:eastAsia="宋体" w:hAnsi="宋体" w:cs="宋体"/>
                <w:color w:val="000000"/>
                <w:kern w:val="0"/>
                <w:sz w:val="22"/>
              </w:rPr>
            </w:pPr>
            <w:del w:id="4082"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083"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084"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085"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86"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87"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88" w:author="zhangph" w:date="2017-06-16T15:02:00Z"/>
                <w:rFonts w:ascii="宋体" w:eastAsia="宋体" w:hAnsi="宋体" w:cs="宋体"/>
                <w:color w:val="000000"/>
                <w:kern w:val="0"/>
                <w:sz w:val="22"/>
              </w:rPr>
            </w:pPr>
            <w:del w:id="4089" w:author="zhangph" w:date="2017-06-16T15:02:00Z">
              <w:r w:rsidRPr="00F22C6A" w:rsidDel="00555323">
                <w:rPr>
                  <w:rFonts w:ascii="宋体" w:eastAsia="宋体" w:hAnsi="宋体" w:cs="宋体" w:hint="eastAsia"/>
                  <w:color w:val="000000"/>
                  <w:kern w:val="0"/>
                  <w:sz w:val="22"/>
                </w:rPr>
                <w:delText>发生日期</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90" w:author="zhangph" w:date="2017-06-16T15:02:00Z"/>
                <w:rFonts w:ascii="宋体" w:eastAsia="宋体" w:hAnsi="宋体" w:cs="宋体"/>
                <w:color w:val="000000"/>
                <w:kern w:val="0"/>
                <w:sz w:val="22"/>
              </w:rPr>
            </w:pPr>
            <w:del w:id="4091"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092"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093"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094"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95"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096" w:author="zhangph" w:date="2017-06-16T15:02:00Z"/>
                <w:rFonts w:ascii="宋体" w:eastAsia="宋体" w:hAnsi="宋体" w:cs="宋体"/>
                <w:color w:val="000000"/>
                <w:kern w:val="0"/>
                <w:sz w:val="22"/>
              </w:rPr>
            </w:pPr>
          </w:p>
        </w:tc>
        <w:tc>
          <w:tcPr>
            <w:tcW w:w="1324"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4097" w:author="zhangph" w:date="2017-06-16T15:02:00Z"/>
                <w:rFonts w:ascii="宋体" w:eastAsia="宋体" w:hAnsi="宋体" w:cs="宋体"/>
                <w:color w:val="000000"/>
                <w:kern w:val="0"/>
                <w:sz w:val="22"/>
              </w:rPr>
            </w:pPr>
            <w:del w:id="4098" w:author="zhangph" w:date="2017-06-16T15:02:00Z">
              <w:r w:rsidRPr="00F22C6A" w:rsidDel="00555323">
                <w:rPr>
                  <w:rFonts w:ascii="宋体" w:eastAsia="宋体" w:hAnsi="宋体" w:cs="宋体" w:hint="eastAsia"/>
                  <w:color w:val="000000"/>
                  <w:kern w:val="0"/>
                  <w:sz w:val="22"/>
                </w:rPr>
                <w:delText>身份证号码</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099" w:author="zhangph" w:date="2017-06-16T15:02:00Z"/>
                <w:rFonts w:ascii="宋体" w:eastAsia="宋体" w:hAnsi="宋体" w:cs="宋体"/>
                <w:color w:val="000000"/>
                <w:kern w:val="0"/>
                <w:sz w:val="22"/>
              </w:rPr>
            </w:pPr>
            <w:del w:id="4100"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101"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102" w:author="zhangph" w:date="2017-06-16T15:02:00Z"/>
        </w:trPr>
        <w:tc>
          <w:tcPr>
            <w:tcW w:w="436" w:type="dxa"/>
            <w:vMerge w:val="restart"/>
            <w:tcBorders>
              <w:top w:val="single" w:sz="4" w:space="0" w:color="auto"/>
              <w:left w:val="single" w:sz="8"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4103" w:author="zhangph" w:date="2017-06-16T15:02:00Z"/>
                <w:rFonts w:ascii="宋体" w:eastAsia="宋体" w:hAnsi="宋体" w:cs="宋体"/>
                <w:color w:val="000000"/>
                <w:kern w:val="0"/>
                <w:sz w:val="22"/>
              </w:rPr>
            </w:pPr>
            <w:del w:id="4104" w:author="zhangph" w:date="2017-06-16T15:02:00Z">
              <w:r w:rsidRPr="00F22C6A" w:rsidDel="00555323">
                <w:rPr>
                  <w:rFonts w:ascii="宋体" w:eastAsia="宋体" w:hAnsi="宋体" w:cs="宋体" w:hint="eastAsia"/>
                  <w:color w:val="000000"/>
                  <w:kern w:val="0"/>
                  <w:sz w:val="22"/>
                </w:rPr>
                <w:delText>5</w:delText>
              </w:r>
            </w:del>
          </w:p>
        </w:tc>
        <w:tc>
          <w:tcPr>
            <w:tcW w:w="1457"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4105" w:author="zhangph" w:date="2017-06-16T15:02:00Z"/>
                <w:rFonts w:ascii="宋体" w:eastAsia="宋体" w:hAnsi="宋体" w:cs="宋体"/>
                <w:color w:val="000000"/>
                <w:kern w:val="0"/>
                <w:sz w:val="22"/>
              </w:rPr>
            </w:pPr>
            <w:del w:id="4106" w:author="zhangph" w:date="2017-06-16T15:02:00Z">
              <w:r w:rsidRPr="00F22C6A" w:rsidDel="00555323">
                <w:rPr>
                  <w:rFonts w:ascii="宋体" w:eastAsia="宋体" w:hAnsi="宋体" w:cs="宋体" w:hint="eastAsia"/>
                  <w:color w:val="000000"/>
                  <w:kern w:val="0"/>
                  <w:sz w:val="22"/>
                </w:rPr>
                <w:delText>执法办案相关人员</w:delText>
              </w:r>
            </w:del>
          </w:p>
        </w:tc>
        <w:tc>
          <w:tcPr>
            <w:tcW w:w="3076"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F22C6A" w:rsidRPr="00F22C6A" w:rsidDel="00555323" w:rsidRDefault="00F22C6A" w:rsidP="00F22C6A">
            <w:pPr>
              <w:widowControl/>
              <w:jc w:val="center"/>
              <w:rPr>
                <w:del w:id="4107" w:author="zhangph" w:date="2017-06-16T15:02:00Z"/>
                <w:rFonts w:ascii="宋体" w:eastAsia="宋体" w:hAnsi="宋体" w:cs="宋体"/>
                <w:color w:val="000000"/>
                <w:kern w:val="0"/>
                <w:sz w:val="22"/>
              </w:rPr>
            </w:pPr>
            <w:del w:id="4108" w:author="zhangph" w:date="2017-06-16T15:02:00Z">
              <w:r w:rsidRPr="00F22C6A" w:rsidDel="00555323">
                <w:rPr>
                  <w:rFonts w:ascii="宋体" w:eastAsia="宋体" w:hAnsi="宋体" w:cs="宋体" w:hint="eastAsia"/>
                  <w:color w:val="000000"/>
                  <w:kern w:val="0"/>
                  <w:sz w:val="22"/>
                </w:rPr>
                <w:delText>gazhk_ELES_RYAJ</w:delText>
              </w:r>
            </w:del>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09" w:author="zhangph" w:date="2017-06-16T15:02:00Z"/>
                <w:rFonts w:ascii="宋体" w:eastAsia="宋体" w:hAnsi="宋体" w:cs="宋体"/>
                <w:color w:val="000000"/>
                <w:kern w:val="0"/>
                <w:sz w:val="22"/>
              </w:rPr>
            </w:pPr>
            <w:del w:id="4110" w:author="zhangph" w:date="2017-06-16T15:02:00Z">
              <w:r w:rsidRPr="00F22C6A" w:rsidDel="00555323">
                <w:rPr>
                  <w:rFonts w:ascii="宋体" w:eastAsia="宋体" w:hAnsi="宋体" w:cs="宋体" w:hint="eastAsia"/>
                  <w:color w:val="000000"/>
                  <w:kern w:val="0"/>
                  <w:sz w:val="22"/>
                </w:rPr>
                <w:delText>案件编号</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11" w:author="zhangph" w:date="2017-06-16T15:02:00Z"/>
                <w:rFonts w:ascii="宋体" w:eastAsia="宋体" w:hAnsi="宋体" w:cs="宋体"/>
                <w:color w:val="000000"/>
                <w:kern w:val="0"/>
                <w:sz w:val="22"/>
              </w:rPr>
            </w:pPr>
            <w:del w:id="4112"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val="restart"/>
            <w:tcBorders>
              <w:top w:val="single" w:sz="4" w:space="0" w:color="auto"/>
              <w:left w:val="single" w:sz="4" w:space="0" w:color="auto"/>
              <w:bottom w:val="nil"/>
              <w:right w:val="single" w:sz="8" w:space="0" w:color="auto"/>
            </w:tcBorders>
            <w:shd w:val="clear" w:color="auto" w:fill="auto"/>
            <w:noWrap/>
            <w:vAlign w:val="center"/>
            <w:hideMark/>
          </w:tcPr>
          <w:p w:rsidR="00F22C6A" w:rsidRPr="00F22C6A" w:rsidDel="00555323" w:rsidRDefault="00F22C6A" w:rsidP="00F22C6A">
            <w:pPr>
              <w:widowControl/>
              <w:jc w:val="center"/>
              <w:rPr>
                <w:del w:id="4113" w:author="zhangph" w:date="2017-06-16T15:02:00Z"/>
                <w:rFonts w:ascii="宋体" w:eastAsia="宋体" w:hAnsi="宋体" w:cs="宋体"/>
                <w:color w:val="000000"/>
                <w:kern w:val="0"/>
                <w:sz w:val="22"/>
              </w:rPr>
            </w:pPr>
            <w:del w:id="4114"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939145577"/>
          <w:trHeight w:val="188"/>
          <w:del w:id="4115"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116"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17"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18"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19" w:author="zhangph" w:date="2017-06-16T15:02:00Z"/>
                <w:rFonts w:ascii="宋体" w:eastAsia="宋体" w:hAnsi="宋体" w:cs="宋体"/>
                <w:color w:val="000000"/>
                <w:kern w:val="0"/>
                <w:sz w:val="22"/>
              </w:rPr>
            </w:pPr>
            <w:del w:id="4120" w:author="zhangph" w:date="2017-06-16T15:02:00Z">
              <w:r w:rsidRPr="00F22C6A" w:rsidDel="00555323">
                <w:rPr>
                  <w:rFonts w:ascii="宋体" w:eastAsia="宋体" w:hAnsi="宋体" w:cs="宋体" w:hint="eastAsia"/>
                  <w:color w:val="000000"/>
                  <w:kern w:val="0"/>
                  <w:sz w:val="22"/>
                </w:rPr>
                <w:delText>案件名称</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21" w:author="zhangph" w:date="2017-06-16T15:02:00Z"/>
                <w:rFonts w:ascii="宋体" w:eastAsia="宋体" w:hAnsi="宋体" w:cs="宋体"/>
                <w:color w:val="000000"/>
                <w:kern w:val="0"/>
                <w:sz w:val="22"/>
              </w:rPr>
            </w:pPr>
            <w:del w:id="4122"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123"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124"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125"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26"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27"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28" w:author="zhangph" w:date="2017-06-16T15:02:00Z"/>
                <w:rFonts w:ascii="宋体" w:eastAsia="宋体" w:hAnsi="宋体" w:cs="宋体"/>
                <w:color w:val="000000"/>
                <w:kern w:val="0"/>
                <w:sz w:val="22"/>
              </w:rPr>
            </w:pPr>
            <w:del w:id="4129" w:author="zhangph" w:date="2017-06-16T15:02:00Z">
              <w:r w:rsidRPr="00F22C6A" w:rsidDel="00555323">
                <w:rPr>
                  <w:rFonts w:ascii="宋体" w:eastAsia="宋体" w:hAnsi="宋体" w:cs="宋体" w:hint="eastAsia"/>
                  <w:color w:val="000000"/>
                  <w:kern w:val="0"/>
                  <w:sz w:val="22"/>
                </w:rPr>
                <w:delText>案件性质</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30" w:author="zhangph" w:date="2017-06-16T15:02:00Z"/>
                <w:rFonts w:ascii="宋体" w:eastAsia="宋体" w:hAnsi="宋体" w:cs="宋体"/>
                <w:color w:val="000000"/>
                <w:kern w:val="0"/>
                <w:sz w:val="22"/>
              </w:rPr>
            </w:pPr>
            <w:del w:id="4131"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132"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133"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134"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35"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36"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37" w:author="zhangph" w:date="2017-06-16T15:02:00Z"/>
                <w:rFonts w:ascii="宋体" w:eastAsia="宋体" w:hAnsi="宋体" w:cs="宋体"/>
                <w:color w:val="000000"/>
                <w:kern w:val="0"/>
                <w:sz w:val="22"/>
              </w:rPr>
            </w:pPr>
            <w:del w:id="4138" w:author="zhangph" w:date="2017-06-16T15:02:00Z">
              <w:r w:rsidRPr="00F22C6A" w:rsidDel="00555323">
                <w:rPr>
                  <w:rFonts w:ascii="宋体" w:eastAsia="宋体" w:hAnsi="宋体" w:cs="宋体" w:hint="eastAsia"/>
                  <w:color w:val="000000"/>
                  <w:kern w:val="0"/>
                  <w:sz w:val="22"/>
                </w:rPr>
                <w:delText>人员类型</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39" w:author="zhangph" w:date="2017-06-16T15:02:00Z"/>
                <w:rFonts w:ascii="宋体" w:eastAsia="宋体" w:hAnsi="宋体" w:cs="宋体"/>
                <w:color w:val="000000"/>
                <w:kern w:val="0"/>
                <w:sz w:val="22"/>
              </w:rPr>
            </w:pPr>
            <w:del w:id="4140"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141"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142"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143"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44"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45"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46" w:author="zhangph" w:date="2017-06-16T15:02:00Z"/>
                <w:rFonts w:ascii="宋体" w:eastAsia="宋体" w:hAnsi="宋体" w:cs="宋体"/>
                <w:color w:val="000000"/>
                <w:kern w:val="0"/>
                <w:sz w:val="22"/>
              </w:rPr>
            </w:pPr>
            <w:del w:id="4147" w:author="zhangph" w:date="2017-06-16T15:02:00Z">
              <w:r w:rsidRPr="00F22C6A" w:rsidDel="00555323">
                <w:rPr>
                  <w:rFonts w:ascii="宋体" w:eastAsia="宋体" w:hAnsi="宋体" w:cs="宋体" w:hint="eastAsia"/>
                  <w:color w:val="000000"/>
                  <w:kern w:val="0"/>
                  <w:sz w:val="22"/>
                </w:rPr>
                <w:delText>发案时间</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48" w:author="zhangph" w:date="2017-06-16T15:02:00Z"/>
                <w:rFonts w:ascii="宋体" w:eastAsia="宋体" w:hAnsi="宋体" w:cs="宋体"/>
                <w:color w:val="000000"/>
                <w:kern w:val="0"/>
                <w:sz w:val="22"/>
              </w:rPr>
            </w:pPr>
            <w:del w:id="4149"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150"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151" w:author="zhangph" w:date="2017-06-16T15:02:00Z"/>
        </w:trPr>
        <w:tc>
          <w:tcPr>
            <w:tcW w:w="436" w:type="dxa"/>
            <w:vMerge/>
            <w:tcBorders>
              <w:top w:val="single" w:sz="4" w:space="0" w:color="auto"/>
              <w:left w:val="single" w:sz="8" w:space="0" w:color="auto"/>
              <w:bottom w:val="nil"/>
              <w:right w:val="single" w:sz="4" w:space="0" w:color="auto"/>
            </w:tcBorders>
            <w:vAlign w:val="center"/>
            <w:hideMark/>
          </w:tcPr>
          <w:p w:rsidR="00F22C6A" w:rsidRPr="00F22C6A" w:rsidDel="00555323" w:rsidRDefault="00F22C6A" w:rsidP="00F22C6A">
            <w:pPr>
              <w:widowControl/>
              <w:jc w:val="left"/>
              <w:rPr>
                <w:del w:id="4152"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53"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nil"/>
              <w:right w:val="single" w:sz="4" w:space="0" w:color="auto"/>
            </w:tcBorders>
            <w:vAlign w:val="center"/>
            <w:hideMark/>
          </w:tcPr>
          <w:p w:rsidR="00F22C6A" w:rsidRPr="00F22C6A" w:rsidDel="00555323" w:rsidRDefault="00F22C6A" w:rsidP="00F22C6A">
            <w:pPr>
              <w:widowControl/>
              <w:jc w:val="left"/>
              <w:rPr>
                <w:del w:id="4154" w:author="zhangph" w:date="2017-06-16T15:02:00Z"/>
                <w:rFonts w:ascii="宋体" w:eastAsia="宋体" w:hAnsi="宋体" w:cs="宋体"/>
                <w:color w:val="000000"/>
                <w:kern w:val="0"/>
                <w:sz w:val="22"/>
              </w:rPr>
            </w:pPr>
          </w:p>
        </w:tc>
        <w:tc>
          <w:tcPr>
            <w:tcW w:w="1324"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4155" w:author="zhangph" w:date="2017-06-16T15:02:00Z"/>
                <w:rFonts w:ascii="宋体" w:eastAsia="宋体" w:hAnsi="宋体" w:cs="宋体"/>
                <w:color w:val="000000"/>
                <w:kern w:val="0"/>
                <w:sz w:val="22"/>
              </w:rPr>
            </w:pPr>
            <w:del w:id="4156" w:author="zhangph" w:date="2017-06-16T15:02:00Z">
              <w:r w:rsidRPr="00F22C6A" w:rsidDel="00555323">
                <w:rPr>
                  <w:rFonts w:ascii="宋体" w:eastAsia="宋体" w:hAnsi="宋体" w:cs="宋体" w:hint="eastAsia"/>
                  <w:color w:val="000000"/>
                  <w:kern w:val="0"/>
                  <w:sz w:val="22"/>
                </w:rPr>
                <w:delText>身份证号码</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57" w:author="zhangph" w:date="2017-06-16T15:02:00Z"/>
                <w:rFonts w:ascii="宋体" w:eastAsia="宋体" w:hAnsi="宋体" w:cs="宋体"/>
                <w:color w:val="000000"/>
                <w:kern w:val="0"/>
                <w:sz w:val="22"/>
              </w:rPr>
            </w:pPr>
            <w:del w:id="4158"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nil"/>
              <w:right w:val="single" w:sz="8" w:space="0" w:color="auto"/>
            </w:tcBorders>
            <w:vAlign w:val="center"/>
            <w:hideMark/>
          </w:tcPr>
          <w:p w:rsidR="00F22C6A" w:rsidRPr="00F22C6A" w:rsidDel="00555323" w:rsidRDefault="00F22C6A" w:rsidP="00F22C6A">
            <w:pPr>
              <w:widowControl/>
              <w:jc w:val="left"/>
              <w:rPr>
                <w:del w:id="4159"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160" w:author="zhangph" w:date="2017-06-16T15:02:00Z"/>
        </w:trPr>
        <w:tc>
          <w:tcPr>
            <w:tcW w:w="43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center"/>
              <w:rPr>
                <w:del w:id="4161" w:author="zhangph" w:date="2017-06-16T15:02:00Z"/>
                <w:rFonts w:ascii="宋体" w:eastAsia="宋体" w:hAnsi="宋体" w:cs="宋体"/>
                <w:color w:val="000000"/>
                <w:kern w:val="0"/>
                <w:sz w:val="22"/>
              </w:rPr>
            </w:pPr>
            <w:del w:id="4162" w:author="zhangph" w:date="2017-06-16T15:02:00Z">
              <w:r w:rsidRPr="00F22C6A" w:rsidDel="00555323">
                <w:rPr>
                  <w:rFonts w:ascii="宋体" w:eastAsia="宋体" w:hAnsi="宋体" w:cs="宋体" w:hint="eastAsia"/>
                  <w:color w:val="000000"/>
                  <w:kern w:val="0"/>
                  <w:sz w:val="22"/>
                </w:rPr>
                <w:delText>6</w:delText>
              </w:r>
            </w:del>
          </w:p>
        </w:tc>
        <w:tc>
          <w:tcPr>
            <w:tcW w:w="1457"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center"/>
              <w:rPr>
                <w:del w:id="4163" w:author="zhangph" w:date="2017-06-16T15:02:00Z"/>
                <w:rFonts w:ascii="宋体" w:eastAsia="宋体" w:hAnsi="宋体" w:cs="宋体"/>
                <w:color w:val="000000"/>
                <w:kern w:val="0"/>
                <w:sz w:val="22"/>
              </w:rPr>
            </w:pPr>
            <w:del w:id="4164" w:author="zhangph" w:date="2017-06-16T15:02:00Z">
              <w:r w:rsidRPr="00F22C6A" w:rsidDel="00555323">
                <w:rPr>
                  <w:rFonts w:ascii="宋体" w:eastAsia="宋体" w:hAnsi="宋体" w:cs="宋体" w:hint="eastAsia"/>
                  <w:color w:val="000000"/>
                  <w:kern w:val="0"/>
                  <w:sz w:val="22"/>
                </w:rPr>
                <w:delText>禁毒-涉毒嫌疑人</w:delText>
              </w:r>
            </w:del>
          </w:p>
        </w:tc>
        <w:tc>
          <w:tcPr>
            <w:tcW w:w="307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center"/>
              <w:rPr>
                <w:del w:id="4165" w:author="zhangph" w:date="2017-06-16T15:02:00Z"/>
                <w:rFonts w:ascii="宋体" w:eastAsia="宋体" w:hAnsi="宋体" w:cs="宋体"/>
                <w:color w:val="000000"/>
                <w:kern w:val="0"/>
                <w:sz w:val="22"/>
              </w:rPr>
            </w:pPr>
            <w:del w:id="4166" w:author="zhangph" w:date="2017-06-16T15:02:00Z">
              <w:r w:rsidRPr="00F22C6A" w:rsidDel="00555323">
                <w:rPr>
                  <w:rFonts w:ascii="宋体" w:eastAsia="宋体" w:hAnsi="宋体" w:cs="宋体" w:hint="eastAsia"/>
                  <w:color w:val="000000"/>
                  <w:kern w:val="0"/>
                  <w:sz w:val="22"/>
                </w:rPr>
                <w:delText>gazhk_QBPT_JD_SDXYR</w:delText>
              </w:r>
            </w:del>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67" w:author="zhangph" w:date="2017-06-16T15:02:00Z"/>
                <w:rFonts w:ascii="宋体" w:eastAsia="宋体" w:hAnsi="宋体" w:cs="宋体"/>
                <w:color w:val="000000"/>
                <w:kern w:val="0"/>
                <w:sz w:val="22"/>
              </w:rPr>
            </w:pPr>
            <w:del w:id="4168" w:author="zhangph" w:date="2017-06-16T15:02:00Z">
              <w:r w:rsidRPr="00F22C6A" w:rsidDel="00555323">
                <w:rPr>
                  <w:rFonts w:ascii="宋体" w:eastAsia="宋体" w:hAnsi="宋体" w:cs="宋体" w:hint="eastAsia"/>
                  <w:color w:val="000000"/>
                  <w:kern w:val="0"/>
                  <w:sz w:val="22"/>
                </w:rPr>
                <w:delText>嫌疑人类型</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69" w:author="zhangph" w:date="2017-06-16T15:02:00Z"/>
                <w:rFonts w:ascii="宋体" w:eastAsia="宋体" w:hAnsi="宋体" w:cs="宋体"/>
                <w:color w:val="000000"/>
                <w:kern w:val="0"/>
                <w:sz w:val="22"/>
              </w:rPr>
            </w:pPr>
            <w:del w:id="4170"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val="restart"/>
            <w:tcBorders>
              <w:top w:val="single" w:sz="4" w:space="0" w:color="auto"/>
              <w:left w:val="single" w:sz="4" w:space="0" w:color="auto"/>
              <w:bottom w:val="single" w:sz="8" w:space="0" w:color="000000"/>
              <w:right w:val="single" w:sz="8" w:space="0" w:color="auto"/>
            </w:tcBorders>
            <w:shd w:val="clear" w:color="auto" w:fill="auto"/>
            <w:noWrap/>
            <w:vAlign w:val="center"/>
            <w:hideMark/>
          </w:tcPr>
          <w:p w:rsidR="00F22C6A" w:rsidRPr="00F22C6A" w:rsidDel="00555323" w:rsidRDefault="00F22C6A" w:rsidP="00F22C6A">
            <w:pPr>
              <w:widowControl/>
              <w:jc w:val="center"/>
              <w:rPr>
                <w:del w:id="4171" w:author="zhangph" w:date="2017-06-16T15:02:00Z"/>
                <w:rFonts w:ascii="宋体" w:eastAsia="宋体" w:hAnsi="宋体" w:cs="宋体"/>
                <w:color w:val="000000"/>
                <w:kern w:val="0"/>
                <w:sz w:val="22"/>
              </w:rPr>
            </w:pPr>
            <w:del w:id="4172"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939145577"/>
          <w:trHeight w:val="188"/>
          <w:del w:id="4173" w:author="zhangph" w:date="2017-06-16T15:02:00Z"/>
        </w:trPr>
        <w:tc>
          <w:tcPr>
            <w:tcW w:w="436" w:type="dxa"/>
            <w:vMerge/>
            <w:tcBorders>
              <w:top w:val="single" w:sz="4" w:space="0" w:color="auto"/>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174"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175"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176"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77" w:author="zhangph" w:date="2017-06-16T15:02:00Z"/>
                <w:rFonts w:ascii="宋体" w:eastAsia="宋体" w:hAnsi="宋体" w:cs="宋体"/>
                <w:color w:val="000000"/>
                <w:kern w:val="0"/>
                <w:sz w:val="22"/>
              </w:rPr>
            </w:pPr>
            <w:del w:id="4178" w:author="zhangph" w:date="2017-06-16T15:02:00Z">
              <w:r w:rsidRPr="00F22C6A" w:rsidDel="00555323">
                <w:rPr>
                  <w:rFonts w:ascii="宋体" w:eastAsia="宋体" w:hAnsi="宋体" w:cs="宋体" w:hint="eastAsia"/>
                  <w:color w:val="000000"/>
                  <w:kern w:val="0"/>
                  <w:sz w:val="22"/>
                </w:rPr>
                <w:delText>填报单位</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79" w:author="zhangph" w:date="2017-06-16T15:02:00Z"/>
                <w:rFonts w:ascii="宋体" w:eastAsia="宋体" w:hAnsi="宋体" w:cs="宋体"/>
                <w:color w:val="000000"/>
                <w:kern w:val="0"/>
                <w:sz w:val="22"/>
              </w:rPr>
            </w:pPr>
            <w:del w:id="4180"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4181" w:author="zhangph" w:date="2017-06-16T15:02:00Z"/>
                <w:rFonts w:ascii="宋体" w:eastAsia="宋体" w:hAnsi="宋体" w:cs="宋体"/>
                <w:color w:val="000000"/>
                <w:kern w:val="0"/>
                <w:sz w:val="22"/>
              </w:rPr>
            </w:pPr>
          </w:p>
        </w:tc>
      </w:tr>
      <w:tr w:rsidR="00F22C6A" w:rsidRPr="00F22C6A" w:rsidDel="00555323" w:rsidTr="00F22C6A">
        <w:trPr>
          <w:divId w:val="939145577"/>
          <w:trHeight w:val="188"/>
          <w:del w:id="4182" w:author="zhangph" w:date="2017-06-16T15:02:00Z"/>
        </w:trPr>
        <w:tc>
          <w:tcPr>
            <w:tcW w:w="436" w:type="dxa"/>
            <w:vMerge/>
            <w:tcBorders>
              <w:top w:val="single" w:sz="4" w:space="0" w:color="auto"/>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183"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184"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185" w:author="zhangph" w:date="2017-06-16T15:02:00Z"/>
                <w:rFonts w:ascii="宋体" w:eastAsia="宋体" w:hAnsi="宋体" w:cs="宋体"/>
                <w:color w:val="000000"/>
                <w:kern w:val="0"/>
                <w:sz w:val="22"/>
              </w:rPr>
            </w:pPr>
          </w:p>
        </w:tc>
        <w:tc>
          <w:tcPr>
            <w:tcW w:w="132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86" w:author="zhangph" w:date="2017-06-16T15:02:00Z"/>
                <w:rFonts w:ascii="宋体" w:eastAsia="宋体" w:hAnsi="宋体" w:cs="宋体"/>
                <w:color w:val="000000"/>
                <w:kern w:val="0"/>
                <w:sz w:val="22"/>
              </w:rPr>
            </w:pPr>
            <w:del w:id="4187" w:author="zhangph" w:date="2017-06-16T15:02:00Z">
              <w:r w:rsidRPr="00F22C6A" w:rsidDel="00555323">
                <w:rPr>
                  <w:rFonts w:ascii="宋体" w:eastAsia="宋体" w:hAnsi="宋体" w:cs="宋体" w:hint="eastAsia"/>
                  <w:color w:val="000000"/>
                  <w:kern w:val="0"/>
                  <w:sz w:val="22"/>
                </w:rPr>
                <w:delText>登记日期</w:delText>
              </w:r>
            </w:del>
          </w:p>
        </w:tc>
        <w:tc>
          <w:tcPr>
            <w:tcW w:w="129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88" w:author="zhangph" w:date="2017-06-16T15:02:00Z"/>
                <w:rFonts w:ascii="宋体" w:eastAsia="宋体" w:hAnsi="宋体" w:cs="宋体"/>
                <w:color w:val="000000"/>
                <w:kern w:val="0"/>
                <w:sz w:val="22"/>
              </w:rPr>
            </w:pPr>
            <w:del w:id="4189"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4190" w:author="zhangph" w:date="2017-06-16T15:02:00Z"/>
                <w:rFonts w:ascii="宋体" w:eastAsia="宋体" w:hAnsi="宋体" w:cs="宋体"/>
                <w:color w:val="000000"/>
                <w:kern w:val="0"/>
                <w:sz w:val="22"/>
              </w:rPr>
            </w:pPr>
          </w:p>
        </w:tc>
      </w:tr>
      <w:tr w:rsidR="00F22C6A" w:rsidRPr="00F22C6A" w:rsidDel="00555323" w:rsidTr="00F22C6A">
        <w:trPr>
          <w:divId w:val="939145577"/>
          <w:trHeight w:val="199"/>
          <w:del w:id="4191" w:author="zhangph" w:date="2017-06-16T15:02:00Z"/>
        </w:trPr>
        <w:tc>
          <w:tcPr>
            <w:tcW w:w="436" w:type="dxa"/>
            <w:vMerge/>
            <w:tcBorders>
              <w:top w:val="single" w:sz="4" w:space="0" w:color="auto"/>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192" w:author="zhangph" w:date="2017-06-16T15:02:00Z"/>
                <w:rFonts w:ascii="宋体" w:eastAsia="宋体" w:hAnsi="宋体" w:cs="宋体"/>
                <w:color w:val="000000"/>
                <w:kern w:val="0"/>
                <w:sz w:val="22"/>
              </w:rPr>
            </w:pPr>
          </w:p>
        </w:tc>
        <w:tc>
          <w:tcPr>
            <w:tcW w:w="1457"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193" w:author="zhangph" w:date="2017-06-16T15:02:00Z"/>
                <w:rFonts w:ascii="宋体" w:eastAsia="宋体" w:hAnsi="宋体" w:cs="宋体"/>
                <w:color w:val="000000"/>
                <w:kern w:val="0"/>
                <w:sz w:val="22"/>
              </w:rPr>
            </w:pPr>
          </w:p>
        </w:tc>
        <w:tc>
          <w:tcPr>
            <w:tcW w:w="3076" w:type="dxa"/>
            <w:vMerge/>
            <w:tcBorders>
              <w:top w:val="single" w:sz="4" w:space="0" w:color="auto"/>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194" w:author="zhangph" w:date="2017-06-16T15:02:00Z"/>
                <w:rFonts w:ascii="宋体" w:eastAsia="宋体" w:hAnsi="宋体" w:cs="宋体"/>
                <w:color w:val="000000"/>
                <w:kern w:val="0"/>
                <w:sz w:val="22"/>
              </w:rPr>
            </w:pPr>
          </w:p>
        </w:tc>
        <w:tc>
          <w:tcPr>
            <w:tcW w:w="1324"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95" w:author="zhangph" w:date="2017-06-16T15:02:00Z"/>
                <w:rFonts w:ascii="宋体" w:eastAsia="宋体" w:hAnsi="宋体" w:cs="宋体"/>
                <w:color w:val="000000"/>
                <w:kern w:val="0"/>
                <w:sz w:val="22"/>
              </w:rPr>
            </w:pPr>
            <w:del w:id="4196" w:author="zhangph" w:date="2017-06-16T15:02:00Z">
              <w:r w:rsidRPr="00F22C6A" w:rsidDel="00555323">
                <w:rPr>
                  <w:rFonts w:ascii="宋体" w:eastAsia="宋体" w:hAnsi="宋体" w:cs="宋体" w:hint="eastAsia"/>
                  <w:color w:val="000000"/>
                  <w:kern w:val="0"/>
                  <w:sz w:val="22"/>
                </w:rPr>
                <w:delText>身份证号码</w:delText>
              </w:r>
            </w:del>
          </w:p>
        </w:tc>
        <w:tc>
          <w:tcPr>
            <w:tcW w:w="1291"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197" w:author="zhangph" w:date="2017-06-16T15:02:00Z"/>
                <w:rFonts w:ascii="宋体" w:eastAsia="宋体" w:hAnsi="宋体" w:cs="宋体"/>
                <w:color w:val="000000"/>
                <w:kern w:val="0"/>
                <w:sz w:val="22"/>
              </w:rPr>
            </w:pPr>
            <w:del w:id="4198" w:author="zhangph" w:date="2017-06-16T15:02:00Z">
              <w:r w:rsidRPr="00F22C6A" w:rsidDel="00555323">
                <w:rPr>
                  <w:rFonts w:ascii="宋体" w:eastAsia="宋体" w:hAnsi="宋体" w:cs="宋体" w:hint="eastAsia"/>
                  <w:color w:val="000000"/>
                  <w:kern w:val="0"/>
                  <w:sz w:val="22"/>
                </w:rPr>
                <w:delText xml:space="preserve">　</w:delText>
              </w:r>
            </w:del>
          </w:p>
        </w:tc>
        <w:tc>
          <w:tcPr>
            <w:tcW w:w="1123" w:type="dxa"/>
            <w:vMerge/>
            <w:tcBorders>
              <w:top w:val="single" w:sz="4" w:space="0" w:color="auto"/>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4199" w:author="zhangph" w:date="2017-06-16T15:02:00Z"/>
                <w:rFonts w:ascii="宋体" w:eastAsia="宋体" w:hAnsi="宋体" w:cs="宋体"/>
                <w:color w:val="000000"/>
                <w:kern w:val="0"/>
                <w:sz w:val="22"/>
              </w:rPr>
            </w:pPr>
          </w:p>
        </w:tc>
      </w:tr>
    </w:tbl>
    <w:p w:rsidR="001360F8" w:rsidRDefault="001360F8" w:rsidP="00B04AF1">
      <w:pPr>
        <w:pStyle w:val="11"/>
        <w:numPr>
          <w:ilvl w:val="0"/>
          <w:numId w:val="2"/>
        </w:numPr>
        <w:ind w:firstLineChars="0"/>
        <w:rPr>
          <w:rFonts w:ascii="华文细黑" w:eastAsia="华文细黑" w:hAnsi="华文细黑" w:cs="宋体"/>
          <w:kern w:val="0"/>
          <w:sz w:val="24"/>
        </w:rPr>
      </w:pPr>
      <w:r>
        <w:fldChar w:fldCharType="end"/>
      </w:r>
      <w:r>
        <w:rPr>
          <w:rFonts w:ascii="华文细黑" w:eastAsia="华文细黑" w:hAnsi="华文细黑" w:cs="宋体" w:hint="eastAsia"/>
          <w:kern w:val="0"/>
          <w:sz w:val="24"/>
        </w:rPr>
        <w:t>住所</w:t>
      </w:r>
    </w:p>
    <w:p w:rsidR="00555323" w:rsidRPr="00555323" w:rsidRDefault="001360F8" w:rsidP="001360F8">
      <w:pPr>
        <w:rPr>
          <w:rPrChange w:id="4200" w:author="zhangph" w:date="2017-06-16T15:02:00Z">
            <w:rPr>
              <w:szCs w:val="21"/>
            </w:rPr>
          </w:rPrChange>
        </w:rPr>
      </w:pPr>
      <w:r>
        <w:lastRenderedPageBreak/>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住所</w:instrText>
      </w:r>
      <w:r w:rsidR="00555323">
        <w:rPr>
          <w:rFonts w:hint="eastAsia"/>
        </w:rPr>
        <w:instrText xml:space="preserve">!R2C1:R10C6 </w:instrText>
      </w:r>
      <w:r>
        <w:instrText xml:space="preserve">\a \f 4 \h  \* MERGEFORMAT </w:instrText>
      </w:r>
      <w:r w:rsidR="00555323">
        <w:fldChar w:fldCharType="separate"/>
      </w:r>
    </w:p>
    <w:tbl>
      <w:tblPr>
        <w:tblW w:w="8855" w:type="dxa"/>
        <w:tblLook w:val="04A0" w:firstRow="1" w:lastRow="0" w:firstColumn="1" w:lastColumn="0" w:noHBand="0" w:noVBand="1"/>
      </w:tblPr>
      <w:tblGrid>
        <w:gridCol w:w="1119"/>
        <w:gridCol w:w="1367"/>
        <w:gridCol w:w="2516"/>
        <w:gridCol w:w="1613"/>
        <w:gridCol w:w="1120"/>
        <w:gridCol w:w="1120"/>
        <w:tblGridChange w:id="4201">
          <w:tblGrid>
            <w:gridCol w:w="1119"/>
            <w:gridCol w:w="1367"/>
            <w:gridCol w:w="2516"/>
            <w:gridCol w:w="1613"/>
            <w:gridCol w:w="1120"/>
            <w:gridCol w:w="1120"/>
          </w:tblGrid>
        </w:tblGridChange>
      </w:tblGrid>
      <w:tr w:rsidR="00555323" w:rsidRPr="00555323" w:rsidTr="00555323">
        <w:trPr>
          <w:divId w:val="1385837681"/>
          <w:trHeight w:val="278"/>
          <w:ins w:id="4202" w:author="zhangph" w:date="2017-06-16T15:02:00Z"/>
        </w:trPr>
        <w:tc>
          <w:tcPr>
            <w:tcW w:w="111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03" w:author="zhangph" w:date="2017-06-16T15:02:00Z"/>
                <w:rFonts w:ascii="宋体" w:eastAsia="宋体" w:hAnsi="宋体" w:cs="宋体"/>
                <w:color w:val="000000"/>
                <w:kern w:val="0"/>
                <w:sz w:val="22"/>
                <w:rPrChange w:id="4204" w:author="zhangph" w:date="2017-06-16T15:02:00Z">
                  <w:rPr>
                    <w:ins w:id="4205" w:author="zhangph" w:date="2017-06-16T15:02:00Z"/>
                    <w:color w:val="000000"/>
                    <w:sz w:val="22"/>
                  </w:rPr>
                </w:rPrChange>
              </w:rPr>
              <w:pPrChange w:id="4206" w:author="zhangph" w:date="2017-06-16T15:02:00Z">
                <w:pPr>
                  <w:widowControl/>
                  <w:jc w:val="left"/>
                </w:pPr>
              </w:pPrChange>
            </w:pPr>
            <w:ins w:id="4207" w:author="zhangph" w:date="2017-06-16T15:02:00Z">
              <w:r w:rsidRPr="00555323">
                <w:rPr>
                  <w:rFonts w:ascii="宋体" w:eastAsia="宋体" w:hAnsi="宋体" w:cs="宋体" w:hint="eastAsia"/>
                  <w:color w:val="000000"/>
                  <w:kern w:val="0"/>
                  <w:sz w:val="22"/>
                  <w:rPrChange w:id="4208" w:author="zhangph" w:date="2017-06-16T15:02:00Z">
                    <w:rPr>
                      <w:rFonts w:hint="eastAsia"/>
                      <w:color w:val="000000"/>
                      <w:sz w:val="22"/>
                    </w:rPr>
                  </w:rPrChange>
                </w:rPr>
                <w:t>序号</w:t>
              </w:r>
            </w:ins>
          </w:p>
        </w:tc>
        <w:tc>
          <w:tcPr>
            <w:tcW w:w="1367"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09" w:author="zhangph" w:date="2017-06-16T15:02:00Z"/>
                <w:rFonts w:ascii="宋体" w:eastAsia="宋体" w:hAnsi="宋体" w:cs="宋体" w:hint="eastAsia"/>
                <w:color w:val="000000"/>
                <w:kern w:val="0"/>
                <w:sz w:val="22"/>
                <w:rPrChange w:id="4210" w:author="zhangph" w:date="2017-06-16T15:02:00Z">
                  <w:rPr>
                    <w:ins w:id="4211" w:author="zhangph" w:date="2017-06-16T15:02:00Z"/>
                    <w:rFonts w:hint="eastAsia"/>
                  </w:rPr>
                </w:rPrChange>
              </w:rPr>
              <w:pPrChange w:id="4212" w:author="zhangph" w:date="2017-06-16T15:02:00Z">
                <w:pPr/>
              </w:pPrChange>
            </w:pPr>
            <w:ins w:id="4213" w:author="zhangph" w:date="2017-06-16T15:02:00Z">
              <w:r w:rsidRPr="00555323">
                <w:rPr>
                  <w:rFonts w:ascii="宋体" w:eastAsia="宋体" w:hAnsi="宋体" w:cs="宋体" w:hint="eastAsia"/>
                  <w:color w:val="000000"/>
                  <w:kern w:val="0"/>
                  <w:sz w:val="22"/>
                  <w:rPrChange w:id="4214" w:author="zhangph" w:date="2017-06-16T15:02:00Z">
                    <w:rPr>
                      <w:rFonts w:hint="eastAsia"/>
                    </w:rPr>
                  </w:rPrChange>
                </w:rPr>
                <w:t>表名</w:t>
              </w:r>
            </w:ins>
          </w:p>
        </w:tc>
        <w:tc>
          <w:tcPr>
            <w:tcW w:w="2516"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15" w:author="zhangph" w:date="2017-06-16T15:02:00Z"/>
                <w:rFonts w:ascii="宋体" w:eastAsia="宋体" w:hAnsi="宋体" w:cs="宋体" w:hint="eastAsia"/>
                <w:color w:val="000000"/>
                <w:kern w:val="0"/>
                <w:sz w:val="22"/>
                <w:rPrChange w:id="4216" w:author="zhangph" w:date="2017-06-16T15:02:00Z">
                  <w:rPr>
                    <w:ins w:id="4217" w:author="zhangph" w:date="2017-06-16T15:02:00Z"/>
                    <w:rFonts w:hint="eastAsia"/>
                  </w:rPr>
                </w:rPrChange>
              </w:rPr>
              <w:pPrChange w:id="4218" w:author="zhangph" w:date="2017-06-16T15:02:00Z">
                <w:pPr/>
              </w:pPrChange>
            </w:pPr>
            <w:ins w:id="4219" w:author="zhangph" w:date="2017-06-16T15:02:00Z">
              <w:r w:rsidRPr="00555323">
                <w:rPr>
                  <w:rFonts w:ascii="宋体" w:eastAsia="宋体" w:hAnsi="宋体" w:cs="宋体" w:hint="eastAsia"/>
                  <w:color w:val="000000"/>
                  <w:kern w:val="0"/>
                  <w:sz w:val="22"/>
                  <w:rPrChange w:id="4220" w:author="zhangph" w:date="2017-06-16T15:02:00Z">
                    <w:rPr>
                      <w:rFonts w:hint="eastAsia"/>
                    </w:rPr>
                  </w:rPrChange>
                </w:rPr>
                <w:t>英文名</w:t>
              </w:r>
            </w:ins>
          </w:p>
        </w:tc>
        <w:tc>
          <w:tcPr>
            <w:tcW w:w="1613"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21" w:author="zhangph" w:date="2017-06-16T15:02:00Z"/>
                <w:rFonts w:ascii="宋体" w:eastAsia="宋体" w:hAnsi="宋体" w:cs="宋体" w:hint="eastAsia"/>
                <w:color w:val="000000"/>
                <w:kern w:val="0"/>
                <w:sz w:val="22"/>
                <w:rPrChange w:id="4222" w:author="zhangph" w:date="2017-06-16T15:02:00Z">
                  <w:rPr>
                    <w:ins w:id="4223" w:author="zhangph" w:date="2017-06-16T15:02:00Z"/>
                    <w:rFonts w:hint="eastAsia"/>
                  </w:rPr>
                </w:rPrChange>
              </w:rPr>
              <w:pPrChange w:id="4224" w:author="zhangph" w:date="2017-06-16T15:02:00Z">
                <w:pPr/>
              </w:pPrChange>
            </w:pPr>
            <w:ins w:id="4225" w:author="zhangph" w:date="2017-06-16T15:02:00Z">
              <w:r w:rsidRPr="00555323">
                <w:rPr>
                  <w:rFonts w:ascii="宋体" w:eastAsia="宋体" w:hAnsi="宋体" w:cs="宋体" w:hint="eastAsia"/>
                  <w:color w:val="000000"/>
                  <w:kern w:val="0"/>
                  <w:sz w:val="22"/>
                  <w:rPrChange w:id="4226" w:author="zhangph" w:date="2017-06-16T15:02:00Z">
                    <w:rPr>
                      <w:rFonts w:hint="eastAsia"/>
                    </w:rPr>
                  </w:rPrChange>
                </w:rPr>
                <w:t>字段</w:t>
              </w:r>
            </w:ins>
          </w:p>
        </w:tc>
        <w:tc>
          <w:tcPr>
            <w:tcW w:w="1120"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27" w:author="zhangph" w:date="2017-06-16T15:02:00Z"/>
                <w:rFonts w:ascii="宋体" w:eastAsia="宋体" w:hAnsi="宋体" w:cs="宋体" w:hint="eastAsia"/>
                <w:color w:val="000000"/>
                <w:kern w:val="0"/>
                <w:sz w:val="22"/>
                <w:rPrChange w:id="4228" w:author="zhangph" w:date="2017-06-16T15:02:00Z">
                  <w:rPr>
                    <w:ins w:id="4229" w:author="zhangph" w:date="2017-06-16T15:02:00Z"/>
                    <w:rFonts w:hint="eastAsia"/>
                  </w:rPr>
                </w:rPrChange>
              </w:rPr>
              <w:pPrChange w:id="4230" w:author="zhangph" w:date="2017-06-16T15:02:00Z">
                <w:pPr/>
              </w:pPrChange>
            </w:pPr>
            <w:ins w:id="4231" w:author="zhangph" w:date="2017-06-16T15:02:00Z">
              <w:r w:rsidRPr="00555323">
                <w:rPr>
                  <w:rFonts w:ascii="宋体" w:eastAsia="宋体" w:hAnsi="宋体" w:cs="宋体" w:hint="eastAsia"/>
                  <w:color w:val="000000"/>
                  <w:kern w:val="0"/>
                  <w:sz w:val="22"/>
                  <w:rPrChange w:id="4232" w:author="zhangph" w:date="2017-06-16T15:02:00Z">
                    <w:rPr>
                      <w:rFonts w:hint="eastAsia"/>
                    </w:rPr>
                  </w:rPrChange>
                </w:rPr>
                <w:t>值</w:t>
              </w:r>
            </w:ins>
          </w:p>
        </w:tc>
        <w:tc>
          <w:tcPr>
            <w:tcW w:w="1120"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4233" w:author="zhangph" w:date="2017-06-16T15:02:00Z"/>
                <w:rFonts w:ascii="宋体" w:eastAsia="宋体" w:hAnsi="宋体" w:cs="宋体" w:hint="eastAsia"/>
                <w:color w:val="000000"/>
                <w:kern w:val="0"/>
                <w:sz w:val="22"/>
                <w:rPrChange w:id="4234" w:author="zhangph" w:date="2017-06-16T15:02:00Z">
                  <w:rPr>
                    <w:ins w:id="4235" w:author="zhangph" w:date="2017-06-16T15:02:00Z"/>
                    <w:rFonts w:hint="eastAsia"/>
                  </w:rPr>
                </w:rPrChange>
              </w:rPr>
              <w:pPrChange w:id="4236" w:author="zhangph" w:date="2017-06-16T15:02:00Z">
                <w:pPr/>
              </w:pPrChange>
            </w:pPr>
            <w:ins w:id="4237" w:author="zhangph" w:date="2017-06-16T15:02:00Z">
              <w:r w:rsidRPr="00555323">
                <w:rPr>
                  <w:rFonts w:ascii="宋体" w:eastAsia="宋体" w:hAnsi="宋体" w:cs="宋体" w:hint="eastAsia"/>
                  <w:color w:val="000000"/>
                  <w:kern w:val="0"/>
                  <w:sz w:val="22"/>
                  <w:rPrChange w:id="4238" w:author="zhangph" w:date="2017-06-16T15:02:00Z">
                    <w:rPr>
                      <w:rFonts w:hint="eastAsia"/>
                    </w:rPr>
                  </w:rPrChange>
                </w:rPr>
                <w:t>来源</w:t>
              </w:r>
            </w:ins>
          </w:p>
        </w:tc>
      </w:tr>
      <w:tr w:rsidR="00555323" w:rsidRPr="00555323" w:rsidTr="00555323">
        <w:trPr>
          <w:divId w:val="1385837681"/>
          <w:trHeight w:val="278"/>
          <w:ins w:id="4239" w:author="zhangph" w:date="2017-06-16T15:02:00Z"/>
        </w:trPr>
        <w:tc>
          <w:tcPr>
            <w:tcW w:w="111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40" w:author="zhangph" w:date="2017-06-16T15:02:00Z"/>
                <w:rFonts w:ascii="宋体" w:eastAsia="宋体" w:hAnsi="宋体" w:cs="宋体" w:hint="eastAsia"/>
                <w:color w:val="000000"/>
                <w:kern w:val="0"/>
                <w:sz w:val="22"/>
                <w:rPrChange w:id="4241" w:author="zhangph" w:date="2017-06-16T15:02:00Z">
                  <w:rPr>
                    <w:ins w:id="4242" w:author="zhangph" w:date="2017-06-16T15:02:00Z"/>
                    <w:rFonts w:hint="eastAsia"/>
                  </w:rPr>
                </w:rPrChange>
              </w:rPr>
              <w:pPrChange w:id="4243" w:author="zhangph" w:date="2017-06-16T15:02:00Z">
                <w:pPr/>
              </w:pPrChange>
            </w:pPr>
            <w:ins w:id="4244" w:author="zhangph" w:date="2017-06-16T15:02:00Z">
              <w:r w:rsidRPr="00555323">
                <w:rPr>
                  <w:rFonts w:ascii="宋体" w:eastAsia="宋体" w:hAnsi="宋体" w:cs="宋体" w:hint="eastAsia"/>
                  <w:color w:val="000000"/>
                  <w:kern w:val="0"/>
                  <w:sz w:val="22"/>
                  <w:rPrChange w:id="4245" w:author="zhangph" w:date="2017-06-16T15:02:00Z">
                    <w:rPr>
                      <w:rFonts w:hint="eastAsia"/>
                    </w:rPr>
                  </w:rPrChange>
                </w:rPr>
                <w:t>1</w:t>
              </w:r>
            </w:ins>
          </w:p>
        </w:tc>
        <w:tc>
          <w:tcPr>
            <w:tcW w:w="13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46" w:author="zhangph" w:date="2017-06-16T15:02:00Z"/>
                <w:rFonts w:ascii="宋体" w:eastAsia="宋体" w:hAnsi="宋体" w:cs="宋体" w:hint="eastAsia"/>
                <w:color w:val="000000"/>
                <w:kern w:val="0"/>
                <w:sz w:val="22"/>
                <w:rPrChange w:id="4247" w:author="zhangph" w:date="2017-06-16T15:02:00Z">
                  <w:rPr>
                    <w:ins w:id="4248" w:author="zhangph" w:date="2017-06-16T15:02:00Z"/>
                    <w:rFonts w:hint="eastAsia"/>
                  </w:rPr>
                </w:rPrChange>
              </w:rPr>
              <w:pPrChange w:id="4249" w:author="zhangph" w:date="2017-06-16T15:02:00Z">
                <w:pPr/>
              </w:pPrChange>
            </w:pPr>
            <w:ins w:id="4250" w:author="zhangph" w:date="2017-06-16T15:02:00Z">
              <w:r w:rsidRPr="00555323">
                <w:rPr>
                  <w:rFonts w:ascii="宋体" w:eastAsia="宋体" w:hAnsi="宋体" w:cs="宋体" w:hint="eastAsia"/>
                  <w:color w:val="000000"/>
                  <w:kern w:val="0"/>
                  <w:sz w:val="22"/>
                  <w:rPrChange w:id="4251" w:author="zhangph" w:date="2017-06-16T15:02:00Z">
                    <w:rPr>
                      <w:rFonts w:hint="eastAsia"/>
                    </w:rPr>
                  </w:rPrChange>
                </w:rPr>
                <w:t>常住人口表</w:t>
              </w:r>
            </w:ins>
          </w:p>
        </w:tc>
        <w:tc>
          <w:tcPr>
            <w:tcW w:w="25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52" w:author="zhangph" w:date="2017-06-16T15:02:00Z"/>
                <w:rFonts w:ascii="宋体" w:eastAsia="宋体" w:hAnsi="宋体" w:cs="宋体" w:hint="eastAsia"/>
                <w:color w:val="000000"/>
                <w:kern w:val="0"/>
                <w:sz w:val="22"/>
                <w:rPrChange w:id="4253" w:author="zhangph" w:date="2017-06-16T15:02:00Z">
                  <w:rPr>
                    <w:ins w:id="4254" w:author="zhangph" w:date="2017-06-16T15:02:00Z"/>
                    <w:rFonts w:hint="eastAsia"/>
                  </w:rPr>
                </w:rPrChange>
              </w:rPr>
              <w:pPrChange w:id="4255" w:author="zhangph" w:date="2017-06-16T15:02:00Z">
                <w:pPr/>
              </w:pPrChange>
            </w:pPr>
            <w:proofErr w:type="spellStart"/>
            <w:ins w:id="4256" w:author="zhangph" w:date="2017-06-16T15:02:00Z">
              <w:r w:rsidRPr="00555323">
                <w:rPr>
                  <w:rFonts w:ascii="宋体" w:eastAsia="宋体" w:hAnsi="宋体" w:cs="宋体" w:hint="eastAsia"/>
                  <w:color w:val="000000"/>
                  <w:kern w:val="0"/>
                  <w:sz w:val="22"/>
                  <w:rPrChange w:id="4257" w:author="zhangph" w:date="2017-06-16T15:02:00Z">
                    <w:rPr>
                      <w:rFonts w:hint="eastAsia"/>
                    </w:rPr>
                  </w:rPrChange>
                </w:rPr>
                <w:t>gazhk_CZRK</w:t>
              </w:r>
              <w:proofErr w:type="spellEnd"/>
            </w:ins>
          </w:p>
        </w:tc>
        <w:tc>
          <w:tcPr>
            <w:tcW w:w="1613"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58" w:author="zhangph" w:date="2017-06-16T15:02:00Z"/>
                <w:rFonts w:ascii="宋体" w:eastAsia="宋体" w:hAnsi="宋体" w:cs="宋体" w:hint="eastAsia"/>
                <w:color w:val="000000"/>
                <w:kern w:val="0"/>
                <w:sz w:val="22"/>
                <w:rPrChange w:id="4259" w:author="zhangph" w:date="2017-06-16T15:02:00Z">
                  <w:rPr>
                    <w:ins w:id="4260" w:author="zhangph" w:date="2017-06-16T15:02:00Z"/>
                    <w:rFonts w:hint="eastAsia"/>
                  </w:rPr>
                </w:rPrChange>
              </w:rPr>
              <w:pPrChange w:id="4261" w:author="zhangph" w:date="2017-06-16T15:02:00Z">
                <w:pPr/>
              </w:pPrChange>
            </w:pPr>
            <w:ins w:id="4262" w:author="zhangph" w:date="2017-06-16T15:02:00Z">
              <w:r w:rsidRPr="00555323">
                <w:rPr>
                  <w:rFonts w:ascii="宋体" w:eastAsia="宋体" w:hAnsi="宋体" w:cs="宋体" w:hint="eastAsia"/>
                  <w:color w:val="000000"/>
                  <w:kern w:val="0"/>
                  <w:sz w:val="22"/>
                  <w:rPrChange w:id="4263" w:author="zhangph" w:date="2017-06-16T15:02:00Z">
                    <w:rPr>
                      <w:rFonts w:hint="eastAsia"/>
                    </w:rPr>
                  </w:rPrChange>
                </w:rPr>
                <w:t>登记住址</w:t>
              </w:r>
            </w:ins>
          </w:p>
        </w:tc>
        <w:tc>
          <w:tcPr>
            <w:tcW w:w="112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64" w:author="zhangph" w:date="2017-06-16T15:02:00Z"/>
                <w:rFonts w:ascii="宋体" w:eastAsia="宋体" w:hAnsi="宋体" w:cs="宋体" w:hint="eastAsia"/>
                <w:color w:val="000000"/>
                <w:kern w:val="0"/>
                <w:sz w:val="22"/>
                <w:rPrChange w:id="4265" w:author="zhangph" w:date="2017-06-16T15:02:00Z">
                  <w:rPr>
                    <w:ins w:id="4266" w:author="zhangph" w:date="2017-06-16T15:02:00Z"/>
                    <w:rFonts w:hint="eastAsia"/>
                  </w:rPr>
                </w:rPrChange>
              </w:rPr>
              <w:pPrChange w:id="4267" w:author="zhangph" w:date="2017-06-16T15:02:00Z">
                <w:pPr/>
              </w:pPrChange>
            </w:pPr>
            <w:ins w:id="4268" w:author="zhangph" w:date="2017-06-16T15:02:00Z">
              <w:r w:rsidRPr="00555323">
                <w:rPr>
                  <w:rFonts w:ascii="宋体" w:eastAsia="宋体" w:hAnsi="宋体" w:cs="宋体" w:hint="eastAsia"/>
                  <w:color w:val="000000"/>
                  <w:kern w:val="0"/>
                  <w:sz w:val="22"/>
                  <w:rPrChange w:id="4269" w:author="zhangph" w:date="2017-06-16T15:02:00Z">
                    <w:rPr>
                      <w:rFonts w:hint="eastAsia"/>
                    </w:rPr>
                  </w:rPrChange>
                </w:rPr>
                <w:t xml:space="preserve">　</w:t>
              </w:r>
            </w:ins>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4270" w:author="zhangph" w:date="2017-06-16T15:02:00Z"/>
                <w:rFonts w:ascii="宋体" w:eastAsia="宋体" w:hAnsi="宋体" w:cs="宋体" w:hint="eastAsia"/>
                <w:color w:val="000000"/>
                <w:kern w:val="0"/>
                <w:sz w:val="22"/>
                <w:rPrChange w:id="4271" w:author="zhangph" w:date="2017-06-16T15:02:00Z">
                  <w:rPr>
                    <w:ins w:id="4272" w:author="zhangph" w:date="2017-06-16T15:02:00Z"/>
                    <w:rFonts w:hint="eastAsia"/>
                  </w:rPr>
                </w:rPrChange>
              </w:rPr>
              <w:pPrChange w:id="4273" w:author="zhangph" w:date="2017-06-16T15:02:00Z">
                <w:pPr/>
              </w:pPrChange>
            </w:pPr>
            <w:ins w:id="4274" w:author="zhangph" w:date="2017-06-16T15:02:00Z">
              <w:r w:rsidRPr="00555323">
                <w:rPr>
                  <w:rFonts w:ascii="宋体" w:eastAsia="宋体" w:hAnsi="宋体" w:cs="宋体" w:hint="eastAsia"/>
                  <w:color w:val="000000"/>
                  <w:kern w:val="0"/>
                  <w:sz w:val="22"/>
                  <w:rPrChange w:id="4275" w:author="zhangph" w:date="2017-06-16T15:02:00Z">
                    <w:rPr>
                      <w:rFonts w:hint="eastAsia"/>
                    </w:rPr>
                  </w:rPrChange>
                </w:rPr>
                <w:t>市云</w:t>
              </w:r>
            </w:ins>
          </w:p>
        </w:tc>
      </w:tr>
      <w:tr w:rsidR="00555323" w:rsidRPr="00555323" w:rsidTr="00555323">
        <w:trPr>
          <w:divId w:val="1385837681"/>
          <w:trHeight w:val="278"/>
          <w:ins w:id="4276" w:author="zhangph" w:date="2017-06-16T15:02:00Z"/>
        </w:trPr>
        <w:tc>
          <w:tcPr>
            <w:tcW w:w="111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4277" w:author="zhangph" w:date="2017-06-16T15:02:00Z"/>
                <w:rFonts w:ascii="宋体" w:eastAsia="宋体" w:hAnsi="宋体" w:cs="宋体"/>
                <w:color w:val="000000"/>
                <w:kern w:val="0"/>
                <w:sz w:val="22"/>
                <w:rPrChange w:id="4278" w:author="zhangph" w:date="2017-06-16T15:02:00Z">
                  <w:rPr>
                    <w:ins w:id="4279" w:author="zhangph" w:date="2017-06-16T15:02:00Z"/>
                  </w:rPr>
                </w:rPrChange>
              </w:rPr>
              <w:pPrChange w:id="4280" w:author="zhangph" w:date="2017-06-16T15:02:00Z">
                <w:pPr/>
              </w:pPrChange>
            </w:pPr>
          </w:p>
        </w:tc>
        <w:tc>
          <w:tcPr>
            <w:tcW w:w="1367"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281" w:author="zhangph" w:date="2017-06-16T15:02:00Z"/>
                <w:rFonts w:ascii="宋体" w:eastAsia="宋体" w:hAnsi="宋体" w:cs="宋体"/>
                <w:color w:val="000000"/>
                <w:kern w:val="0"/>
                <w:sz w:val="22"/>
                <w:rPrChange w:id="4282" w:author="zhangph" w:date="2017-06-16T15:02:00Z">
                  <w:rPr>
                    <w:ins w:id="4283" w:author="zhangph" w:date="2017-06-16T15:02:00Z"/>
                  </w:rPr>
                </w:rPrChange>
              </w:rPr>
              <w:pPrChange w:id="4284" w:author="zhangph" w:date="2017-06-16T15:02:00Z">
                <w:pPr/>
              </w:pPrChange>
            </w:pPr>
          </w:p>
        </w:tc>
        <w:tc>
          <w:tcPr>
            <w:tcW w:w="25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285" w:author="zhangph" w:date="2017-06-16T15:02:00Z"/>
                <w:rFonts w:ascii="宋体" w:eastAsia="宋体" w:hAnsi="宋体" w:cs="宋体"/>
                <w:color w:val="000000"/>
                <w:kern w:val="0"/>
                <w:sz w:val="22"/>
                <w:rPrChange w:id="4286" w:author="zhangph" w:date="2017-06-16T15:02:00Z">
                  <w:rPr>
                    <w:ins w:id="4287" w:author="zhangph" w:date="2017-06-16T15:02:00Z"/>
                  </w:rPr>
                </w:rPrChange>
              </w:rPr>
              <w:pPrChange w:id="4288" w:author="zhangph" w:date="2017-06-16T15:02:00Z">
                <w:pPr/>
              </w:pPrChange>
            </w:pPr>
          </w:p>
        </w:tc>
        <w:tc>
          <w:tcPr>
            <w:tcW w:w="1613"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89" w:author="zhangph" w:date="2017-06-16T15:02:00Z"/>
                <w:rFonts w:ascii="宋体" w:eastAsia="宋体" w:hAnsi="宋体" w:cs="宋体" w:hint="eastAsia"/>
                <w:color w:val="000000"/>
                <w:kern w:val="0"/>
                <w:sz w:val="22"/>
                <w:rPrChange w:id="4290" w:author="zhangph" w:date="2017-06-16T15:02:00Z">
                  <w:rPr>
                    <w:ins w:id="4291" w:author="zhangph" w:date="2017-06-16T15:02:00Z"/>
                    <w:rFonts w:hint="eastAsia"/>
                  </w:rPr>
                </w:rPrChange>
              </w:rPr>
              <w:pPrChange w:id="4292" w:author="zhangph" w:date="2017-06-16T15:02:00Z">
                <w:pPr/>
              </w:pPrChange>
            </w:pPr>
            <w:ins w:id="4293" w:author="zhangph" w:date="2017-06-16T15:02:00Z">
              <w:r w:rsidRPr="00555323">
                <w:rPr>
                  <w:rFonts w:ascii="宋体" w:eastAsia="宋体" w:hAnsi="宋体" w:cs="宋体" w:hint="eastAsia"/>
                  <w:color w:val="000000"/>
                  <w:kern w:val="0"/>
                  <w:sz w:val="22"/>
                  <w:rPrChange w:id="4294" w:author="zhangph" w:date="2017-06-16T15:02:00Z">
                    <w:rPr>
                      <w:rFonts w:hint="eastAsia"/>
                    </w:rPr>
                  </w:rPrChange>
                </w:rPr>
                <w:t>身份证号码</w:t>
              </w:r>
            </w:ins>
          </w:p>
        </w:tc>
        <w:tc>
          <w:tcPr>
            <w:tcW w:w="112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295" w:author="zhangph" w:date="2017-06-16T15:02:00Z"/>
                <w:rFonts w:ascii="宋体" w:eastAsia="宋体" w:hAnsi="宋体" w:cs="宋体" w:hint="eastAsia"/>
                <w:color w:val="000000"/>
                <w:kern w:val="0"/>
                <w:sz w:val="22"/>
                <w:rPrChange w:id="4296" w:author="zhangph" w:date="2017-06-16T15:02:00Z">
                  <w:rPr>
                    <w:ins w:id="4297" w:author="zhangph" w:date="2017-06-16T15:02:00Z"/>
                    <w:rFonts w:hint="eastAsia"/>
                  </w:rPr>
                </w:rPrChange>
              </w:rPr>
              <w:pPrChange w:id="4298" w:author="zhangph" w:date="2017-06-16T15:02:00Z">
                <w:pPr/>
              </w:pPrChange>
            </w:pPr>
            <w:ins w:id="4299" w:author="zhangph" w:date="2017-06-16T15:02:00Z">
              <w:r w:rsidRPr="00555323">
                <w:rPr>
                  <w:rFonts w:ascii="宋体" w:eastAsia="宋体" w:hAnsi="宋体" w:cs="宋体" w:hint="eastAsia"/>
                  <w:color w:val="000000"/>
                  <w:kern w:val="0"/>
                  <w:sz w:val="22"/>
                  <w:rPrChange w:id="4300" w:author="zhangph" w:date="2017-06-16T15:02:00Z">
                    <w:rPr>
                      <w:rFonts w:hint="eastAsia"/>
                    </w:rPr>
                  </w:rPrChange>
                </w:rPr>
                <w:t xml:space="preserve">　</w:t>
              </w:r>
            </w:ins>
          </w:p>
        </w:tc>
        <w:tc>
          <w:tcPr>
            <w:tcW w:w="112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4301" w:author="zhangph" w:date="2017-06-16T15:02:00Z"/>
                <w:rFonts w:ascii="宋体" w:eastAsia="宋体" w:hAnsi="宋体" w:cs="宋体"/>
                <w:color w:val="000000"/>
                <w:kern w:val="0"/>
                <w:sz w:val="22"/>
                <w:rPrChange w:id="4302" w:author="zhangph" w:date="2017-06-16T15:02:00Z">
                  <w:rPr>
                    <w:ins w:id="4303" w:author="zhangph" w:date="2017-06-16T15:02:00Z"/>
                  </w:rPr>
                </w:rPrChange>
              </w:rPr>
              <w:pPrChange w:id="4304" w:author="zhangph" w:date="2017-06-16T15:02:00Z">
                <w:pPr/>
              </w:pPrChange>
            </w:pPr>
          </w:p>
        </w:tc>
      </w:tr>
      <w:tr w:rsidR="00555323" w:rsidRPr="00555323" w:rsidTr="00555323">
        <w:trPr>
          <w:divId w:val="1385837681"/>
          <w:trHeight w:val="278"/>
          <w:ins w:id="4305" w:author="zhangph" w:date="2017-06-16T15:02:00Z"/>
        </w:trPr>
        <w:tc>
          <w:tcPr>
            <w:tcW w:w="111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4306" w:author="zhangph" w:date="2017-06-16T15:02:00Z"/>
                <w:rFonts w:ascii="宋体" w:eastAsia="宋体" w:hAnsi="宋体" w:cs="宋体"/>
                <w:color w:val="000000"/>
                <w:kern w:val="0"/>
                <w:sz w:val="22"/>
                <w:rPrChange w:id="4307" w:author="zhangph" w:date="2017-06-16T15:02:00Z">
                  <w:rPr>
                    <w:ins w:id="4308" w:author="zhangph" w:date="2017-06-16T15:02:00Z"/>
                  </w:rPr>
                </w:rPrChange>
              </w:rPr>
              <w:pPrChange w:id="4309" w:author="zhangph" w:date="2017-06-16T15:02:00Z">
                <w:pPr/>
              </w:pPrChange>
            </w:pPr>
          </w:p>
        </w:tc>
        <w:tc>
          <w:tcPr>
            <w:tcW w:w="1367"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310" w:author="zhangph" w:date="2017-06-16T15:02:00Z"/>
                <w:rFonts w:ascii="宋体" w:eastAsia="宋体" w:hAnsi="宋体" w:cs="宋体"/>
                <w:color w:val="000000"/>
                <w:kern w:val="0"/>
                <w:sz w:val="22"/>
                <w:rPrChange w:id="4311" w:author="zhangph" w:date="2017-06-16T15:02:00Z">
                  <w:rPr>
                    <w:ins w:id="4312" w:author="zhangph" w:date="2017-06-16T15:02:00Z"/>
                  </w:rPr>
                </w:rPrChange>
              </w:rPr>
              <w:pPrChange w:id="4313" w:author="zhangph" w:date="2017-06-16T15:02:00Z">
                <w:pPr/>
              </w:pPrChange>
            </w:pPr>
          </w:p>
        </w:tc>
        <w:tc>
          <w:tcPr>
            <w:tcW w:w="25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314" w:author="zhangph" w:date="2017-06-16T15:02:00Z"/>
                <w:rFonts w:ascii="宋体" w:eastAsia="宋体" w:hAnsi="宋体" w:cs="宋体"/>
                <w:color w:val="000000"/>
                <w:kern w:val="0"/>
                <w:sz w:val="22"/>
                <w:rPrChange w:id="4315" w:author="zhangph" w:date="2017-06-16T15:02:00Z">
                  <w:rPr>
                    <w:ins w:id="4316" w:author="zhangph" w:date="2017-06-16T15:02:00Z"/>
                  </w:rPr>
                </w:rPrChange>
              </w:rPr>
              <w:pPrChange w:id="4317" w:author="zhangph" w:date="2017-06-16T15:02:00Z">
                <w:pPr/>
              </w:pPrChange>
            </w:pPr>
          </w:p>
        </w:tc>
        <w:tc>
          <w:tcPr>
            <w:tcW w:w="1613"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318" w:author="zhangph" w:date="2017-06-16T15:02:00Z"/>
                <w:rFonts w:ascii="宋体" w:eastAsia="宋体" w:hAnsi="宋体" w:cs="宋体" w:hint="eastAsia"/>
                <w:color w:val="000000"/>
                <w:kern w:val="0"/>
                <w:sz w:val="22"/>
                <w:rPrChange w:id="4319" w:author="zhangph" w:date="2017-06-16T15:02:00Z">
                  <w:rPr>
                    <w:ins w:id="4320" w:author="zhangph" w:date="2017-06-16T15:02:00Z"/>
                    <w:rFonts w:hint="eastAsia"/>
                  </w:rPr>
                </w:rPrChange>
              </w:rPr>
              <w:pPrChange w:id="4321" w:author="zhangph" w:date="2017-06-16T15:02:00Z">
                <w:pPr/>
              </w:pPrChange>
            </w:pPr>
            <w:ins w:id="4322" w:author="zhangph" w:date="2017-06-16T15:02:00Z">
              <w:r w:rsidRPr="00555323">
                <w:rPr>
                  <w:rFonts w:ascii="宋体" w:eastAsia="宋体" w:hAnsi="宋体" w:cs="宋体" w:hint="eastAsia"/>
                  <w:color w:val="000000"/>
                  <w:kern w:val="0"/>
                  <w:sz w:val="22"/>
                  <w:rPrChange w:id="4323" w:author="zhangph" w:date="2017-06-16T15:02:00Z">
                    <w:rPr>
                      <w:rFonts w:hint="eastAsia"/>
                    </w:rPr>
                  </w:rPrChange>
                </w:rPr>
                <w:t>有效标志</w:t>
              </w:r>
            </w:ins>
          </w:p>
        </w:tc>
        <w:tc>
          <w:tcPr>
            <w:tcW w:w="112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324" w:author="zhangph" w:date="2017-06-16T15:02:00Z"/>
                <w:rFonts w:ascii="宋体" w:eastAsia="宋体" w:hAnsi="宋体" w:cs="宋体" w:hint="eastAsia"/>
                <w:color w:val="000000"/>
                <w:kern w:val="0"/>
                <w:sz w:val="22"/>
                <w:rPrChange w:id="4325" w:author="zhangph" w:date="2017-06-16T15:02:00Z">
                  <w:rPr>
                    <w:ins w:id="4326" w:author="zhangph" w:date="2017-06-16T15:02:00Z"/>
                    <w:rFonts w:hint="eastAsia"/>
                  </w:rPr>
                </w:rPrChange>
              </w:rPr>
              <w:pPrChange w:id="4327" w:author="zhangph" w:date="2017-06-16T15:02:00Z">
                <w:pPr/>
              </w:pPrChange>
            </w:pPr>
            <w:ins w:id="4328" w:author="zhangph" w:date="2017-06-16T15:02:00Z">
              <w:r w:rsidRPr="00555323">
                <w:rPr>
                  <w:rFonts w:ascii="宋体" w:eastAsia="宋体" w:hAnsi="宋体" w:cs="宋体" w:hint="eastAsia"/>
                  <w:color w:val="000000"/>
                  <w:kern w:val="0"/>
                  <w:sz w:val="22"/>
                  <w:rPrChange w:id="4329" w:author="zhangph" w:date="2017-06-16T15:02:00Z">
                    <w:rPr>
                      <w:rFonts w:hint="eastAsia"/>
                    </w:rPr>
                  </w:rPrChange>
                </w:rPr>
                <w:t>"</w:t>
              </w:r>
              <w:r w:rsidRPr="00555323">
                <w:rPr>
                  <w:rFonts w:ascii="宋体" w:eastAsia="宋体" w:hAnsi="宋体" w:cs="宋体" w:hint="eastAsia"/>
                  <w:color w:val="000000"/>
                  <w:kern w:val="0"/>
                  <w:sz w:val="22"/>
                  <w:rPrChange w:id="4330" w:author="zhangph" w:date="2017-06-16T15:02:00Z">
                    <w:rPr>
                      <w:rFonts w:hint="eastAsia"/>
                    </w:rPr>
                  </w:rPrChange>
                </w:rPr>
                <w:t>有效</w:t>
              </w:r>
              <w:r w:rsidRPr="00555323">
                <w:rPr>
                  <w:rFonts w:ascii="宋体" w:eastAsia="宋体" w:hAnsi="宋体" w:cs="宋体" w:hint="eastAsia"/>
                  <w:color w:val="000000"/>
                  <w:kern w:val="0"/>
                  <w:sz w:val="22"/>
                  <w:rPrChange w:id="4331" w:author="zhangph" w:date="2017-06-16T15:02:00Z">
                    <w:rPr>
                      <w:rFonts w:hint="eastAsia"/>
                    </w:rPr>
                  </w:rPrChange>
                </w:rPr>
                <w:t>"</w:t>
              </w:r>
            </w:ins>
          </w:p>
        </w:tc>
        <w:tc>
          <w:tcPr>
            <w:tcW w:w="112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4332" w:author="zhangph" w:date="2017-06-16T15:02:00Z"/>
                <w:rFonts w:ascii="宋体" w:eastAsia="宋体" w:hAnsi="宋体" w:cs="宋体"/>
                <w:color w:val="000000"/>
                <w:kern w:val="0"/>
                <w:sz w:val="22"/>
                <w:rPrChange w:id="4333" w:author="zhangph" w:date="2017-06-16T15:02:00Z">
                  <w:rPr>
                    <w:ins w:id="4334" w:author="zhangph" w:date="2017-06-16T15:02:00Z"/>
                  </w:rPr>
                </w:rPrChange>
              </w:rPr>
              <w:pPrChange w:id="4335" w:author="zhangph" w:date="2017-06-16T15:02:00Z">
                <w:pPr/>
              </w:pPrChange>
            </w:pPr>
          </w:p>
        </w:tc>
      </w:tr>
      <w:tr w:rsidR="00555323" w:rsidRPr="00555323" w:rsidTr="00555323">
        <w:trPr>
          <w:divId w:val="1385837681"/>
          <w:trHeight w:val="278"/>
          <w:ins w:id="4336" w:author="zhangph" w:date="2017-06-16T15:02:00Z"/>
        </w:trPr>
        <w:tc>
          <w:tcPr>
            <w:tcW w:w="111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4337" w:author="zhangph" w:date="2017-06-16T15:02:00Z"/>
                <w:rFonts w:ascii="宋体" w:eastAsia="宋体" w:hAnsi="宋体" w:cs="宋体"/>
                <w:color w:val="000000"/>
                <w:kern w:val="0"/>
                <w:sz w:val="22"/>
                <w:rPrChange w:id="4338" w:author="zhangph" w:date="2017-06-16T15:02:00Z">
                  <w:rPr>
                    <w:ins w:id="4339" w:author="zhangph" w:date="2017-06-16T15:02:00Z"/>
                  </w:rPr>
                </w:rPrChange>
              </w:rPr>
              <w:pPrChange w:id="4340" w:author="zhangph" w:date="2017-06-16T15:02:00Z">
                <w:pPr/>
              </w:pPrChange>
            </w:pPr>
          </w:p>
        </w:tc>
        <w:tc>
          <w:tcPr>
            <w:tcW w:w="1367"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341" w:author="zhangph" w:date="2017-06-16T15:02:00Z"/>
                <w:rFonts w:ascii="宋体" w:eastAsia="宋体" w:hAnsi="宋体" w:cs="宋体"/>
                <w:color w:val="000000"/>
                <w:kern w:val="0"/>
                <w:sz w:val="22"/>
                <w:rPrChange w:id="4342" w:author="zhangph" w:date="2017-06-16T15:02:00Z">
                  <w:rPr>
                    <w:ins w:id="4343" w:author="zhangph" w:date="2017-06-16T15:02:00Z"/>
                  </w:rPr>
                </w:rPrChange>
              </w:rPr>
              <w:pPrChange w:id="4344" w:author="zhangph" w:date="2017-06-16T15:02:00Z">
                <w:pPr/>
              </w:pPrChange>
            </w:pPr>
          </w:p>
        </w:tc>
        <w:tc>
          <w:tcPr>
            <w:tcW w:w="25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345" w:author="zhangph" w:date="2017-06-16T15:02:00Z"/>
                <w:rFonts w:ascii="宋体" w:eastAsia="宋体" w:hAnsi="宋体" w:cs="宋体"/>
                <w:color w:val="000000"/>
                <w:kern w:val="0"/>
                <w:sz w:val="22"/>
                <w:rPrChange w:id="4346" w:author="zhangph" w:date="2017-06-16T15:02:00Z">
                  <w:rPr>
                    <w:ins w:id="4347" w:author="zhangph" w:date="2017-06-16T15:02:00Z"/>
                  </w:rPr>
                </w:rPrChange>
              </w:rPr>
              <w:pPrChange w:id="4348" w:author="zhangph" w:date="2017-06-16T15:02:00Z">
                <w:pPr/>
              </w:pPrChange>
            </w:pPr>
          </w:p>
        </w:tc>
        <w:tc>
          <w:tcPr>
            <w:tcW w:w="1613"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349" w:author="zhangph" w:date="2017-06-16T15:02:00Z"/>
                <w:rFonts w:ascii="宋体" w:eastAsia="宋体" w:hAnsi="宋体" w:cs="宋体" w:hint="eastAsia"/>
                <w:color w:val="000000"/>
                <w:kern w:val="0"/>
                <w:sz w:val="22"/>
                <w:rPrChange w:id="4350" w:author="zhangph" w:date="2017-06-16T15:02:00Z">
                  <w:rPr>
                    <w:ins w:id="4351" w:author="zhangph" w:date="2017-06-16T15:02:00Z"/>
                    <w:rFonts w:hint="eastAsia"/>
                  </w:rPr>
                </w:rPrChange>
              </w:rPr>
              <w:pPrChange w:id="4352" w:author="zhangph" w:date="2017-06-16T15:02:00Z">
                <w:pPr/>
              </w:pPrChange>
            </w:pPr>
            <w:ins w:id="4353" w:author="zhangph" w:date="2017-06-16T15:02:00Z">
              <w:r w:rsidRPr="00555323">
                <w:rPr>
                  <w:rFonts w:ascii="宋体" w:eastAsia="宋体" w:hAnsi="宋体" w:cs="宋体" w:hint="eastAsia"/>
                  <w:color w:val="000000"/>
                  <w:kern w:val="0"/>
                  <w:sz w:val="22"/>
                  <w:rPrChange w:id="4354" w:author="zhangph" w:date="2017-06-16T15:02:00Z">
                    <w:rPr>
                      <w:rFonts w:hint="eastAsia"/>
                    </w:rPr>
                  </w:rPrChange>
                </w:rPr>
                <w:t>户籍地</w:t>
              </w:r>
            </w:ins>
          </w:p>
        </w:tc>
        <w:tc>
          <w:tcPr>
            <w:tcW w:w="112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355" w:author="zhangph" w:date="2017-06-16T15:02:00Z"/>
                <w:rFonts w:ascii="宋体" w:eastAsia="宋体" w:hAnsi="宋体" w:cs="宋体" w:hint="eastAsia"/>
                <w:color w:val="000000"/>
                <w:kern w:val="0"/>
                <w:sz w:val="22"/>
                <w:rPrChange w:id="4356" w:author="zhangph" w:date="2017-06-16T15:02:00Z">
                  <w:rPr>
                    <w:ins w:id="4357" w:author="zhangph" w:date="2017-06-16T15:02:00Z"/>
                    <w:rFonts w:hint="eastAsia"/>
                  </w:rPr>
                </w:rPrChange>
              </w:rPr>
              <w:pPrChange w:id="4358" w:author="zhangph" w:date="2017-06-16T15:02:00Z">
                <w:pPr/>
              </w:pPrChange>
            </w:pPr>
            <w:ins w:id="4359" w:author="zhangph" w:date="2017-06-16T15:02:00Z">
              <w:r w:rsidRPr="00555323">
                <w:rPr>
                  <w:rFonts w:ascii="宋体" w:eastAsia="宋体" w:hAnsi="宋体" w:cs="宋体" w:hint="eastAsia"/>
                  <w:color w:val="000000"/>
                  <w:kern w:val="0"/>
                  <w:sz w:val="22"/>
                  <w:rPrChange w:id="4360" w:author="zhangph" w:date="2017-06-16T15:02:00Z">
                    <w:rPr>
                      <w:rFonts w:hint="eastAsia"/>
                    </w:rPr>
                  </w:rPrChange>
                </w:rPr>
                <w:t>"</w:t>
              </w:r>
              <w:r w:rsidRPr="00555323">
                <w:rPr>
                  <w:rFonts w:ascii="宋体" w:eastAsia="宋体" w:hAnsi="宋体" w:cs="宋体" w:hint="eastAsia"/>
                  <w:color w:val="000000"/>
                  <w:kern w:val="0"/>
                  <w:sz w:val="22"/>
                  <w:rPrChange w:id="4361" w:author="zhangph" w:date="2017-06-16T15:02:00Z">
                    <w:rPr>
                      <w:rFonts w:hint="eastAsia"/>
                    </w:rPr>
                  </w:rPrChange>
                </w:rPr>
                <w:t>萧山</w:t>
              </w:r>
              <w:r w:rsidRPr="00555323">
                <w:rPr>
                  <w:rFonts w:ascii="宋体" w:eastAsia="宋体" w:hAnsi="宋体" w:cs="宋体" w:hint="eastAsia"/>
                  <w:color w:val="000000"/>
                  <w:kern w:val="0"/>
                  <w:sz w:val="22"/>
                  <w:rPrChange w:id="4362" w:author="zhangph" w:date="2017-06-16T15:02:00Z">
                    <w:rPr>
                      <w:rFonts w:hint="eastAsia"/>
                    </w:rPr>
                  </w:rPrChange>
                </w:rPr>
                <w:t>"</w:t>
              </w:r>
            </w:ins>
          </w:p>
        </w:tc>
        <w:tc>
          <w:tcPr>
            <w:tcW w:w="112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4363" w:author="zhangph" w:date="2017-06-16T15:02:00Z"/>
                <w:rFonts w:ascii="宋体" w:eastAsia="宋体" w:hAnsi="宋体" w:cs="宋体"/>
                <w:color w:val="000000"/>
                <w:kern w:val="0"/>
                <w:sz w:val="22"/>
                <w:rPrChange w:id="4364" w:author="zhangph" w:date="2017-06-16T15:02:00Z">
                  <w:rPr>
                    <w:ins w:id="4365" w:author="zhangph" w:date="2017-06-16T15:02:00Z"/>
                  </w:rPr>
                </w:rPrChange>
              </w:rPr>
              <w:pPrChange w:id="4366" w:author="zhangph" w:date="2017-06-16T15:02:00Z">
                <w:pPr/>
              </w:pPrChange>
            </w:pPr>
          </w:p>
        </w:tc>
      </w:tr>
      <w:tr w:rsidR="00555323" w:rsidRPr="00555323" w:rsidTr="00555323">
        <w:trPr>
          <w:divId w:val="1385837681"/>
          <w:trHeight w:val="278"/>
          <w:ins w:id="4367" w:author="zhangph" w:date="2017-06-16T15:02:00Z"/>
        </w:trPr>
        <w:tc>
          <w:tcPr>
            <w:tcW w:w="111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555323" w:rsidRPr="00555323" w:rsidRDefault="00555323" w:rsidP="00555323">
            <w:pPr>
              <w:widowControl/>
              <w:jc w:val="left"/>
              <w:rPr>
                <w:ins w:id="4368" w:author="zhangph" w:date="2017-06-16T15:02:00Z"/>
                <w:rFonts w:ascii="宋体" w:eastAsia="宋体" w:hAnsi="宋体" w:cs="宋体" w:hint="eastAsia"/>
                <w:color w:val="000000"/>
                <w:kern w:val="0"/>
                <w:sz w:val="22"/>
                <w:rPrChange w:id="4369" w:author="zhangph" w:date="2017-06-16T15:02:00Z">
                  <w:rPr>
                    <w:ins w:id="4370" w:author="zhangph" w:date="2017-06-16T15:02:00Z"/>
                    <w:rFonts w:hint="eastAsia"/>
                  </w:rPr>
                </w:rPrChange>
              </w:rPr>
              <w:pPrChange w:id="4371" w:author="zhangph" w:date="2017-06-16T15:02:00Z">
                <w:pPr/>
              </w:pPrChange>
            </w:pPr>
            <w:ins w:id="4372" w:author="zhangph" w:date="2017-06-16T15:02:00Z">
              <w:r w:rsidRPr="00555323">
                <w:rPr>
                  <w:rFonts w:ascii="宋体" w:eastAsia="宋体" w:hAnsi="宋体" w:cs="宋体" w:hint="eastAsia"/>
                  <w:color w:val="000000"/>
                  <w:kern w:val="0"/>
                  <w:sz w:val="22"/>
                  <w:rPrChange w:id="4373" w:author="zhangph" w:date="2017-06-16T15:02:00Z">
                    <w:rPr>
                      <w:rFonts w:hint="eastAsia"/>
                    </w:rPr>
                  </w:rPrChange>
                </w:rPr>
                <w:t>2</w:t>
              </w:r>
            </w:ins>
          </w:p>
        </w:tc>
        <w:tc>
          <w:tcPr>
            <w:tcW w:w="13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374" w:author="zhangph" w:date="2017-06-16T15:02:00Z"/>
                <w:rFonts w:ascii="宋体" w:eastAsia="宋体" w:hAnsi="宋体" w:cs="宋体" w:hint="eastAsia"/>
                <w:color w:val="000000"/>
                <w:kern w:val="0"/>
                <w:sz w:val="22"/>
                <w:rPrChange w:id="4375" w:author="zhangph" w:date="2017-06-16T15:02:00Z">
                  <w:rPr>
                    <w:ins w:id="4376" w:author="zhangph" w:date="2017-06-16T15:02:00Z"/>
                    <w:rFonts w:hint="eastAsia"/>
                  </w:rPr>
                </w:rPrChange>
              </w:rPr>
              <w:pPrChange w:id="4377" w:author="zhangph" w:date="2017-06-16T15:02:00Z">
                <w:pPr/>
              </w:pPrChange>
            </w:pPr>
            <w:ins w:id="4378" w:author="zhangph" w:date="2017-06-16T15:02:00Z">
              <w:r w:rsidRPr="00555323">
                <w:rPr>
                  <w:rFonts w:ascii="宋体" w:eastAsia="宋体" w:hAnsi="宋体" w:cs="宋体" w:hint="eastAsia"/>
                  <w:color w:val="000000"/>
                  <w:kern w:val="0"/>
                  <w:sz w:val="22"/>
                  <w:rPrChange w:id="4379" w:author="zhangph" w:date="2017-06-16T15:02:00Z">
                    <w:rPr>
                      <w:rFonts w:hint="eastAsia"/>
                    </w:rPr>
                  </w:rPrChange>
                </w:rPr>
                <w:t>流动人口表</w:t>
              </w:r>
            </w:ins>
          </w:p>
        </w:tc>
        <w:tc>
          <w:tcPr>
            <w:tcW w:w="25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380" w:author="zhangph" w:date="2017-06-16T15:02:00Z"/>
                <w:rFonts w:ascii="宋体" w:eastAsia="宋体" w:hAnsi="宋体" w:cs="宋体" w:hint="eastAsia"/>
                <w:color w:val="000000"/>
                <w:kern w:val="0"/>
                <w:sz w:val="22"/>
                <w:rPrChange w:id="4381" w:author="zhangph" w:date="2017-06-16T15:02:00Z">
                  <w:rPr>
                    <w:ins w:id="4382" w:author="zhangph" w:date="2017-06-16T15:02:00Z"/>
                    <w:rFonts w:hint="eastAsia"/>
                  </w:rPr>
                </w:rPrChange>
              </w:rPr>
              <w:pPrChange w:id="4383" w:author="zhangph" w:date="2017-06-16T15:02:00Z">
                <w:pPr/>
              </w:pPrChange>
            </w:pPr>
            <w:proofErr w:type="spellStart"/>
            <w:ins w:id="4384" w:author="zhangph" w:date="2017-06-16T15:02:00Z">
              <w:r w:rsidRPr="00555323">
                <w:rPr>
                  <w:rFonts w:ascii="宋体" w:eastAsia="宋体" w:hAnsi="宋体" w:cs="宋体" w:hint="eastAsia"/>
                  <w:color w:val="000000"/>
                  <w:kern w:val="0"/>
                  <w:sz w:val="22"/>
                  <w:rPrChange w:id="4385" w:author="zhangph" w:date="2017-06-16T15:02:00Z">
                    <w:rPr>
                      <w:rFonts w:hint="eastAsia"/>
                    </w:rPr>
                  </w:rPrChange>
                </w:rPr>
                <w:t>gazhk_NEWZZRK_JB_TAB</w:t>
              </w:r>
              <w:proofErr w:type="spellEnd"/>
            </w:ins>
          </w:p>
        </w:tc>
        <w:tc>
          <w:tcPr>
            <w:tcW w:w="1613"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386" w:author="zhangph" w:date="2017-06-16T15:02:00Z"/>
                <w:rFonts w:ascii="宋体" w:eastAsia="宋体" w:hAnsi="宋体" w:cs="宋体" w:hint="eastAsia"/>
                <w:color w:val="000000"/>
                <w:kern w:val="0"/>
                <w:sz w:val="22"/>
                <w:rPrChange w:id="4387" w:author="zhangph" w:date="2017-06-16T15:02:00Z">
                  <w:rPr>
                    <w:ins w:id="4388" w:author="zhangph" w:date="2017-06-16T15:02:00Z"/>
                    <w:rFonts w:hint="eastAsia"/>
                  </w:rPr>
                </w:rPrChange>
              </w:rPr>
              <w:pPrChange w:id="4389" w:author="zhangph" w:date="2017-06-16T15:02:00Z">
                <w:pPr/>
              </w:pPrChange>
            </w:pPr>
            <w:ins w:id="4390" w:author="zhangph" w:date="2017-06-16T15:02:00Z">
              <w:r w:rsidRPr="00555323">
                <w:rPr>
                  <w:rFonts w:ascii="宋体" w:eastAsia="宋体" w:hAnsi="宋体" w:cs="宋体" w:hint="eastAsia"/>
                  <w:color w:val="000000"/>
                  <w:kern w:val="0"/>
                  <w:sz w:val="22"/>
                  <w:rPrChange w:id="4391" w:author="zhangph" w:date="2017-06-16T15:02:00Z">
                    <w:rPr>
                      <w:rFonts w:hint="eastAsia"/>
                    </w:rPr>
                  </w:rPrChange>
                </w:rPr>
                <w:t>暂住地址</w:t>
              </w:r>
            </w:ins>
          </w:p>
        </w:tc>
        <w:tc>
          <w:tcPr>
            <w:tcW w:w="112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392" w:author="zhangph" w:date="2017-06-16T15:02:00Z"/>
                <w:rFonts w:ascii="宋体" w:eastAsia="宋体" w:hAnsi="宋体" w:cs="宋体" w:hint="eastAsia"/>
                <w:color w:val="000000"/>
                <w:kern w:val="0"/>
                <w:sz w:val="22"/>
                <w:rPrChange w:id="4393" w:author="zhangph" w:date="2017-06-16T15:02:00Z">
                  <w:rPr>
                    <w:ins w:id="4394" w:author="zhangph" w:date="2017-06-16T15:02:00Z"/>
                    <w:rFonts w:hint="eastAsia"/>
                  </w:rPr>
                </w:rPrChange>
              </w:rPr>
              <w:pPrChange w:id="4395" w:author="zhangph" w:date="2017-06-16T15:02:00Z">
                <w:pPr/>
              </w:pPrChange>
            </w:pPr>
            <w:ins w:id="4396" w:author="zhangph" w:date="2017-06-16T15:02:00Z">
              <w:r w:rsidRPr="00555323">
                <w:rPr>
                  <w:rFonts w:ascii="宋体" w:eastAsia="宋体" w:hAnsi="宋体" w:cs="宋体" w:hint="eastAsia"/>
                  <w:color w:val="000000"/>
                  <w:kern w:val="0"/>
                  <w:sz w:val="22"/>
                  <w:rPrChange w:id="4397" w:author="zhangph" w:date="2017-06-16T15:02:00Z">
                    <w:rPr>
                      <w:rFonts w:hint="eastAsia"/>
                    </w:rPr>
                  </w:rPrChange>
                </w:rPr>
                <w:t xml:space="preserve">　</w:t>
              </w:r>
            </w:ins>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4398" w:author="zhangph" w:date="2017-06-16T15:02:00Z"/>
                <w:rFonts w:ascii="宋体" w:eastAsia="宋体" w:hAnsi="宋体" w:cs="宋体" w:hint="eastAsia"/>
                <w:color w:val="000000"/>
                <w:kern w:val="0"/>
                <w:sz w:val="22"/>
                <w:rPrChange w:id="4399" w:author="zhangph" w:date="2017-06-16T15:02:00Z">
                  <w:rPr>
                    <w:ins w:id="4400" w:author="zhangph" w:date="2017-06-16T15:02:00Z"/>
                    <w:rFonts w:hint="eastAsia"/>
                  </w:rPr>
                </w:rPrChange>
              </w:rPr>
              <w:pPrChange w:id="4401" w:author="zhangph" w:date="2017-06-16T15:02:00Z">
                <w:pPr/>
              </w:pPrChange>
            </w:pPr>
            <w:ins w:id="4402" w:author="zhangph" w:date="2017-06-16T15:02:00Z">
              <w:r w:rsidRPr="00555323">
                <w:rPr>
                  <w:rFonts w:ascii="宋体" w:eastAsia="宋体" w:hAnsi="宋体" w:cs="宋体" w:hint="eastAsia"/>
                  <w:color w:val="000000"/>
                  <w:kern w:val="0"/>
                  <w:sz w:val="22"/>
                  <w:rPrChange w:id="4403" w:author="zhangph" w:date="2017-06-16T15:02:00Z">
                    <w:rPr>
                      <w:rFonts w:hint="eastAsia"/>
                    </w:rPr>
                  </w:rPrChange>
                </w:rPr>
                <w:t>市云</w:t>
              </w:r>
            </w:ins>
          </w:p>
        </w:tc>
      </w:tr>
      <w:tr w:rsidR="00555323" w:rsidRPr="00555323" w:rsidTr="00555323">
        <w:trPr>
          <w:divId w:val="1385837681"/>
          <w:trHeight w:val="278"/>
          <w:ins w:id="4404" w:author="zhangph" w:date="2017-06-16T15:02:00Z"/>
        </w:trPr>
        <w:tc>
          <w:tcPr>
            <w:tcW w:w="111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4405" w:author="zhangph" w:date="2017-06-16T15:02:00Z"/>
                <w:rFonts w:ascii="宋体" w:eastAsia="宋体" w:hAnsi="宋体" w:cs="宋体"/>
                <w:color w:val="000000"/>
                <w:kern w:val="0"/>
                <w:sz w:val="22"/>
                <w:rPrChange w:id="4406" w:author="zhangph" w:date="2017-06-16T15:02:00Z">
                  <w:rPr>
                    <w:ins w:id="4407" w:author="zhangph" w:date="2017-06-16T15:02:00Z"/>
                  </w:rPr>
                </w:rPrChange>
              </w:rPr>
              <w:pPrChange w:id="4408" w:author="zhangph" w:date="2017-06-16T15:02:00Z">
                <w:pPr/>
              </w:pPrChange>
            </w:pPr>
          </w:p>
        </w:tc>
        <w:tc>
          <w:tcPr>
            <w:tcW w:w="1367"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409" w:author="zhangph" w:date="2017-06-16T15:02:00Z"/>
                <w:rFonts w:ascii="宋体" w:eastAsia="宋体" w:hAnsi="宋体" w:cs="宋体"/>
                <w:color w:val="000000"/>
                <w:kern w:val="0"/>
                <w:sz w:val="22"/>
                <w:rPrChange w:id="4410" w:author="zhangph" w:date="2017-06-16T15:02:00Z">
                  <w:rPr>
                    <w:ins w:id="4411" w:author="zhangph" w:date="2017-06-16T15:02:00Z"/>
                  </w:rPr>
                </w:rPrChange>
              </w:rPr>
              <w:pPrChange w:id="4412" w:author="zhangph" w:date="2017-06-16T15:02:00Z">
                <w:pPr/>
              </w:pPrChange>
            </w:pPr>
          </w:p>
        </w:tc>
        <w:tc>
          <w:tcPr>
            <w:tcW w:w="25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413" w:author="zhangph" w:date="2017-06-16T15:02:00Z"/>
                <w:rFonts w:ascii="宋体" w:eastAsia="宋体" w:hAnsi="宋体" w:cs="宋体"/>
                <w:color w:val="000000"/>
                <w:kern w:val="0"/>
                <w:sz w:val="22"/>
                <w:rPrChange w:id="4414" w:author="zhangph" w:date="2017-06-16T15:02:00Z">
                  <w:rPr>
                    <w:ins w:id="4415" w:author="zhangph" w:date="2017-06-16T15:02:00Z"/>
                  </w:rPr>
                </w:rPrChange>
              </w:rPr>
              <w:pPrChange w:id="4416" w:author="zhangph" w:date="2017-06-16T15:02:00Z">
                <w:pPr/>
              </w:pPrChange>
            </w:pPr>
          </w:p>
        </w:tc>
        <w:tc>
          <w:tcPr>
            <w:tcW w:w="1613"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4417" w:author="zhangph" w:date="2017-06-16T15:02:00Z"/>
                <w:rFonts w:ascii="宋体" w:eastAsia="宋体" w:hAnsi="宋体" w:cs="宋体" w:hint="eastAsia"/>
                <w:color w:val="000000"/>
                <w:kern w:val="0"/>
                <w:sz w:val="22"/>
                <w:rPrChange w:id="4418" w:author="zhangph" w:date="2017-06-16T15:02:00Z">
                  <w:rPr>
                    <w:ins w:id="4419" w:author="zhangph" w:date="2017-06-16T15:02:00Z"/>
                    <w:rFonts w:hint="eastAsia"/>
                  </w:rPr>
                </w:rPrChange>
              </w:rPr>
              <w:pPrChange w:id="4420" w:author="zhangph" w:date="2017-06-16T15:02:00Z">
                <w:pPr/>
              </w:pPrChange>
            </w:pPr>
            <w:ins w:id="4421" w:author="zhangph" w:date="2017-06-16T15:02:00Z">
              <w:r w:rsidRPr="00555323">
                <w:rPr>
                  <w:rFonts w:ascii="宋体" w:eastAsia="宋体" w:hAnsi="宋体" w:cs="宋体" w:hint="eastAsia"/>
                  <w:color w:val="000000"/>
                  <w:kern w:val="0"/>
                  <w:sz w:val="22"/>
                  <w:rPrChange w:id="4422" w:author="zhangph" w:date="2017-06-16T15:02:00Z">
                    <w:rPr>
                      <w:rFonts w:hint="eastAsia"/>
                    </w:rPr>
                  </w:rPrChange>
                </w:rPr>
                <w:t>身份证号码</w:t>
              </w:r>
            </w:ins>
          </w:p>
        </w:tc>
        <w:tc>
          <w:tcPr>
            <w:tcW w:w="112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423" w:author="zhangph" w:date="2017-06-16T15:02:00Z"/>
                <w:rFonts w:ascii="宋体" w:eastAsia="宋体" w:hAnsi="宋体" w:cs="宋体" w:hint="eastAsia"/>
                <w:color w:val="000000"/>
                <w:kern w:val="0"/>
                <w:sz w:val="22"/>
                <w:rPrChange w:id="4424" w:author="zhangph" w:date="2017-06-16T15:02:00Z">
                  <w:rPr>
                    <w:ins w:id="4425" w:author="zhangph" w:date="2017-06-16T15:02:00Z"/>
                    <w:rFonts w:hint="eastAsia"/>
                  </w:rPr>
                </w:rPrChange>
              </w:rPr>
              <w:pPrChange w:id="4426" w:author="zhangph" w:date="2017-06-16T15:02:00Z">
                <w:pPr/>
              </w:pPrChange>
            </w:pPr>
            <w:ins w:id="4427" w:author="zhangph" w:date="2017-06-16T15:02:00Z">
              <w:r w:rsidRPr="00555323">
                <w:rPr>
                  <w:rFonts w:ascii="宋体" w:eastAsia="宋体" w:hAnsi="宋体" w:cs="宋体" w:hint="eastAsia"/>
                  <w:color w:val="000000"/>
                  <w:kern w:val="0"/>
                  <w:sz w:val="22"/>
                  <w:rPrChange w:id="4428" w:author="zhangph" w:date="2017-06-16T15:02:00Z">
                    <w:rPr>
                      <w:rFonts w:hint="eastAsia"/>
                    </w:rPr>
                  </w:rPrChange>
                </w:rPr>
                <w:t xml:space="preserve">　</w:t>
              </w:r>
            </w:ins>
          </w:p>
        </w:tc>
        <w:tc>
          <w:tcPr>
            <w:tcW w:w="112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4429" w:author="zhangph" w:date="2017-06-16T15:02:00Z"/>
                <w:rFonts w:ascii="宋体" w:eastAsia="宋体" w:hAnsi="宋体" w:cs="宋体"/>
                <w:color w:val="000000"/>
                <w:kern w:val="0"/>
                <w:sz w:val="22"/>
                <w:rPrChange w:id="4430" w:author="zhangph" w:date="2017-06-16T15:02:00Z">
                  <w:rPr>
                    <w:ins w:id="4431" w:author="zhangph" w:date="2017-06-16T15:02:00Z"/>
                  </w:rPr>
                </w:rPrChange>
              </w:rPr>
              <w:pPrChange w:id="4432" w:author="zhangph" w:date="2017-06-16T15:02:00Z">
                <w:pPr/>
              </w:pPrChange>
            </w:pPr>
          </w:p>
        </w:tc>
      </w:tr>
      <w:tr w:rsidR="00555323" w:rsidRPr="00555323" w:rsidTr="00555323">
        <w:trPr>
          <w:divId w:val="1385837681"/>
          <w:trHeight w:val="278"/>
          <w:ins w:id="4433" w:author="zhangph" w:date="2017-06-16T15:02:00Z"/>
        </w:trPr>
        <w:tc>
          <w:tcPr>
            <w:tcW w:w="111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4434" w:author="zhangph" w:date="2017-06-16T15:02:00Z"/>
                <w:rFonts w:ascii="宋体" w:eastAsia="宋体" w:hAnsi="宋体" w:cs="宋体"/>
                <w:color w:val="000000"/>
                <w:kern w:val="0"/>
                <w:sz w:val="22"/>
                <w:rPrChange w:id="4435" w:author="zhangph" w:date="2017-06-16T15:02:00Z">
                  <w:rPr>
                    <w:ins w:id="4436" w:author="zhangph" w:date="2017-06-16T15:02:00Z"/>
                  </w:rPr>
                </w:rPrChange>
              </w:rPr>
              <w:pPrChange w:id="4437" w:author="zhangph" w:date="2017-06-16T15:02:00Z">
                <w:pPr/>
              </w:pPrChange>
            </w:pPr>
          </w:p>
        </w:tc>
        <w:tc>
          <w:tcPr>
            <w:tcW w:w="1367"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438" w:author="zhangph" w:date="2017-06-16T15:02:00Z"/>
                <w:rFonts w:ascii="宋体" w:eastAsia="宋体" w:hAnsi="宋体" w:cs="宋体"/>
                <w:color w:val="000000"/>
                <w:kern w:val="0"/>
                <w:sz w:val="22"/>
                <w:rPrChange w:id="4439" w:author="zhangph" w:date="2017-06-16T15:02:00Z">
                  <w:rPr>
                    <w:ins w:id="4440" w:author="zhangph" w:date="2017-06-16T15:02:00Z"/>
                  </w:rPr>
                </w:rPrChange>
              </w:rPr>
              <w:pPrChange w:id="4441" w:author="zhangph" w:date="2017-06-16T15:02:00Z">
                <w:pPr/>
              </w:pPrChange>
            </w:pPr>
          </w:p>
        </w:tc>
        <w:tc>
          <w:tcPr>
            <w:tcW w:w="25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442" w:author="zhangph" w:date="2017-06-16T15:02:00Z"/>
                <w:rFonts w:ascii="宋体" w:eastAsia="宋体" w:hAnsi="宋体" w:cs="宋体"/>
                <w:color w:val="000000"/>
                <w:kern w:val="0"/>
                <w:sz w:val="22"/>
                <w:rPrChange w:id="4443" w:author="zhangph" w:date="2017-06-16T15:02:00Z">
                  <w:rPr>
                    <w:ins w:id="4444" w:author="zhangph" w:date="2017-06-16T15:02:00Z"/>
                  </w:rPr>
                </w:rPrChange>
              </w:rPr>
              <w:pPrChange w:id="4445" w:author="zhangph" w:date="2017-06-16T15:02:00Z">
                <w:pPr/>
              </w:pPrChange>
            </w:pPr>
          </w:p>
        </w:tc>
        <w:tc>
          <w:tcPr>
            <w:tcW w:w="1613"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446" w:author="zhangph" w:date="2017-06-16T15:02:00Z"/>
                <w:rFonts w:ascii="宋体" w:eastAsia="宋体" w:hAnsi="宋体" w:cs="宋体" w:hint="eastAsia"/>
                <w:color w:val="000000"/>
                <w:kern w:val="0"/>
                <w:sz w:val="22"/>
                <w:rPrChange w:id="4447" w:author="zhangph" w:date="2017-06-16T15:02:00Z">
                  <w:rPr>
                    <w:ins w:id="4448" w:author="zhangph" w:date="2017-06-16T15:02:00Z"/>
                    <w:rFonts w:hint="eastAsia"/>
                  </w:rPr>
                </w:rPrChange>
              </w:rPr>
              <w:pPrChange w:id="4449" w:author="zhangph" w:date="2017-06-16T15:02:00Z">
                <w:pPr/>
              </w:pPrChange>
            </w:pPr>
            <w:ins w:id="4450" w:author="zhangph" w:date="2017-06-16T15:02:00Z">
              <w:r w:rsidRPr="00555323">
                <w:rPr>
                  <w:rFonts w:ascii="宋体" w:eastAsia="宋体" w:hAnsi="宋体" w:cs="宋体" w:hint="eastAsia"/>
                  <w:color w:val="000000"/>
                  <w:kern w:val="0"/>
                  <w:sz w:val="22"/>
                  <w:rPrChange w:id="4451" w:author="zhangph" w:date="2017-06-16T15:02:00Z">
                    <w:rPr>
                      <w:rFonts w:hint="eastAsia"/>
                    </w:rPr>
                  </w:rPrChange>
                </w:rPr>
                <w:t>注销标志</w:t>
              </w:r>
            </w:ins>
          </w:p>
        </w:tc>
        <w:tc>
          <w:tcPr>
            <w:tcW w:w="112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452" w:author="zhangph" w:date="2017-06-16T15:02:00Z"/>
                <w:rFonts w:ascii="宋体" w:eastAsia="宋体" w:hAnsi="宋体" w:cs="宋体" w:hint="eastAsia"/>
                <w:color w:val="000000"/>
                <w:kern w:val="0"/>
                <w:sz w:val="22"/>
                <w:rPrChange w:id="4453" w:author="zhangph" w:date="2017-06-16T15:02:00Z">
                  <w:rPr>
                    <w:ins w:id="4454" w:author="zhangph" w:date="2017-06-16T15:02:00Z"/>
                    <w:rFonts w:hint="eastAsia"/>
                  </w:rPr>
                </w:rPrChange>
              </w:rPr>
              <w:pPrChange w:id="4455" w:author="zhangph" w:date="2017-06-16T15:02:00Z">
                <w:pPr/>
              </w:pPrChange>
            </w:pPr>
            <w:ins w:id="4456" w:author="zhangph" w:date="2017-06-16T15:02:00Z">
              <w:r w:rsidRPr="00555323">
                <w:rPr>
                  <w:rFonts w:ascii="宋体" w:eastAsia="宋体" w:hAnsi="宋体" w:cs="宋体" w:hint="eastAsia"/>
                  <w:color w:val="000000"/>
                  <w:kern w:val="0"/>
                  <w:sz w:val="22"/>
                  <w:rPrChange w:id="4457" w:author="zhangph" w:date="2017-06-16T15:02:00Z">
                    <w:rPr>
                      <w:rFonts w:hint="eastAsia"/>
                    </w:rPr>
                  </w:rPrChange>
                </w:rPr>
                <w:t>"</w:t>
              </w:r>
              <w:r w:rsidRPr="00555323">
                <w:rPr>
                  <w:rFonts w:ascii="宋体" w:eastAsia="宋体" w:hAnsi="宋体" w:cs="宋体" w:hint="eastAsia"/>
                  <w:color w:val="000000"/>
                  <w:kern w:val="0"/>
                  <w:sz w:val="22"/>
                  <w:rPrChange w:id="4458" w:author="zhangph" w:date="2017-06-16T15:02:00Z">
                    <w:rPr>
                      <w:rFonts w:hint="eastAsia"/>
                    </w:rPr>
                  </w:rPrChange>
                </w:rPr>
                <w:t>未注销</w:t>
              </w:r>
              <w:r w:rsidRPr="00555323">
                <w:rPr>
                  <w:rFonts w:ascii="宋体" w:eastAsia="宋体" w:hAnsi="宋体" w:cs="宋体" w:hint="eastAsia"/>
                  <w:color w:val="000000"/>
                  <w:kern w:val="0"/>
                  <w:sz w:val="22"/>
                  <w:rPrChange w:id="4459" w:author="zhangph" w:date="2017-06-16T15:02:00Z">
                    <w:rPr>
                      <w:rFonts w:hint="eastAsia"/>
                    </w:rPr>
                  </w:rPrChange>
                </w:rPr>
                <w:t>"</w:t>
              </w:r>
            </w:ins>
          </w:p>
        </w:tc>
        <w:tc>
          <w:tcPr>
            <w:tcW w:w="112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4460" w:author="zhangph" w:date="2017-06-16T15:02:00Z"/>
                <w:rFonts w:ascii="宋体" w:eastAsia="宋体" w:hAnsi="宋体" w:cs="宋体"/>
                <w:color w:val="000000"/>
                <w:kern w:val="0"/>
                <w:sz w:val="22"/>
                <w:rPrChange w:id="4461" w:author="zhangph" w:date="2017-06-16T15:02:00Z">
                  <w:rPr>
                    <w:ins w:id="4462" w:author="zhangph" w:date="2017-06-16T15:02:00Z"/>
                  </w:rPr>
                </w:rPrChange>
              </w:rPr>
              <w:pPrChange w:id="4463" w:author="zhangph" w:date="2017-06-16T15:02:00Z">
                <w:pPr/>
              </w:pPrChange>
            </w:pPr>
          </w:p>
        </w:tc>
      </w:tr>
      <w:tr w:rsidR="00555323" w:rsidRPr="00555323" w:rsidTr="00555323">
        <w:trPr>
          <w:divId w:val="1385837681"/>
          <w:trHeight w:val="278"/>
          <w:ins w:id="4464" w:author="zhangph" w:date="2017-06-16T15:02:00Z"/>
        </w:trPr>
        <w:tc>
          <w:tcPr>
            <w:tcW w:w="111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4465" w:author="zhangph" w:date="2017-06-16T15:02:00Z"/>
                <w:rFonts w:ascii="宋体" w:eastAsia="宋体" w:hAnsi="宋体" w:cs="宋体"/>
                <w:color w:val="000000"/>
                <w:kern w:val="0"/>
                <w:sz w:val="22"/>
                <w:rPrChange w:id="4466" w:author="zhangph" w:date="2017-06-16T15:02:00Z">
                  <w:rPr>
                    <w:ins w:id="4467" w:author="zhangph" w:date="2017-06-16T15:02:00Z"/>
                  </w:rPr>
                </w:rPrChange>
              </w:rPr>
              <w:pPrChange w:id="4468" w:author="zhangph" w:date="2017-06-16T15:02:00Z">
                <w:pPr/>
              </w:pPrChange>
            </w:pPr>
          </w:p>
        </w:tc>
        <w:tc>
          <w:tcPr>
            <w:tcW w:w="1367"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469" w:author="zhangph" w:date="2017-06-16T15:02:00Z"/>
                <w:rFonts w:ascii="宋体" w:eastAsia="宋体" w:hAnsi="宋体" w:cs="宋体"/>
                <w:color w:val="000000"/>
                <w:kern w:val="0"/>
                <w:sz w:val="22"/>
                <w:rPrChange w:id="4470" w:author="zhangph" w:date="2017-06-16T15:02:00Z">
                  <w:rPr>
                    <w:ins w:id="4471" w:author="zhangph" w:date="2017-06-16T15:02:00Z"/>
                  </w:rPr>
                </w:rPrChange>
              </w:rPr>
              <w:pPrChange w:id="4472" w:author="zhangph" w:date="2017-06-16T15:02:00Z">
                <w:pPr/>
              </w:pPrChange>
            </w:pPr>
          </w:p>
        </w:tc>
        <w:tc>
          <w:tcPr>
            <w:tcW w:w="2516"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473" w:author="zhangph" w:date="2017-06-16T15:02:00Z"/>
                <w:rFonts w:ascii="宋体" w:eastAsia="宋体" w:hAnsi="宋体" w:cs="宋体"/>
                <w:color w:val="000000"/>
                <w:kern w:val="0"/>
                <w:sz w:val="22"/>
                <w:rPrChange w:id="4474" w:author="zhangph" w:date="2017-06-16T15:02:00Z">
                  <w:rPr>
                    <w:ins w:id="4475" w:author="zhangph" w:date="2017-06-16T15:02:00Z"/>
                  </w:rPr>
                </w:rPrChange>
              </w:rPr>
              <w:pPrChange w:id="4476" w:author="zhangph" w:date="2017-06-16T15:02:00Z">
                <w:pPr/>
              </w:pPrChange>
            </w:pPr>
          </w:p>
        </w:tc>
        <w:tc>
          <w:tcPr>
            <w:tcW w:w="1613"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477" w:author="zhangph" w:date="2017-06-16T15:02:00Z"/>
                <w:rFonts w:ascii="宋体" w:eastAsia="宋体" w:hAnsi="宋体" w:cs="宋体" w:hint="eastAsia"/>
                <w:color w:val="000000"/>
                <w:kern w:val="0"/>
                <w:sz w:val="22"/>
                <w:rPrChange w:id="4478" w:author="zhangph" w:date="2017-06-16T15:02:00Z">
                  <w:rPr>
                    <w:ins w:id="4479" w:author="zhangph" w:date="2017-06-16T15:02:00Z"/>
                    <w:rFonts w:hint="eastAsia"/>
                  </w:rPr>
                </w:rPrChange>
              </w:rPr>
              <w:pPrChange w:id="4480" w:author="zhangph" w:date="2017-06-16T15:02:00Z">
                <w:pPr/>
              </w:pPrChange>
            </w:pPr>
            <w:ins w:id="4481" w:author="zhangph" w:date="2017-06-16T15:02:00Z">
              <w:r w:rsidRPr="00555323">
                <w:rPr>
                  <w:rFonts w:ascii="宋体" w:eastAsia="宋体" w:hAnsi="宋体" w:cs="宋体" w:hint="eastAsia"/>
                  <w:color w:val="000000"/>
                  <w:kern w:val="0"/>
                  <w:sz w:val="22"/>
                  <w:rPrChange w:id="4482" w:author="zhangph" w:date="2017-06-16T15:02:00Z">
                    <w:rPr>
                      <w:rFonts w:hint="eastAsia"/>
                    </w:rPr>
                  </w:rPrChange>
                </w:rPr>
                <w:t>区县</w:t>
              </w:r>
            </w:ins>
          </w:p>
        </w:tc>
        <w:tc>
          <w:tcPr>
            <w:tcW w:w="112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483" w:author="zhangph" w:date="2017-06-16T15:02:00Z"/>
                <w:rFonts w:ascii="宋体" w:eastAsia="宋体" w:hAnsi="宋体" w:cs="宋体" w:hint="eastAsia"/>
                <w:color w:val="000000"/>
                <w:kern w:val="0"/>
                <w:sz w:val="22"/>
                <w:rPrChange w:id="4484" w:author="zhangph" w:date="2017-06-16T15:02:00Z">
                  <w:rPr>
                    <w:ins w:id="4485" w:author="zhangph" w:date="2017-06-16T15:02:00Z"/>
                    <w:rFonts w:hint="eastAsia"/>
                  </w:rPr>
                </w:rPrChange>
              </w:rPr>
              <w:pPrChange w:id="4486" w:author="zhangph" w:date="2017-06-16T15:02:00Z">
                <w:pPr/>
              </w:pPrChange>
            </w:pPr>
            <w:ins w:id="4487" w:author="zhangph" w:date="2017-06-16T15:02:00Z">
              <w:r w:rsidRPr="00555323">
                <w:rPr>
                  <w:rFonts w:ascii="宋体" w:eastAsia="宋体" w:hAnsi="宋体" w:cs="宋体" w:hint="eastAsia"/>
                  <w:color w:val="000000"/>
                  <w:kern w:val="0"/>
                  <w:sz w:val="22"/>
                  <w:rPrChange w:id="4488" w:author="zhangph" w:date="2017-06-16T15:02:00Z">
                    <w:rPr>
                      <w:rFonts w:hint="eastAsia"/>
                    </w:rPr>
                  </w:rPrChange>
                </w:rPr>
                <w:t>"</w:t>
              </w:r>
              <w:r w:rsidRPr="00555323">
                <w:rPr>
                  <w:rFonts w:ascii="宋体" w:eastAsia="宋体" w:hAnsi="宋体" w:cs="宋体" w:hint="eastAsia"/>
                  <w:color w:val="000000"/>
                  <w:kern w:val="0"/>
                  <w:sz w:val="22"/>
                  <w:rPrChange w:id="4489" w:author="zhangph" w:date="2017-06-16T15:02:00Z">
                    <w:rPr>
                      <w:rFonts w:hint="eastAsia"/>
                    </w:rPr>
                  </w:rPrChange>
                </w:rPr>
                <w:t>萧山</w:t>
              </w:r>
              <w:r w:rsidRPr="00555323">
                <w:rPr>
                  <w:rFonts w:ascii="宋体" w:eastAsia="宋体" w:hAnsi="宋体" w:cs="宋体" w:hint="eastAsia"/>
                  <w:color w:val="000000"/>
                  <w:kern w:val="0"/>
                  <w:sz w:val="22"/>
                  <w:rPrChange w:id="4490" w:author="zhangph" w:date="2017-06-16T15:02:00Z">
                    <w:rPr>
                      <w:rFonts w:hint="eastAsia"/>
                    </w:rPr>
                  </w:rPrChange>
                </w:rPr>
                <w:t>"</w:t>
              </w:r>
            </w:ins>
          </w:p>
        </w:tc>
        <w:tc>
          <w:tcPr>
            <w:tcW w:w="112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4491" w:author="zhangph" w:date="2017-06-16T15:02:00Z"/>
                <w:rFonts w:ascii="宋体" w:eastAsia="宋体" w:hAnsi="宋体" w:cs="宋体"/>
                <w:color w:val="000000"/>
                <w:kern w:val="0"/>
                <w:sz w:val="22"/>
                <w:rPrChange w:id="4492" w:author="zhangph" w:date="2017-06-16T15:02:00Z">
                  <w:rPr>
                    <w:ins w:id="4493" w:author="zhangph" w:date="2017-06-16T15:02:00Z"/>
                  </w:rPr>
                </w:rPrChange>
              </w:rPr>
              <w:pPrChange w:id="4494" w:author="zhangph" w:date="2017-06-16T15:02:00Z">
                <w:pPr/>
              </w:pPrChange>
            </w:pPr>
          </w:p>
        </w:tc>
      </w:tr>
    </w:tbl>
    <w:p w:rsidR="00F22C6A" w:rsidRPr="00F22C6A" w:rsidDel="00555323" w:rsidRDefault="00F22C6A" w:rsidP="00555323">
      <w:pPr>
        <w:rPr>
          <w:del w:id="4495" w:author="zhangph" w:date="2017-06-16T15:02:00Z"/>
        </w:rPr>
        <w:pPrChange w:id="4496" w:author="zhangph" w:date="2017-06-16T15:02:00Z">
          <w:pPr/>
        </w:pPrChange>
      </w:pPr>
    </w:p>
    <w:tbl>
      <w:tblPr>
        <w:tblW w:w="8855" w:type="dxa"/>
        <w:tblLook w:val="04A0" w:firstRow="1" w:lastRow="0" w:firstColumn="1" w:lastColumn="0" w:noHBand="0" w:noVBand="1"/>
      </w:tblPr>
      <w:tblGrid>
        <w:gridCol w:w="1119"/>
        <w:gridCol w:w="1367"/>
        <w:gridCol w:w="2516"/>
        <w:gridCol w:w="1613"/>
        <w:gridCol w:w="1120"/>
        <w:gridCol w:w="1120"/>
      </w:tblGrid>
      <w:tr w:rsidR="00F22C6A" w:rsidRPr="00F22C6A" w:rsidDel="00555323" w:rsidTr="00F22C6A">
        <w:trPr>
          <w:divId w:val="1022320381"/>
          <w:trHeight w:val="278"/>
          <w:del w:id="4497" w:author="zhangph" w:date="2017-06-16T15:02:00Z"/>
        </w:trPr>
        <w:tc>
          <w:tcPr>
            <w:tcW w:w="111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498" w:author="zhangph" w:date="2017-06-16T15:02:00Z"/>
                <w:rFonts w:ascii="宋体" w:eastAsia="宋体" w:hAnsi="宋体" w:cs="宋体"/>
                <w:color w:val="000000"/>
                <w:kern w:val="0"/>
                <w:sz w:val="22"/>
              </w:rPr>
            </w:pPr>
            <w:del w:id="4499" w:author="zhangph" w:date="2017-06-16T15:02:00Z">
              <w:r w:rsidRPr="00F22C6A" w:rsidDel="00555323">
                <w:rPr>
                  <w:rFonts w:ascii="宋体" w:eastAsia="宋体" w:hAnsi="宋体" w:cs="宋体" w:hint="eastAsia"/>
                  <w:color w:val="000000"/>
                  <w:kern w:val="0"/>
                  <w:sz w:val="22"/>
                </w:rPr>
                <w:delText>序号</w:delText>
              </w:r>
            </w:del>
          </w:p>
        </w:tc>
        <w:tc>
          <w:tcPr>
            <w:tcW w:w="1367"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00" w:author="zhangph" w:date="2017-06-16T15:02:00Z"/>
                <w:rFonts w:ascii="宋体" w:eastAsia="宋体" w:hAnsi="宋体" w:cs="宋体"/>
                <w:color w:val="000000"/>
                <w:kern w:val="0"/>
                <w:sz w:val="22"/>
              </w:rPr>
            </w:pPr>
            <w:del w:id="4501" w:author="zhangph" w:date="2017-06-16T15:02:00Z">
              <w:r w:rsidRPr="00F22C6A" w:rsidDel="00555323">
                <w:rPr>
                  <w:rFonts w:ascii="宋体" w:eastAsia="宋体" w:hAnsi="宋体" w:cs="宋体" w:hint="eastAsia"/>
                  <w:color w:val="000000"/>
                  <w:kern w:val="0"/>
                  <w:sz w:val="22"/>
                </w:rPr>
                <w:delText>表名</w:delText>
              </w:r>
            </w:del>
          </w:p>
        </w:tc>
        <w:tc>
          <w:tcPr>
            <w:tcW w:w="251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02" w:author="zhangph" w:date="2017-06-16T15:02:00Z"/>
                <w:rFonts w:ascii="宋体" w:eastAsia="宋体" w:hAnsi="宋体" w:cs="宋体"/>
                <w:color w:val="000000"/>
                <w:kern w:val="0"/>
                <w:sz w:val="22"/>
              </w:rPr>
            </w:pPr>
            <w:del w:id="4503" w:author="zhangph" w:date="2017-06-16T15:02:00Z">
              <w:r w:rsidRPr="00F22C6A" w:rsidDel="00555323">
                <w:rPr>
                  <w:rFonts w:ascii="宋体" w:eastAsia="宋体" w:hAnsi="宋体" w:cs="宋体" w:hint="eastAsia"/>
                  <w:color w:val="000000"/>
                  <w:kern w:val="0"/>
                  <w:sz w:val="22"/>
                </w:rPr>
                <w:delText>英文名</w:delText>
              </w:r>
            </w:del>
          </w:p>
        </w:tc>
        <w:tc>
          <w:tcPr>
            <w:tcW w:w="161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04" w:author="zhangph" w:date="2017-06-16T15:02:00Z"/>
                <w:rFonts w:ascii="宋体" w:eastAsia="宋体" w:hAnsi="宋体" w:cs="宋体"/>
                <w:color w:val="000000"/>
                <w:kern w:val="0"/>
                <w:sz w:val="22"/>
              </w:rPr>
            </w:pPr>
            <w:del w:id="4505" w:author="zhangph" w:date="2017-06-16T15:02:00Z">
              <w:r w:rsidRPr="00F22C6A" w:rsidDel="00555323">
                <w:rPr>
                  <w:rFonts w:ascii="宋体" w:eastAsia="宋体" w:hAnsi="宋体" w:cs="宋体" w:hint="eastAsia"/>
                  <w:color w:val="000000"/>
                  <w:kern w:val="0"/>
                  <w:sz w:val="22"/>
                </w:rPr>
                <w:delText>字段</w:delText>
              </w:r>
            </w:del>
          </w:p>
        </w:tc>
        <w:tc>
          <w:tcPr>
            <w:tcW w:w="112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06" w:author="zhangph" w:date="2017-06-16T15:02:00Z"/>
                <w:rFonts w:ascii="宋体" w:eastAsia="宋体" w:hAnsi="宋体" w:cs="宋体"/>
                <w:color w:val="000000"/>
                <w:kern w:val="0"/>
                <w:sz w:val="22"/>
              </w:rPr>
            </w:pPr>
            <w:del w:id="4507" w:author="zhangph" w:date="2017-06-16T15:02:00Z">
              <w:r w:rsidRPr="00F22C6A" w:rsidDel="00555323">
                <w:rPr>
                  <w:rFonts w:ascii="宋体" w:eastAsia="宋体" w:hAnsi="宋体" w:cs="宋体" w:hint="eastAsia"/>
                  <w:color w:val="000000"/>
                  <w:kern w:val="0"/>
                  <w:sz w:val="22"/>
                </w:rPr>
                <w:delText>值</w:delText>
              </w:r>
            </w:del>
          </w:p>
        </w:tc>
        <w:tc>
          <w:tcPr>
            <w:tcW w:w="1120"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4508" w:author="zhangph" w:date="2017-06-16T15:02:00Z"/>
                <w:rFonts w:ascii="宋体" w:eastAsia="宋体" w:hAnsi="宋体" w:cs="宋体"/>
                <w:color w:val="000000"/>
                <w:kern w:val="0"/>
                <w:sz w:val="22"/>
              </w:rPr>
            </w:pPr>
            <w:del w:id="4509"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1022320381"/>
          <w:trHeight w:val="278"/>
          <w:del w:id="4510" w:author="zhangph" w:date="2017-06-16T15:02:00Z"/>
        </w:trPr>
        <w:tc>
          <w:tcPr>
            <w:tcW w:w="111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11" w:author="zhangph" w:date="2017-06-16T15:02:00Z"/>
                <w:rFonts w:ascii="宋体" w:eastAsia="宋体" w:hAnsi="宋体" w:cs="宋体"/>
                <w:color w:val="000000"/>
                <w:kern w:val="0"/>
                <w:sz w:val="22"/>
              </w:rPr>
            </w:pPr>
            <w:del w:id="4512" w:author="zhangph" w:date="2017-06-16T15:02:00Z">
              <w:r w:rsidRPr="00F22C6A" w:rsidDel="00555323">
                <w:rPr>
                  <w:rFonts w:ascii="宋体" w:eastAsia="宋体" w:hAnsi="宋体" w:cs="宋体" w:hint="eastAsia"/>
                  <w:color w:val="000000"/>
                  <w:kern w:val="0"/>
                  <w:sz w:val="22"/>
                </w:rPr>
                <w:delText>1</w:delText>
              </w:r>
            </w:del>
          </w:p>
        </w:tc>
        <w:tc>
          <w:tcPr>
            <w:tcW w:w="13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13" w:author="zhangph" w:date="2017-06-16T15:02:00Z"/>
                <w:rFonts w:ascii="宋体" w:eastAsia="宋体" w:hAnsi="宋体" w:cs="宋体"/>
                <w:color w:val="000000"/>
                <w:kern w:val="0"/>
                <w:sz w:val="22"/>
              </w:rPr>
            </w:pPr>
            <w:del w:id="4514" w:author="zhangph" w:date="2017-06-16T15:02:00Z">
              <w:r w:rsidRPr="00F22C6A" w:rsidDel="00555323">
                <w:rPr>
                  <w:rFonts w:ascii="宋体" w:eastAsia="宋体" w:hAnsi="宋体" w:cs="宋体" w:hint="eastAsia"/>
                  <w:color w:val="000000"/>
                  <w:kern w:val="0"/>
                  <w:sz w:val="22"/>
                </w:rPr>
                <w:delText>常住人口表</w:delText>
              </w:r>
            </w:del>
          </w:p>
        </w:tc>
        <w:tc>
          <w:tcPr>
            <w:tcW w:w="25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15" w:author="zhangph" w:date="2017-06-16T15:02:00Z"/>
                <w:rFonts w:ascii="宋体" w:eastAsia="宋体" w:hAnsi="宋体" w:cs="宋体"/>
                <w:color w:val="000000"/>
                <w:kern w:val="0"/>
                <w:sz w:val="22"/>
              </w:rPr>
            </w:pPr>
            <w:del w:id="4516" w:author="zhangph" w:date="2017-06-16T15:02:00Z">
              <w:r w:rsidRPr="00F22C6A" w:rsidDel="00555323">
                <w:rPr>
                  <w:rFonts w:ascii="宋体" w:eastAsia="宋体" w:hAnsi="宋体" w:cs="宋体" w:hint="eastAsia"/>
                  <w:color w:val="000000"/>
                  <w:kern w:val="0"/>
                  <w:sz w:val="22"/>
                </w:rPr>
                <w:delText>gazhk_CZRK</w:delText>
              </w:r>
            </w:del>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17" w:author="zhangph" w:date="2017-06-16T15:02:00Z"/>
                <w:rFonts w:ascii="宋体" w:eastAsia="宋体" w:hAnsi="宋体" w:cs="宋体"/>
                <w:color w:val="000000"/>
                <w:kern w:val="0"/>
                <w:sz w:val="22"/>
              </w:rPr>
            </w:pPr>
            <w:del w:id="4518" w:author="zhangph" w:date="2017-06-16T15:02:00Z">
              <w:r w:rsidRPr="00F22C6A" w:rsidDel="00555323">
                <w:rPr>
                  <w:rFonts w:ascii="宋体" w:eastAsia="宋体" w:hAnsi="宋体" w:cs="宋体" w:hint="eastAsia"/>
                  <w:color w:val="000000"/>
                  <w:kern w:val="0"/>
                  <w:sz w:val="22"/>
                </w:rPr>
                <w:delText>登记住址</w:delText>
              </w:r>
            </w:del>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19" w:author="zhangph" w:date="2017-06-16T15:02:00Z"/>
                <w:rFonts w:ascii="宋体" w:eastAsia="宋体" w:hAnsi="宋体" w:cs="宋体"/>
                <w:color w:val="000000"/>
                <w:kern w:val="0"/>
                <w:sz w:val="22"/>
              </w:rPr>
            </w:pPr>
            <w:del w:id="4520" w:author="zhangph" w:date="2017-06-16T15:02:00Z">
              <w:r w:rsidRPr="00F22C6A" w:rsidDel="00555323">
                <w:rPr>
                  <w:rFonts w:ascii="宋体" w:eastAsia="宋体" w:hAnsi="宋体" w:cs="宋体" w:hint="eastAsia"/>
                  <w:color w:val="000000"/>
                  <w:kern w:val="0"/>
                  <w:sz w:val="22"/>
                </w:rPr>
                <w:delText xml:space="preserve">　</w:delText>
              </w:r>
            </w:del>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4521" w:author="zhangph" w:date="2017-06-16T15:02:00Z"/>
                <w:rFonts w:ascii="宋体" w:eastAsia="宋体" w:hAnsi="宋体" w:cs="宋体"/>
                <w:color w:val="000000"/>
                <w:kern w:val="0"/>
                <w:sz w:val="22"/>
              </w:rPr>
            </w:pPr>
            <w:del w:id="4522"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1022320381"/>
          <w:trHeight w:val="278"/>
          <w:del w:id="4523" w:author="zhangph" w:date="2017-06-16T15:02:00Z"/>
        </w:trPr>
        <w:tc>
          <w:tcPr>
            <w:tcW w:w="111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24" w:author="zhangph" w:date="2017-06-16T15:02:00Z"/>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25" w:author="zhangph" w:date="2017-06-16T15:02:00Z"/>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26" w:author="zhangph" w:date="2017-06-16T15:02:00Z"/>
                <w:rFonts w:ascii="宋体" w:eastAsia="宋体" w:hAnsi="宋体" w:cs="宋体"/>
                <w:color w:val="000000"/>
                <w:kern w:val="0"/>
                <w:sz w:val="22"/>
              </w:rPr>
            </w:pP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27" w:author="zhangph" w:date="2017-06-16T15:02:00Z"/>
                <w:rFonts w:ascii="宋体" w:eastAsia="宋体" w:hAnsi="宋体" w:cs="宋体"/>
                <w:color w:val="000000"/>
                <w:kern w:val="0"/>
                <w:sz w:val="22"/>
              </w:rPr>
            </w:pPr>
            <w:del w:id="4528" w:author="zhangph" w:date="2017-06-16T15:02:00Z">
              <w:r w:rsidRPr="00F22C6A" w:rsidDel="00555323">
                <w:rPr>
                  <w:rFonts w:ascii="宋体" w:eastAsia="宋体" w:hAnsi="宋体" w:cs="宋体" w:hint="eastAsia"/>
                  <w:color w:val="000000"/>
                  <w:kern w:val="0"/>
                  <w:sz w:val="22"/>
                </w:rPr>
                <w:delText>身份证号码</w:delText>
              </w:r>
            </w:del>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29" w:author="zhangph" w:date="2017-06-16T15:02:00Z"/>
                <w:rFonts w:ascii="宋体" w:eastAsia="宋体" w:hAnsi="宋体" w:cs="宋体"/>
                <w:color w:val="000000"/>
                <w:kern w:val="0"/>
                <w:sz w:val="22"/>
              </w:rPr>
            </w:pPr>
            <w:del w:id="4530" w:author="zhangph" w:date="2017-06-16T15:02:00Z">
              <w:r w:rsidRPr="00F22C6A" w:rsidDel="00555323">
                <w:rPr>
                  <w:rFonts w:ascii="宋体" w:eastAsia="宋体" w:hAnsi="宋体" w:cs="宋体" w:hint="eastAsia"/>
                  <w:color w:val="000000"/>
                  <w:kern w:val="0"/>
                  <w:sz w:val="22"/>
                </w:rPr>
                <w:delText xml:space="preserve">　</w:delText>
              </w:r>
            </w:del>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4531" w:author="zhangph" w:date="2017-06-16T15:02:00Z"/>
                <w:rFonts w:ascii="宋体" w:eastAsia="宋体" w:hAnsi="宋体" w:cs="宋体"/>
                <w:color w:val="000000"/>
                <w:kern w:val="0"/>
                <w:sz w:val="22"/>
              </w:rPr>
            </w:pPr>
          </w:p>
        </w:tc>
      </w:tr>
      <w:tr w:rsidR="00F22C6A" w:rsidRPr="00F22C6A" w:rsidDel="00555323" w:rsidTr="00F22C6A">
        <w:trPr>
          <w:divId w:val="1022320381"/>
          <w:trHeight w:val="278"/>
          <w:del w:id="4532" w:author="zhangph" w:date="2017-06-16T15:02:00Z"/>
        </w:trPr>
        <w:tc>
          <w:tcPr>
            <w:tcW w:w="111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33" w:author="zhangph" w:date="2017-06-16T15:02:00Z"/>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34" w:author="zhangph" w:date="2017-06-16T15:02:00Z"/>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35" w:author="zhangph" w:date="2017-06-16T15:02:00Z"/>
                <w:rFonts w:ascii="宋体" w:eastAsia="宋体" w:hAnsi="宋体" w:cs="宋体"/>
                <w:color w:val="000000"/>
                <w:kern w:val="0"/>
                <w:sz w:val="22"/>
              </w:rPr>
            </w:pP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36" w:author="zhangph" w:date="2017-06-16T15:02:00Z"/>
                <w:rFonts w:ascii="宋体" w:eastAsia="宋体" w:hAnsi="宋体" w:cs="宋体"/>
                <w:color w:val="000000"/>
                <w:kern w:val="0"/>
                <w:sz w:val="22"/>
              </w:rPr>
            </w:pPr>
            <w:del w:id="4537" w:author="zhangph" w:date="2017-06-16T15:02:00Z">
              <w:r w:rsidRPr="00F22C6A" w:rsidDel="00555323">
                <w:rPr>
                  <w:rFonts w:ascii="宋体" w:eastAsia="宋体" w:hAnsi="宋体" w:cs="宋体" w:hint="eastAsia"/>
                  <w:color w:val="000000"/>
                  <w:kern w:val="0"/>
                  <w:sz w:val="22"/>
                </w:rPr>
                <w:delText>有效标志</w:delText>
              </w:r>
            </w:del>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38" w:author="zhangph" w:date="2017-06-16T15:02:00Z"/>
                <w:rFonts w:ascii="宋体" w:eastAsia="宋体" w:hAnsi="宋体" w:cs="宋体"/>
                <w:color w:val="000000"/>
                <w:kern w:val="0"/>
                <w:sz w:val="22"/>
              </w:rPr>
            </w:pPr>
            <w:del w:id="4539" w:author="zhangph" w:date="2017-06-16T15:02:00Z">
              <w:r w:rsidRPr="00F22C6A" w:rsidDel="00555323">
                <w:rPr>
                  <w:rFonts w:ascii="宋体" w:eastAsia="宋体" w:hAnsi="宋体" w:cs="宋体" w:hint="eastAsia"/>
                  <w:color w:val="000000"/>
                  <w:kern w:val="0"/>
                  <w:sz w:val="22"/>
                </w:rPr>
                <w:delText>"有效"</w:delText>
              </w:r>
            </w:del>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4540" w:author="zhangph" w:date="2017-06-16T15:02:00Z"/>
                <w:rFonts w:ascii="宋体" w:eastAsia="宋体" w:hAnsi="宋体" w:cs="宋体"/>
                <w:color w:val="000000"/>
                <w:kern w:val="0"/>
                <w:sz w:val="22"/>
              </w:rPr>
            </w:pPr>
          </w:p>
        </w:tc>
      </w:tr>
      <w:tr w:rsidR="00F22C6A" w:rsidRPr="00F22C6A" w:rsidDel="00555323" w:rsidTr="00F22C6A">
        <w:trPr>
          <w:divId w:val="1022320381"/>
          <w:trHeight w:val="278"/>
          <w:del w:id="4541" w:author="zhangph" w:date="2017-06-16T15:02:00Z"/>
        </w:trPr>
        <w:tc>
          <w:tcPr>
            <w:tcW w:w="111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42" w:author="zhangph" w:date="2017-06-16T15:02:00Z"/>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43" w:author="zhangph" w:date="2017-06-16T15:02:00Z"/>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44" w:author="zhangph" w:date="2017-06-16T15:02:00Z"/>
                <w:rFonts w:ascii="宋体" w:eastAsia="宋体" w:hAnsi="宋体" w:cs="宋体"/>
                <w:color w:val="000000"/>
                <w:kern w:val="0"/>
                <w:sz w:val="22"/>
              </w:rPr>
            </w:pP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45" w:author="zhangph" w:date="2017-06-16T15:02:00Z"/>
                <w:rFonts w:ascii="宋体" w:eastAsia="宋体" w:hAnsi="宋体" w:cs="宋体"/>
                <w:color w:val="000000"/>
                <w:kern w:val="0"/>
                <w:sz w:val="22"/>
              </w:rPr>
            </w:pPr>
            <w:del w:id="4546" w:author="zhangph" w:date="2017-06-16T15:02:00Z">
              <w:r w:rsidRPr="00F22C6A" w:rsidDel="00555323">
                <w:rPr>
                  <w:rFonts w:ascii="宋体" w:eastAsia="宋体" w:hAnsi="宋体" w:cs="宋体" w:hint="eastAsia"/>
                  <w:color w:val="000000"/>
                  <w:kern w:val="0"/>
                  <w:sz w:val="22"/>
                </w:rPr>
                <w:delText>户籍地</w:delText>
              </w:r>
            </w:del>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47" w:author="zhangph" w:date="2017-06-16T15:02:00Z"/>
                <w:rFonts w:ascii="宋体" w:eastAsia="宋体" w:hAnsi="宋体" w:cs="宋体"/>
                <w:color w:val="000000"/>
                <w:kern w:val="0"/>
                <w:sz w:val="22"/>
              </w:rPr>
            </w:pPr>
            <w:del w:id="4548" w:author="zhangph" w:date="2017-06-16T15:02:00Z">
              <w:r w:rsidRPr="00F22C6A" w:rsidDel="00555323">
                <w:rPr>
                  <w:rFonts w:ascii="宋体" w:eastAsia="宋体" w:hAnsi="宋体" w:cs="宋体" w:hint="eastAsia"/>
                  <w:color w:val="000000"/>
                  <w:kern w:val="0"/>
                  <w:sz w:val="22"/>
                </w:rPr>
                <w:delText>"萧山"</w:delText>
              </w:r>
            </w:del>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4549" w:author="zhangph" w:date="2017-06-16T15:02:00Z"/>
                <w:rFonts w:ascii="宋体" w:eastAsia="宋体" w:hAnsi="宋体" w:cs="宋体"/>
                <w:color w:val="000000"/>
                <w:kern w:val="0"/>
                <w:sz w:val="22"/>
              </w:rPr>
            </w:pPr>
          </w:p>
        </w:tc>
      </w:tr>
      <w:tr w:rsidR="00F22C6A" w:rsidRPr="00F22C6A" w:rsidDel="00555323" w:rsidTr="00F22C6A">
        <w:trPr>
          <w:divId w:val="1022320381"/>
          <w:trHeight w:val="278"/>
          <w:del w:id="4550" w:author="zhangph" w:date="2017-06-16T15:02:00Z"/>
        </w:trPr>
        <w:tc>
          <w:tcPr>
            <w:tcW w:w="111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4551" w:author="zhangph" w:date="2017-06-16T15:02:00Z"/>
                <w:rFonts w:ascii="宋体" w:eastAsia="宋体" w:hAnsi="宋体" w:cs="宋体"/>
                <w:color w:val="000000"/>
                <w:kern w:val="0"/>
                <w:sz w:val="22"/>
              </w:rPr>
            </w:pPr>
            <w:del w:id="4552" w:author="zhangph" w:date="2017-06-16T15:02:00Z">
              <w:r w:rsidRPr="00F22C6A" w:rsidDel="00555323">
                <w:rPr>
                  <w:rFonts w:ascii="宋体" w:eastAsia="宋体" w:hAnsi="宋体" w:cs="宋体" w:hint="eastAsia"/>
                  <w:color w:val="000000"/>
                  <w:kern w:val="0"/>
                  <w:sz w:val="22"/>
                </w:rPr>
                <w:delText>2</w:delText>
              </w:r>
            </w:del>
          </w:p>
        </w:tc>
        <w:tc>
          <w:tcPr>
            <w:tcW w:w="13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53" w:author="zhangph" w:date="2017-06-16T15:02:00Z"/>
                <w:rFonts w:ascii="宋体" w:eastAsia="宋体" w:hAnsi="宋体" w:cs="宋体"/>
                <w:color w:val="000000"/>
                <w:kern w:val="0"/>
                <w:sz w:val="22"/>
              </w:rPr>
            </w:pPr>
            <w:del w:id="4554" w:author="zhangph" w:date="2017-06-16T15:02:00Z">
              <w:r w:rsidRPr="00F22C6A" w:rsidDel="00555323">
                <w:rPr>
                  <w:rFonts w:ascii="宋体" w:eastAsia="宋体" w:hAnsi="宋体" w:cs="宋体" w:hint="eastAsia"/>
                  <w:color w:val="000000"/>
                  <w:kern w:val="0"/>
                  <w:sz w:val="22"/>
                </w:rPr>
                <w:delText>流动人口表</w:delText>
              </w:r>
            </w:del>
          </w:p>
        </w:tc>
        <w:tc>
          <w:tcPr>
            <w:tcW w:w="251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55" w:author="zhangph" w:date="2017-06-16T15:02:00Z"/>
                <w:rFonts w:ascii="宋体" w:eastAsia="宋体" w:hAnsi="宋体" w:cs="宋体"/>
                <w:color w:val="000000"/>
                <w:kern w:val="0"/>
                <w:sz w:val="22"/>
              </w:rPr>
            </w:pPr>
            <w:del w:id="4556" w:author="zhangph" w:date="2017-06-16T15:02:00Z">
              <w:r w:rsidRPr="00F22C6A" w:rsidDel="00555323">
                <w:rPr>
                  <w:rFonts w:ascii="宋体" w:eastAsia="宋体" w:hAnsi="宋体" w:cs="宋体" w:hint="eastAsia"/>
                  <w:color w:val="000000"/>
                  <w:kern w:val="0"/>
                  <w:sz w:val="22"/>
                </w:rPr>
                <w:delText>gazhk_NEWZZRK_JB_TAB</w:delText>
              </w:r>
            </w:del>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57" w:author="zhangph" w:date="2017-06-16T15:02:00Z"/>
                <w:rFonts w:ascii="宋体" w:eastAsia="宋体" w:hAnsi="宋体" w:cs="宋体"/>
                <w:color w:val="000000"/>
                <w:kern w:val="0"/>
                <w:sz w:val="22"/>
              </w:rPr>
            </w:pPr>
            <w:del w:id="4558" w:author="zhangph" w:date="2017-06-16T15:02:00Z">
              <w:r w:rsidRPr="00F22C6A" w:rsidDel="00555323">
                <w:rPr>
                  <w:rFonts w:ascii="宋体" w:eastAsia="宋体" w:hAnsi="宋体" w:cs="宋体" w:hint="eastAsia"/>
                  <w:color w:val="000000"/>
                  <w:kern w:val="0"/>
                  <w:sz w:val="22"/>
                </w:rPr>
                <w:delText>暂住地址</w:delText>
              </w:r>
            </w:del>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59" w:author="zhangph" w:date="2017-06-16T15:02:00Z"/>
                <w:rFonts w:ascii="宋体" w:eastAsia="宋体" w:hAnsi="宋体" w:cs="宋体"/>
                <w:color w:val="000000"/>
                <w:kern w:val="0"/>
                <w:sz w:val="22"/>
              </w:rPr>
            </w:pPr>
            <w:del w:id="4560" w:author="zhangph" w:date="2017-06-16T15:02:00Z">
              <w:r w:rsidRPr="00F22C6A" w:rsidDel="00555323">
                <w:rPr>
                  <w:rFonts w:ascii="宋体" w:eastAsia="宋体" w:hAnsi="宋体" w:cs="宋体" w:hint="eastAsia"/>
                  <w:color w:val="000000"/>
                  <w:kern w:val="0"/>
                  <w:sz w:val="22"/>
                </w:rPr>
                <w:delText xml:space="preserve">　</w:delText>
              </w:r>
            </w:del>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4561" w:author="zhangph" w:date="2017-06-16T15:02:00Z"/>
                <w:rFonts w:ascii="宋体" w:eastAsia="宋体" w:hAnsi="宋体" w:cs="宋体"/>
                <w:color w:val="000000"/>
                <w:kern w:val="0"/>
                <w:sz w:val="22"/>
              </w:rPr>
            </w:pPr>
            <w:del w:id="4562"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1022320381"/>
          <w:trHeight w:val="278"/>
          <w:del w:id="4563" w:author="zhangph" w:date="2017-06-16T15:02:00Z"/>
        </w:trPr>
        <w:tc>
          <w:tcPr>
            <w:tcW w:w="111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4564" w:author="zhangph" w:date="2017-06-16T15:02:00Z"/>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65" w:author="zhangph" w:date="2017-06-16T15:02:00Z"/>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66" w:author="zhangph" w:date="2017-06-16T15:02:00Z"/>
                <w:rFonts w:ascii="宋体" w:eastAsia="宋体" w:hAnsi="宋体" w:cs="宋体"/>
                <w:color w:val="000000"/>
                <w:kern w:val="0"/>
                <w:sz w:val="22"/>
              </w:rPr>
            </w:pPr>
          </w:p>
        </w:tc>
        <w:tc>
          <w:tcPr>
            <w:tcW w:w="1613"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4567" w:author="zhangph" w:date="2017-06-16T15:02:00Z"/>
                <w:rFonts w:ascii="宋体" w:eastAsia="宋体" w:hAnsi="宋体" w:cs="宋体"/>
                <w:color w:val="000000"/>
                <w:kern w:val="0"/>
                <w:sz w:val="22"/>
              </w:rPr>
            </w:pPr>
            <w:del w:id="4568" w:author="zhangph" w:date="2017-06-16T15:02:00Z">
              <w:r w:rsidRPr="00F22C6A" w:rsidDel="00555323">
                <w:rPr>
                  <w:rFonts w:ascii="宋体" w:eastAsia="宋体" w:hAnsi="宋体" w:cs="宋体" w:hint="eastAsia"/>
                  <w:color w:val="000000"/>
                  <w:kern w:val="0"/>
                  <w:sz w:val="22"/>
                </w:rPr>
                <w:delText>身份证号码</w:delText>
              </w:r>
            </w:del>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69" w:author="zhangph" w:date="2017-06-16T15:02:00Z"/>
                <w:rFonts w:ascii="宋体" w:eastAsia="宋体" w:hAnsi="宋体" w:cs="宋体"/>
                <w:color w:val="000000"/>
                <w:kern w:val="0"/>
                <w:sz w:val="22"/>
              </w:rPr>
            </w:pPr>
            <w:del w:id="4570" w:author="zhangph" w:date="2017-06-16T15:02:00Z">
              <w:r w:rsidRPr="00F22C6A" w:rsidDel="00555323">
                <w:rPr>
                  <w:rFonts w:ascii="宋体" w:eastAsia="宋体" w:hAnsi="宋体" w:cs="宋体" w:hint="eastAsia"/>
                  <w:color w:val="000000"/>
                  <w:kern w:val="0"/>
                  <w:sz w:val="22"/>
                </w:rPr>
                <w:delText xml:space="preserve">　</w:delText>
              </w:r>
            </w:del>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4571" w:author="zhangph" w:date="2017-06-16T15:02:00Z"/>
                <w:rFonts w:ascii="宋体" w:eastAsia="宋体" w:hAnsi="宋体" w:cs="宋体"/>
                <w:color w:val="000000"/>
                <w:kern w:val="0"/>
                <w:sz w:val="22"/>
              </w:rPr>
            </w:pPr>
          </w:p>
        </w:tc>
      </w:tr>
      <w:tr w:rsidR="00F22C6A" w:rsidRPr="00F22C6A" w:rsidDel="00555323" w:rsidTr="00F22C6A">
        <w:trPr>
          <w:divId w:val="1022320381"/>
          <w:trHeight w:val="278"/>
          <w:del w:id="4572" w:author="zhangph" w:date="2017-06-16T15:02:00Z"/>
        </w:trPr>
        <w:tc>
          <w:tcPr>
            <w:tcW w:w="111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4573" w:author="zhangph" w:date="2017-06-16T15:02:00Z"/>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74" w:author="zhangph" w:date="2017-06-16T15:02:00Z"/>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75" w:author="zhangph" w:date="2017-06-16T15:02:00Z"/>
                <w:rFonts w:ascii="宋体" w:eastAsia="宋体" w:hAnsi="宋体" w:cs="宋体"/>
                <w:color w:val="000000"/>
                <w:kern w:val="0"/>
                <w:sz w:val="22"/>
              </w:rPr>
            </w:pPr>
          </w:p>
        </w:tc>
        <w:tc>
          <w:tcPr>
            <w:tcW w:w="1613"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76" w:author="zhangph" w:date="2017-06-16T15:02:00Z"/>
                <w:rFonts w:ascii="宋体" w:eastAsia="宋体" w:hAnsi="宋体" w:cs="宋体"/>
                <w:color w:val="000000"/>
                <w:kern w:val="0"/>
                <w:sz w:val="22"/>
              </w:rPr>
            </w:pPr>
            <w:del w:id="4577" w:author="zhangph" w:date="2017-06-16T15:02:00Z">
              <w:r w:rsidRPr="00F22C6A" w:rsidDel="00555323">
                <w:rPr>
                  <w:rFonts w:ascii="宋体" w:eastAsia="宋体" w:hAnsi="宋体" w:cs="宋体" w:hint="eastAsia"/>
                  <w:color w:val="000000"/>
                  <w:kern w:val="0"/>
                  <w:sz w:val="22"/>
                </w:rPr>
                <w:delText>注销标志</w:delText>
              </w:r>
            </w:del>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78" w:author="zhangph" w:date="2017-06-16T15:02:00Z"/>
                <w:rFonts w:ascii="宋体" w:eastAsia="宋体" w:hAnsi="宋体" w:cs="宋体"/>
                <w:color w:val="000000"/>
                <w:kern w:val="0"/>
                <w:sz w:val="22"/>
              </w:rPr>
            </w:pPr>
            <w:del w:id="4579" w:author="zhangph" w:date="2017-06-16T15:02:00Z">
              <w:r w:rsidRPr="00F22C6A" w:rsidDel="00555323">
                <w:rPr>
                  <w:rFonts w:ascii="宋体" w:eastAsia="宋体" w:hAnsi="宋体" w:cs="宋体" w:hint="eastAsia"/>
                  <w:color w:val="000000"/>
                  <w:kern w:val="0"/>
                  <w:sz w:val="22"/>
                </w:rPr>
                <w:delText>"未注销"</w:delText>
              </w:r>
            </w:del>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4580" w:author="zhangph" w:date="2017-06-16T15:02:00Z"/>
                <w:rFonts w:ascii="宋体" w:eastAsia="宋体" w:hAnsi="宋体" w:cs="宋体"/>
                <w:color w:val="000000"/>
                <w:kern w:val="0"/>
                <w:sz w:val="22"/>
              </w:rPr>
            </w:pPr>
          </w:p>
        </w:tc>
      </w:tr>
      <w:tr w:rsidR="00F22C6A" w:rsidRPr="00F22C6A" w:rsidDel="00555323" w:rsidTr="00F22C6A">
        <w:trPr>
          <w:divId w:val="1022320381"/>
          <w:trHeight w:val="278"/>
          <w:del w:id="4581" w:author="zhangph" w:date="2017-06-16T15:02:00Z"/>
        </w:trPr>
        <w:tc>
          <w:tcPr>
            <w:tcW w:w="111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4582" w:author="zhangph" w:date="2017-06-16T15:02:00Z"/>
                <w:rFonts w:ascii="宋体" w:eastAsia="宋体" w:hAnsi="宋体" w:cs="宋体"/>
                <w:color w:val="000000"/>
                <w:kern w:val="0"/>
                <w:sz w:val="22"/>
              </w:rPr>
            </w:pPr>
          </w:p>
        </w:tc>
        <w:tc>
          <w:tcPr>
            <w:tcW w:w="1367"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83" w:author="zhangph" w:date="2017-06-16T15:02:00Z"/>
                <w:rFonts w:ascii="宋体" w:eastAsia="宋体" w:hAnsi="宋体" w:cs="宋体"/>
                <w:color w:val="000000"/>
                <w:kern w:val="0"/>
                <w:sz w:val="22"/>
              </w:rPr>
            </w:pPr>
          </w:p>
        </w:tc>
        <w:tc>
          <w:tcPr>
            <w:tcW w:w="2516"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584" w:author="zhangph" w:date="2017-06-16T15:02:00Z"/>
                <w:rFonts w:ascii="宋体" w:eastAsia="宋体" w:hAnsi="宋体" w:cs="宋体"/>
                <w:color w:val="000000"/>
                <w:kern w:val="0"/>
                <w:sz w:val="22"/>
              </w:rPr>
            </w:pPr>
          </w:p>
        </w:tc>
        <w:tc>
          <w:tcPr>
            <w:tcW w:w="1613"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85" w:author="zhangph" w:date="2017-06-16T15:02:00Z"/>
                <w:rFonts w:ascii="宋体" w:eastAsia="宋体" w:hAnsi="宋体" w:cs="宋体"/>
                <w:color w:val="000000"/>
                <w:kern w:val="0"/>
                <w:sz w:val="22"/>
              </w:rPr>
            </w:pPr>
            <w:del w:id="4586" w:author="zhangph" w:date="2017-06-16T15:02:00Z">
              <w:r w:rsidRPr="00F22C6A" w:rsidDel="00555323">
                <w:rPr>
                  <w:rFonts w:ascii="宋体" w:eastAsia="宋体" w:hAnsi="宋体" w:cs="宋体" w:hint="eastAsia"/>
                  <w:color w:val="000000"/>
                  <w:kern w:val="0"/>
                  <w:sz w:val="22"/>
                </w:rPr>
                <w:delText>区县</w:delText>
              </w:r>
            </w:del>
          </w:p>
        </w:tc>
        <w:tc>
          <w:tcPr>
            <w:tcW w:w="112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587" w:author="zhangph" w:date="2017-06-16T15:02:00Z"/>
                <w:rFonts w:ascii="宋体" w:eastAsia="宋体" w:hAnsi="宋体" w:cs="宋体"/>
                <w:color w:val="000000"/>
                <w:kern w:val="0"/>
                <w:sz w:val="22"/>
              </w:rPr>
            </w:pPr>
            <w:del w:id="4588" w:author="zhangph" w:date="2017-06-16T15:02:00Z">
              <w:r w:rsidRPr="00F22C6A" w:rsidDel="00555323">
                <w:rPr>
                  <w:rFonts w:ascii="宋体" w:eastAsia="宋体" w:hAnsi="宋体" w:cs="宋体" w:hint="eastAsia"/>
                  <w:color w:val="000000"/>
                  <w:kern w:val="0"/>
                  <w:sz w:val="22"/>
                </w:rPr>
                <w:delText>"萧山"</w:delText>
              </w:r>
            </w:del>
          </w:p>
        </w:tc>
        <w:tc>
          <w:tcPr>
            <w:tcW w:w="112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4589" w:author="zhangph" w:date="2017-06-16T15:02:00Z"/>
                <w:rFonts w:ascii="宋体" w:eastAsia="宋体" w:hAnsi="宋体" w:cs="宋体"/>
                <w:color w:val="000000"/>
                <w:kern w:val="0"/>
                <w:sz w:val="22"/>
              </w:rPr>
            </w:pPr>
          </w:p>
        </w:tc>
      </w:tr>
    </w:tbl>
    <w:p w:rsidR="001360F8" w:rsidRDefault="001360F8" w:rsidP="001360F8">
      <w:pPr>
        <w:rPr>
          <w:rFonts w:ascii="华文细黑" w:eastAsia="华文细黑" w:hAnsi="华文细黑" w:cs="宋体"/>
          <w:kern w:val="0"/>
          <w:sz w:val="24"/>
          <w:szCs w:val="24"/>
        </w:rPr>
      </w:pPr>
      <w:r>
        <w:rPr>
          <w:rFonts w:ascii="华文细黑" w:eastAsia="华文细黑" w:hAnsi="华文细黑" w:cs="宋体"/>
          <w:kern w:val="0"/>
          <w:sz w:val="24"/>
          <w:szCs w:val="24"/>
        </w:rPr>
        <w:fldChar w:fldCharType="end"/>
      </w:r>
    </w:p>
    <w:p w:rsidR="00555323" w:rsidRPr="00555323" w:rsidRDefault="001360F8" w:rsidP="00555323">
      <w:pPr>
        <w:pStyle w:val="11"/>
        <w:numPr>
          <w:ilvl w:val="0"/>
          <w:numId w:val="2"/>
        </w:numPr>
        <w:ind w:firstLine="480"/>
        <w:rPr>
          <w:rFonts w:ascii="华文细黑" w:eastAsia="华文细黑" w:hAnsi="华文细黑" w:cs="宋体"/>
          <w:kern w:val="0"/>
          <w:sz w:val="24"/>
          <w:rPrChange w:id="4590" w:author="zhangph" w:date="2017-06-16T15:02:00Z">
            <w:rPr>
              <w:szCs w:val="21"/>
            </w:rPr>
          </w:rPrChange>
        </w:rPr>
        <w:pPrChange w:id="4591" w:author="zhangph" w:date="2017-06-16T15:02:00Z">
          <w:pPr>
            <w:widowControl/>
            <w:jc w:val="left"/>
          </w:pPr>
        </w:pPrChange>
      </w:pPr>
      <w:r>
        <w:rPr>
          <w:rFonts w:ascii="华文细黑" w:eastAsia="华文细黑" w:hAnsi="华文细黑" w:cs="宋体" w:hint="eastAsia"/>
          <w:kern w:val="0"/>
          <w:sz w:val="24"/>
        </w:rPr>
        <w:t>居住时长</w:t>
      </w: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20170426.xlsx "</w:instrText>
      </w:r>
      <w:r w:rsidR="00555323">
        <w:rPr>
          <w:rFonts w:hint="eastAsia"/>
        </w:rPr>
        <w:instrText>居住时长</w:instrText>
      </w:r>
      <w:r w:rsidR="00555323">
        <w:rPr>
          <w:rFonts w:hint="eastAsia"/>
        </w:rPr>
        <w:instrText xml:space="preserve"> !R2C1:R8C6" </w:instrText>
      </w:r>
      <w:r>
        <w:instrText xml:space="preserve">\a \f 4 \h  \* MERGEFORMAT </w:instrText>
      </w:r>
      <w:r w:rsidR="00555323">
        <w:fldChar w:fldCharType="separate"/>
      </w:r>
    </w:p>
    <w:tbl>
      <w:tblPr>
        <w:tblW w:w="9041" w:type="dxa"/>
        <w:tblLook w:val="04A0" w:firstRow="1" w:lastRow="0" w:firstColumn="1" w:lastColumn="0" w:noHBand="0" w:noVBand="1"/>
      </w:tblPr>
      <w:tblGrid>
        <w:gridCol w:w="946"/>
        <w:gridCol w:w="1156"/>
        <w:gridCol w:w="2646"/>
        <w:gridCol w:w="2401"/>
        <w:gridCol w:w="946"/>
        <w:gridCol w:w="946"/>
        <w:tblGridChange w:id="4592">
          <w:tblGrid>
            <w:gridCol w:w="946"/>
            <w:gridCol w:w="1156"/>
            <w:gridCol w:w="2646"/>
            <w:gridCol w:w="2401"/>
            <w:gridCol w:w="946"/>
            <w:gridCol w:w="946"/>
          </w:tblGrid>
        </w:tblGridChange>
      </w:tblGrid>
      <w:tr w:rsidR="00555323" w:rsidRPr="00555323" w:rsidTr="00555323">
        <w:trPr>
          <w:divId w:val="1096055257"/>
          <w:trHeight w:val="224"/>
          <w:ins w:id="4593" w:author="zhangph" w:date="2017-06-16T15:02:00Z"/>
        </w:trPr>
        <w:tc>
          <w:tcPr>
            <w:tcW w:w="94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594" w:author="zhangph" w:date="2017-06-16T15:02:00Z"/>
                <w:rFonts w:ascii="宋体" w:eastAsia="宋体" w:hAnsi="宋体" w:cs="宋体"/>
                <w:color w:val="000000"/>
                <w:kern w:val="0"/>
                <w:sz w:val="22"/>
                <w:rPrChange w:id="4595" w:author="zhangph" w:date="2017-06-16T15:02:00Z">
                  <w:rPr>
                    <w:ins w:id="4596" w:author="zhangph" w:date="2017-06-16T15:02:00Z"/>
                    <w:color w:val="000000"/>
                    <w:sz w:val="22"/>
                  </w:rPr>
                </w:rPrChange>
              </w:rPr>
              <w:pPrChange w:id="4597" w:author="zhangph" w:date="2017-06-16T15:02:00Z">
                <w:pPr>
                  <w:widowControl/>
                  <w:jc w:val="left"/>
                </w:pPr>
              </w:pPrChange>
            </w:pPr>
            <w:ins w:id="4598" w:author="zhangph" w:date="2017-06-16T15:02:00Z">
              <w:r w:rsidRPr="00555323">
                <w:rPr>
                  <w:rFonts w:ascii="宋体" w:eastAsia="宋体" w:hAnsi="宋体" w:cs="宋体" w:hint="eastAsia"/>
                  <w:color w:val="000000"/>
                  <w:kern w:val="0"/>
                  <w:sz w:val="22"/>
                  <w:rPrChange w:id="4599" w:author="zhangph" w:date="2017-06-16T15:02:00Z">
                    <w:rPr>
                      <w:rFonts w:hint="eastAsia"/>
                      <w:color w:val="000000"/>
                      <w:sz w:val="22"/>
                    </w:rPr>
                  </w:rPrChange>
                </w:rPr>
                <w:t>1</w:t>
              </w:r>
            </w:ins>
          </w:p>
        </w:tc>
        <w:tc>
          <w:tcPr>
            <w:tcW w:w="1156"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600" w:author="zhangph" w:date="2017-06-16T15:02:00Z"/>
                <w:rFonts w:ascii="宋体" w:eastAsia="宋体" w:hAnsi="宋体" w:cs="宋体" w:hint="eastAsia"/>
                <w:color w:val="000000"/>
                <w:kern w:val="0"/>
                <w:sz w:val="22"/>
                <w:rPrChange w:id="4601" w:author="zhangph" w:date="2017-06-16T15:02:00Z">
                  <w:rPr>
                    <w:ins w:id="4602" w:author="zhangph" w:date="2017-06-16T15:02:00Z"/>
                    <w:rFonts w:hint="eastAsia"/>
                  </w:rPr>
                </w:rPrChange>
              </w:rPr>
              <w:pPrChange w:id="4603" w:author="zhangph" w:date="2017-06-16T15:02:00Z">
                <w:pPr/>
              </w:pPrChange>
            </w:pPr>
            <w:ins w:id="4604" w:author="zhangph" w:date="2017-06-16T15:02:00Z">
              <w:r w:rsidRPr="00555323">
                <w:rPr>
                  <w:rFonts w:ascii="宋体" w:eastAsia="宋体" w:hAnsi="宋体" w:cs="宋体" w:hint="eastAsia"/>
                  <w:color w:val="000000"/>
                  <w:kern w:val="0"/>
                  <w:sz w:val="22"/>
                  <w:rPrChange w:id="4605" w:author="zhangph" w:date="2017-06-16T15:02:00Z">
                    <w:rPr>
                      <w:rFonts w:hint="eastAsia"/>
                    </w:rPr>
                  </w:rPrChange>
                </w:rPr>
                <w:t>常住人口表</w:t>
              </w:r>
            </w:ins>
          </w:p>
        </w:tc>
        <w:tc>
          <w:tcPr>
            <w:tcW w:w="2646"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606" w:author="zhangph" w:date="2017-06-16T15:02:00Z"/>
                <w:rFonts w:ascii="宋体" w:eastAsia="宋体" w:hAnsi="宋体" w:cs="宋体" w:hint="eastAsia"/>
                <w:color w:val="000000"/>
                <w:kern w:val="0"/>
                <w:sz w:val="22"/>
                <w:rPrChange w:id="4607" w:author="zhangph" w:date="2017-06-16T15:02:00Z">
                  <w:rPr>
                    <w:ins w:id="4608" w:author="zhangph" w:date="2017-06-16T15:02:00Z"/>
                    <w:rFonts w:hint="eastAsia"/>
                  </w:rPr>
                </w:rPrChange>
              </w:rPr>
              <w:pPrChange w:id="4609" w:author="zhangph" w:date="2017-06-16T15:02:00Z">
                <w:pPr/>
              </w:pPrChange>
            </w:pPr>
            <w:proofErr w:type="spellStart"/>
            <w:ins w:id="4610" w:author="zhangph" w:date="2017-06-16T15:02:00Z">
              <w:r w:rsidRPr="00555323">
                <w:rPr>
                  <w:rFonts w:ascii="宋体" w:eastAsia="宋体" w:hAnsi="宋体" w:cs="宋体" w:hint="eastAsia"/>
                  <w:color w:val="000000"/>
                  <w:kern w:val="0"/>
                  <w:sz w:val="22"/>
                  <w:rPrChange w:id="4611" w:author="zhangph" w:date="2017-06-16T15:02:00Z">
                    <w:rPr>
                      <w:rFonts w:hint="eastAsia"/>
                    </w:rPr>
                  </w:rPrChange>
                </w:rPr>
                <w:t>gazhk_CZRK</w:t>
              </w:r>
              <w:proofErr w:type="spellEnd"/>
            </w:ins>
          </w:p>
        </w:tc>
        <w:tc>
          <w:tcPr>
            <w:tcW w:w="2401"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612" w:author="zhangph" w:date="2017-06-16T15:02:00Z"/>
                <w:rFonts w:ascii="宋体" w:eastAsia="宋体" w:hAnsi="宋体" w:cs="宋体" w:hint="eastAsia"/>
                <w:color w:val="000000"/>
                <w:kern w:val="0"/>
                <w:sz w:val="22"/>
                <w:rPrChange w:id="4613" w:author="zhangph" w:date="2017-06-16T15:02:00Z">
                  <w:rPr>
                    <w:ins w:id="4614" w:author="zhangph" w:date="2017-06-16T15:02:00Z"/>
                    <w:rFonts w:hint="eastAsia"/>
                  </w:rPr>
                </w:rPrChange>
              </w:rPr>
              <w:pPrChange w:id="4615" w:author="zhangph" w:date="2017-06-16T15:02:00Z">
                <w:pPr/>
              </w:pPrChange>
            </w:pPr>
            <w:ins w:id="4616" w:author="zhangph" w:date="2017-06-16T15:02:00Z">
              <w:r w:rsidRPr="00555323">
                <w:rPr>
                  <w:rFonts w:ascii="宋体" w:eastAsia="宋体" w:hAnsi="宋体" w:cs="宋体" w:hint="eastAsia"/>
                  <w:color w:val="000000"/>
                  <w:kern w:val="0"/>
                  <w:sz w:val="22"/>
                  <w:rPrChange w:id="4617" w:author="zhangph" w:date="2017-06-16T15:02:00Z">
                    <w:rPr>
                      <w:rFonts w:hint="eastAsia"/>
                    </w:rPr>
                  </w:rPrChange>
                </w:rPr>
                <w:t>迁入日期</w:t>
              </w:r>
            </w:ins>
          </w:p>
        </w:tc>
        <w:tc>
          <w:tcPr>
            <w:tcW w:w="946"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618" w:author="zhangph" w:date="2017-06-16T15:02:00Z"/>
                <w:rFonts w:ascii="宋体" w:eastAsia="宋体" w:hAnsi="宋体" w:cs="宋体" w:hint="eastAsia"/>
                <w:color w:val="000000"/>
                <w:kern w:val="0"/>
                <w:sz w:val="22"/>
                <w:rPrChange w:id="4619" w:author="zhangph" w:date="2017-06-16T15:02:00Z">
                  <w:rPr>
                    <w:ins w:id="4620" w:author="zhangph" w:date="2017-06-16T15:02:00Z"/>
                    <w:rFonts w:hint="eastAsia"/>
                  </w:rPr>
                </w:rPrChange>
              </w:rPr>
              <w:pPrChange w:id="4621" w:author="zhangph" w:date="2017-06-16T15:02:00Z">
                <w:pPr/>
              </w:pPrChange>
            </w:pPr>
            <w:ins w:id="4622" w:author="zhangph" w:date="2017-06-16T15:02:00Z">
              <w:r w:rsidRPr="00555323">
                <w:rPr>
                  <w:rFonts w:ascii="宋体" w:eastAsia="宋体" w:hAnsi="宋体" w:cs="宋体" w:hint="eastAsia"/>
                  <w:color w:val="000000"/>
                  <w:kern w:val="0"/>
                  <w:sz w:val="22"/>
                  <w:rPrChange w:id="4623" w:author="zhangph" w:date="2017-06-16T15:02:00Z">
                    <w:rPr>
                      <w:rFonts w:hint="eastAsia"/>
                    </w:rPr>
                  </w:rPrChange>
                </w:rPr>
                <w:t xml:space="preserve">　</w:t>
              </w:r>
            </w:ins>
          </w:p>
        </w:tc>
        <w:tc>
          <w:tcPr>
            <w:tcW w:w="946" w:type="dxa"/>
            <w:vMerge w:val="restart"/>
            <w:tcBorders>
              <w:top w:val="single" w:sz="8" w:space="0" w:color="auto"/>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4624" w:author="zhangph" w:date="2017-06-16T15:02:00Z"/>
                <w:rFonts w:ascii="宋体" w:eastAsia="宋体" w:hAnsi="宋体" w:cs="宋体" w:hint="eastAsia"/>
                <w:color w:val="000000"/>
                <w:kern w:val="0"/>
                <w:sz w:val="22"/>
                <w:rPrChange w:id="4625" w:author="zhangph" w:date="2017-06-16T15:02:00Z">
                  <w:rPr>
                    <w:ins w:id="4626" w:author="zhangph" w:date="2017-06-16T15:02:00Z"/>
                    <w:rFonts w:hint="eastAsia"/>
                  </w:rPr>
                </w:rPrChange>
              </w:rPr>
              <w:pPrChange w:id="4627" w:author="zhangph" w:date="2017-06-16T15:02:00Z">
                <w:pPr/>
              </w:pPrChange>
            </w:pPr>
            <w:ins w:id="4628" w:author="zhangph" w:date="2017-06-16T15:02:00Z">
              <w:r w:rsidRPr="00555323">
                <w:rPr>
                  <w:rFonts w:ascii="宋体" w:eastAsia="宋体" w:hAnsi="宋体" w:cs="宋体" w:hint="eastAsia"/>
                  <w:color w:val="000000"/>
                  <w:kern w:val="0"/>
                  <w:sz w:val="22"/>
                  <w:rPrChange w:id="4629" w:author="zhangph" w:date="2017-06-16T15:02:00Z">
                    <w:rPr>
                      <w:rFonts w:hint="eastAsia"/>
                    </w:rPr>
                  </w:rPrChange>
                </w:rPr>
                <w:t>市云</w:t>
              </w:r>
            </w:ins>
          </w:p>
        </w:tc>
      </w:tr>
      <w:tr w:rsidR="00555323" w:rsidRPr="00555323" w:rsidTr="00555323">
        <w:trPr>
          <w:divId w:val="1096055257"/>
          <w:trHeight w:val="224"/>
          <w:ins w:id="4630" w:author="zhangph" w:date="2017-06-16T15:02:00Z"/>
        </w:trPr>
        <w:tc>
          <w:tcPr>
            <w:tcW w:w="946" w:type="dxa"/>
            <w:vMerge/>
            <w:tcBorders>
              <w:top w:val="single" w:sz="8" w:space="0" w:color="auto"/>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4631" w:author="zhangph" w:date="2017-06-16T15:02:00Z"/>
                <w:rFonts w:ascii="宋体" w:eastAsia="宋体" w:hAnsi="宋体" w:cs="宋体"/>
                <w:color w:val="000000"/>
                <w:kern w:val="0"/>
                <w:sz w:val="22"/>
                <w:rPrChange w:id="4632" w:author="zhangph" w:date="2017-06-16T15:02:00Z">
                  <w:rPr>
                    <w:ins w:id="4633" w:author="zhangph" w:date="2017-06-16T15:02:00Z"/>
                  </w:rPr>
                </w:rPrChange>
              </w:rPr>
              <w:pPrChange w:id="4634" w:author="zhangph" w:date="2017-06-16T15:02:00Z">
                <w:pPr/>
              </w:pPrChange>
            </w:pPr>
          </w:p>
        </w:tc>
        <w:tc>
          <w:tcPr>
            <w:tcW w:w="1156" w:type="dxa"/>
            <w:vMerge/>
            <w:tcBorders>
              <w:top w:val="single" w:sz="8" w:space="0" w:color="auto"/>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635" w:author="zhangph" w:date="2017-06-16T15:02:00Z"/>
                <w:rFonts w:ascii="宋体" w:eastAsia="宋体" w:hAnsi="宋体" w:cs="宋体"/>
                <w:color w:val="000000"/>
                <w:kern w:val="0"/>
                <w:sz w:val="22"/>
                <w:rPrChange w:id="4636" w:author="zhangph" w:date="2017-06-16T15:02:00Z">
                  <w:rPr>
                    <w:ins w:id="4637" w:author="zhangph" w:date="2017-06-16T15:02:00Z"/>
                  </w:rPr>
                </w:rPrChange>
              </w:rPr>
              <w:pPrChange w:id="4638" w:author="zhangph" w:date="2017-06-16T15:02:00Z">
                <w:pPr/>
              </w:pPrChange>
            </w:pPr>
          </w:p>
        </w:tc>
        <w:tc>
          <w:tcPr>
            <w:tcW w:w="2646" w:type="dxa"/>
            <w:vMerge/>
            <w:tcBorders>
              <w:top w:val="single" w:sz="8" w:space="0" w:color="auto"/>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639" w:author="zhangph" w:date="2017-06-16T15:02:00Z"/>
                <w:rFonts w:ascii="宋体" w:eastAsia="宋体" w:hAnsi="宋体" w:cs="宋体"/>
                <w:color w:val="000000"/>
                <w:kern w:val="0"/>
                <w:sz w:val="22"/>
                <w:rPrChange w:id="4640" w:author="zhangph" w:date="2017-06-16T15:02:00Z">
                  <w:rPr>
                    <w:ins w:id="4641" w:author="zhangph" w:date="2017-06-16T15:02:00Z"/>
                  </w:rPr>
                </w:rPrChange>
              </w:rPr>
              <w:pPrChange w:id="4642" w:author="zhangph" w:date="2017-06-16T15:02:00Z">
                <w:pPr/>
              </w:pPrChange>
            </w:pPr>
          </w:p>
        </w:tc>
        <w:tc>
          <w:tcPr>
            <w:tcW w:w="2401" w:type="dxa"/>
            <w:tcBorders>
              <w:top w:val="nil"/>
              <w:left w:val="nil"/>
              <w:bottom w:val="single" w:sz="4" w:space="0" w:color="auto"/>
              <w:right w:val="single" w:sz="4" w:space="0" w:color="auto"/>
            </w:tcBorders>
            <w:shd w:val="clear" w:color="auto" w:fill="auto"/>
            <w:noWrap/>
            <w:vAlign w:val="bottom"/>
            <w:hideMark/>
          </w:tcPr>
          <w:p w:rsidR="00555323" w:rsidRPr="00555323" w:rsidRDefault="00555323" w:rsidP="00555323">
            <w:pPr>
              <w:widowControl/>
              <w:jc w:val="left"/>
              <w:rPr>
                <w:ins w:id="4643" w:author="zhangph" w:date="2017-06-16T15:02:00Z"/>
                <w:rFonts w:ascii="宋体" w:eastAsia="宋体" w:hAnsi="宋体" w:cs="宋体" w:hint="eastAsia"/>
                <w:color w:val="000000"/>
                <w:kern w:val="0"/>
                <w:sz w:val="22"/>
                <w:rPrChange w:id="4644" w:author="zhangph" w:date="2017-06-16T15:02:00Z">
                  <w:rPr>
                    <w:ins w:id="4645" w:author="zhangph" w:date="2017-06-16T15:02:00Z"/>
                    <w:rFonts w:hint="eastAsia"/>
                  </w:rPr>
                </w:rPrChange>
              </w:rPr>
              <w:pPrChange w:id="4646" w:author="zhangph" w:date="2017-06-16T15:02:00Z">
                <w:pPr/>
              </w:pPrChange>
            </w:pPr>
            <w:ins w:id="4647" w:author="zhangph" w:date="2017-06-16T15:02:00Z">
              <w:r w:rsidRPr="00555323">
                <w:rPr>
                  <w:rFonts w:ascii="宋体" w:eastAsia="宋体" w:hAnsi="宋体" w:cs="宋体" w:hint="eastAsia"/>
                  <w:color w:val="000000"/>
                  <w:kern w:val="0"/>
                  <w:sz w:val="22"/>
                  <w:rPrChange w:id="4648" w:author="zhangph" w:date="2017-06-16T15:02:00Z">
                    <w:rPr>
                      <w:rFonts w:hint="eastAsia"/>
                    </w:rPr>
                  </w:rPrChange>
                </w:rPr>
                <w:t>身份证号码</w:t>
              </w:r>
            </w:ins>
          </w:p>
        </w:tc>
        <w:tc>
          <w:tcPr>
            <w:tcW w:w="94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649" w:author="zhangph" w:date="2017-06-16T15:02:00Z"/>
                <w:rFonts w:ascii="宋体" w:eastAsia="宋体" w:hAnsi="宋体" w:cs="宋体" w:hint="eastAsia"/>
                <w:color w:val="000000"/>
                <w:kern w:val="0"/>
                <w:sz w:val="22"/>
                <w:rPrChange w:id="4650" w:author="zhangph" w:date="2017-06-16T15:02:00Z">
                  <w:rPr>
                    <w:ins w:id="4651" w:author="zhangph" w:date="2017-06-16T15:02:00Z"/>
                    <w:rFonts w:hint="eastAsia"/>
                  </w:rPr>
                </w:rPrChange>
              </w:rPr>
              <w:pPrChange w:id="4652" w:author="zhangph" w:date="2017-06-16T15:02:00Z">
                <w:pPr/>
              </w:pPrChange>
            </w:pPr>
            <w:ins w:id="4653" w:author="zhangph" w:date="2017-06-16T15:02:00Z">
              <w:r w:rsidRPr="00555323">
                <w:rPr>
                  <w:rFonts w:ascii="宋体" w:eastAsia="宋体" w:hAnsi="宋体" w:cs="宋体" w:hint="eastAsia"/>
                  <w:color w:val="000000"/>
                  <w:kern w:val="0"/>
                  <w:sz w:val="22"/>
                  <w:rPrChange w:id="4654" w:author="zhangph" w:date="2017-06-16T15:02:00Z">
                    <w:rPr>
                      <w:rFonts w:hint="eastAsia"/>
                    </w:rPr>
                  </w:rPrChange>
                </w:rPr>
                <w:t xml:space="preserve">　</w:t>
              </w:r>
            </w:ins>
          </w:p>
        </w:tc>
        <w:tc>
          <w:tcPr>
            <w:tcW w:w="946" w:type="dxa"/>
            <w:vMerge/>
            <w:tcBorders>
              <w:top w:val="single" w:sz="8" w:space="0" w:color="auto"/>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4655" w:author="zhangph" w:date="2017-06-16T15:02:00Z"/>
                <w:rFonts w:ascii="宋体" w:eastAsia="宋体" w:hAnsi="宋体" w:cs="宋体"/>
                <w:color w:val="000000"/>
                <w:kern w:val="0"/>
                <w:sz w:val="22"/>
                <w:rPrChange w:id="4656" w:author="zhangph" w:date="2017-06-16T15:02:00Z">
                  <w:rPr>
                    <w:ins w:id="4657" w:author="zhangph" w:date="2017-06-16T15:02:00Z"/>
                  </w:rPr>
                </w:rPrChange>
              </w:rPr>
              <w:pPrChange w:id="4658" w:author="zhangph" w:date="2017-06-16T15:02:00Z">
                <w:pPr/>
              </w:pPrChange>
            </w:pPr>
          </w:p>
        </w:tc>
      </w:tr>
      <w:tr w:rsidR="00555323" w:rsidRPr="00555323" w:rsidTr="00555323">
        <w:trPr>
          <w:divId w:val="1096055257"/>
          <w:trHeight w:val="224"/>
          <w:ins w:id="4659" w:author="zhangph" w:date="2017-06-16T15:02:00Z"/>
        </w:trPr>
        <w:tc>
          <w:tcPr>
            <w:tcW w:w="946" w:type="dxa"/>
            <w:vMerge/>
            <w:tcBorders>
              <w:top w:val="single" w:sz="8" w:space="0" w:color="auto"/>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4660" w:author="zhangph" w:date="2017-06-16T15:02:00Z"/>
                <w:rFonts w:ascii="宋体" w:eastAsia="宋体" w:hAnsi="宋体" w:cs="宋体"/>
                <w:color w:val="000000"/>
                <w:kern w:val="0"/>
                <w:sz w:val="22"/>
                <w:rPrChange w:id="4661" w:author="zhangph" w:date="2017-06-16T15:02:00Z">
                  <w:rPr>
                    <w:ins w:id="4662" w:author="zhangph" w:date="2017-06-16T15:02:00Z"/>
                  </w:rPr>
                </w:rPrChange>
              </w:rPr>
              <w:pPrChange w:id="4663" w:author="zhangph" w:date="2017-06-16T15:02:00Z">
                <w:pPr/>
              </w:pPrChange>
            </w:pPr>
          </w:p>
        </w:tc>
        <w:tc>
          <w:tcPr>
            <w:tcW w:w="1156" w:type="dxa"/>
            <w:vMerge/>
            <w:tcBorders>
              <w:top w:val="single" w:sz="8" w:space="0" w:color="auto"/>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664" w:author="zhangph" w:date="2017-06-16T15:02:00Z"/>
                <w:rFonts w:ascii="宋体" w:eastAsia="宋体" w:hAnsi="宋体" w:cs="宋体"/>
                <w:color w:val="000000"/>
                <w:kern w:val="0"/>
                <w:sz w:val="22"/>
                <w:rPrChange w:id="4665" w:author="zhangph" w:date="2017-06-16T15:02:00Z">
                  <w:rPr>
                    <w:ins w:id="4666" w:author="zhangph" w:date="2017-06-16T15:02:00Z"/>
                  </w:rPr>
                </w:rPrChange>
              </w:rPr>
              <w:pPrChange w:id="4667" w:author="zhangph" w:date="2017-06-16T15:02:00Z">
                <w:pPr/>
              </w:pPrChange>
            </w:pPr>
          </w:p>
        </w:tc>
        <w:tc>
          <w:tcPr>
            <w:tcW w:w="2646" w:type="dxa"/>
            <w:vMerge/>
            <w:tcBorders>
              <w:top w:val="single" w:sz="8" w:space="0" w:color="auto"/>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668" w:author="zhangph" w:date="2017-06-16T15:02:00Z"/>
                <w:rFonts w:ascii="宋体" w:eastAsia="宋体" w:hAnsi="宋体" w:cs="宋体"/>
                <w:color w:val="000000"/>
                <w:kern w:val="0"/>
                <w:sz w:val="22"/>
                <w:rPrChange w:id="4669" w:author="zhangph" w:date="2017-06-16T15:02:00Z">
                  <w:rPr>
                    <w:ins w:id="4670" w:author="zhangph" w:date="2017-06-16T15:02:00Z"/>
                  </w:rPr>
                </w:rPrChange>
              </w:rPr>
              <w:pPrChange w:id="4671" w:author="zhangph" w:date="2017-06-16T15:02:00Z">
                <w:pPr/>
              </w:pPrChange>
            </w:pPr>
          </w:p>
        </w:tc>
        <w:tc>
          <w:tcPr>
            <w:tcW w:w="240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672" w:author="zhangph" w:date="2017-06-16T15:02:00Z"/>
                <w:rFonts w:ascii="宋体" w:eastAsia="宋体" w:hAnsi="宋体" w:cs="宋体" w:hint="eastAsia"/>
                <w:color w:val="000000"/>
                <w:kern w:val="0"/>
                <w:sz w:val="22"/>
                <w:rPrChange w:id="4673" w:author="zhangph" w:date="2017-06-16T15:02:00Z">
                  <w:rPr>
                    <w:ins w:id="4674" w:author="zhangph" w:date="2017-06-16T15:02:00Z"/>
                    <w:rFonts w:hint="eastAsia"/>
                  </w:rPr>
                </w:rPrChange>
              </w:rPr>
              <w:pPrChange w:id="4675" w:author="zhangph" w:date="2017-06-16T15:02:00Z">
                <w:pPr/>
              </w:pPrChange>
            </w:pPr>
            <w:ins w:id="4676" w:author="zhangph" w:date="2017-06-16T15:02:00Z">
              <w:r w:rsidRPr="00555323">
                <w:rPr>
                  <w:rFonts w:ascii="宋体" w:eastAsia="宋体" w:hAnsi="宋体" w:cs="宋体" w:hint="eastAsia"/>
                  <w:color w:val="000000"/>
                  <w:kern w:val="0"/>
                  <w:sz w:val="22"/>
                  <w:rPrChange w:id="4677" w:author="zhangph" w:date="2017-06-16T15:02:00Z">
                    <w:rPr>
                      <w:rFonts w:hint="eastAsia"/>
                    </w:rPr>
                  </w:rPrChange>
                </w:rPr>
                <w:t>有效标志</w:t>
              </w:r>
            </w:ins>
          </w:p>
        </w:tc>
        <w:tc>
          <w:tcPr>
            <w:tcW w:w="94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678" w:author="zhangph" w:date="2017-06-16T15:02:00Z"/>
                <w:rFonts w:ascii="宋体" w:eastAsia="宋体" w:hAnsi="宋体" w:cs="宋体" w:hint="eastAsia"/>
                <w:color w:val="000000"/>
                <w:kern w:val="0"/>
                <w:sz w:val="22"/>
                <w:rPrChange w:id="4679" w:author="zhangph" w:date="2017-06-16T15:02:00Z">
                  <w:rPr>
                    <w:ins w:id="4680" w:author="zhangph" w:date="2017-06-16T15:02:00Z"/>
                    <w:rFonts w:hint="eastAsia"/>
                  </w:rPr>
                </w:rPrChange>
              </w:rPr>
              <w:pPrChange w:id="4681" w:author="zhangph" w:date="2017-06-16T15:02:00Z">
                <w:pPr/>
              </w:pPrChange>
            </w:pPr>
            <w:ins w:id="4682" w:author="zhangph" w:date="2017-06-16T15:02:00Z">
              <w:r w:rsidRPr="00555323">
                <w:rPr>
                  <w:rFonts w:ascii="宋体" w:eastAsia="宋体" w:hAnsi="宋体" w:cs="宋体" w:hint="eastAsia"/>
                  <w:color w:val="000000"/>
                  <w:kern w:val="0"/>
                  <w:sz w:val="22"/>
                  <w:rPrChange w:id="4683" w:author="zhangph" w:date="2017-06-16T15:02:00Z">
                    <w:rPr>
                      <w:rFonts w:hint="eastAsia"/>
                    </w:rPr>
                  </w:rPrChange>
                </w:rPr>
                <w:t>"</w:t>
              </w:r>
              <w:r w:rsidRPr="00555323">
                <w:rPr>
                  <w:rFonts w:ascii="宋体" w:eastAsia="宋体" w:hAnsi="宋体" w:cs="宋体" w:hint="eastAsia"/>
                  <w:color w:val="000000"/>
                  <w:kern w:val="0"/>
                  <w:sz w:val="22"/>
                  <w:rPrChange w:id="4684" w:author="zhangph" w:date="2017-06-16T15:02:00Z">
                    <w:rPr>
                      <w:rFonts w:hint="eastAsia"/>
                    </w:rPr>
                  </w:rPrChange>
                </w:rPr>
                <w:t>有效</w:t>
              </w:r>
              <w:r w:rsidRPr="00555323">
                <w:rPr>
                  <w:rFonts w:ascii="宋体" w:eastAsia="宋体" w:hAnsi="宋体" w:cs="宋体" w:hint="eastAsia"/>
                  <w:color w:val="000000"/>
                  <w:kern w:val="0"/>
                  <w:sz w:val="22"/>
                  <w:rPrChange w:id="4685" w:author="zhangph" w:date="2017-06-16T15:02:00Z">
                    <w:rPr>
                      <w:rFonts w:hint="eastAsia"/>
                    </w:rPr>
                  </w:rPrChange>
                </w:rPr>
                <w:t>"</w:t>
              </w:r>
            </w:ins>
          </w:p>
        </w:tc>
        <w:tc>
          <w:tcPr>
            <w:tcW w:w="946" w:type="dxa"/>
            <w:vMerge/>
            <w:tcBorders>
              <w:top w:val="single" w:sz="8" w:space="0" w:color="auto"/>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4686" w:author="zhangph" w:date="2017-06-16T15:02:00Z"/>
                <w:rFonts w:ascii="宋体" w:eastAsia="宋体" w:hAnsi="宋体" w:cs="宋体"/>
                <w:color w:val="000000"/>
                <w:kern w:val="0"/>
                <w:sz w:val="22"/>
                <w:rPrChange w:id="4687" w:author="zhangph" w:date="2017-06-16T15:02:00Z">
                  <w:rPr>
                    <w:ins w:id="4688" w:author="zhangph" w:date="2017-06-16T15:02:00Z"/>
                  </w:rPr>
                </w:rPrChange>
              </w:rPr>
              <w:pPrChange w:id="4689" w:author="zhangph" w:date="2017-06-16T15:02:00Z">
                <w:pPr/>
              </w:pPrChange>
            </w:pPr>
          </w:p>
        </w:tc>
      </w:tr>
      <w:tr w:rsidR="00555323" w:rsidRPr="00555323" w:rsidTr="00555323">
        <w:trPr>
          <w:divId w:val="1096055257"/>
          <w:trHeight w:val="224"/>
          <w:ins w:id="4690" w:author="zhangph" w:date="2017-06-16T15:02:00Z"/>
        </w:trPr>
        <w:tc>
          <w:tcPr>
            <w:tcW w:w="946" w:type="dxa"/>
            <w:vMerge/>
            <w:tcBorders>
              <w:top w:val="single" w:sz="8" w:space="0" w:color="auto"/>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4691" w:author="zhangph" w:date="2017-06-16T15:02:00Z"/>
                <w:rFonts w:ascii="宋体" w:eastAsia="宋体" w:hAnsi="宋体" w:cs="宋体"/>
                <w:color w:val="000000"/>
                <w:kern w:val="0"/>
                <w:sz w:val="22"/>
                <w:rPrChange w:id="4692" w:author="zhangph" w:date="2017-06-16T15:02:00Z">
                  <w:rPr>
                    <w:ins w:id="4693" w:author="zhangph" w:date="2017-06-16T15:02:00Z"/>
                  </w:rPr>
                </w:rPrChange>
              </w:rPr>
              <w:pPrChange w:id="4694" w:author="zhangph" w:date="2017-06-16T15:02:00Z">
                <w:pPr/>
              </w:pPrChange>
            </w:pPr>
          </w:p>
        </w:tc>
        <w:tc>
          <w:tcPr>
            <w:tcW w:w="1156" w:type="dxa"/>
            <w:vMerge/>
            <w:tcBorders>
              <w:top w:val="single" w:sz="8" w:space="0" w:color="auto"/>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695" w:author="zhangph" w:date="2017-06-16T15:02:00Z"/>
                <w:rFonts w:ascii="宋体" w:eastAsia="宋体" w:hAnsi="宋体" w:cs="宋体"/>
                <w:color w:val="000000"/>
                <w:kern w:val="0"/>
                <w:sz w:val="22"/>
                <w:rPrChange w:id="4696" w:author="zhangph" w:date="2017-06-16T15:02:00Z">
                  <w:rPr>
                    <w:ins w:id="4697" w:author="zhangph" w:date="2017-06-16T15:02:00Z"/>
                  </w:rPr>
                </w:rPrChange>
              </w:rPr>
              <w:pPrChange w:id="4698" w:author="zhangph" w:date="2017-06-16T15:02:00Z">
                <w:pPr/>
              </w:pPrChange>
            </w:pPr>
          </w:p>
        </w:tc>
        <w:tc>
          <w:tcPr>
            <w:tcW w:w="2646" w:type="dxa"/>
            <w:vMerge/>
            <w:tcBorders>
              <w:top w:val="single" w:sz="8" w:space="0" w:color="auto"/>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4699" w:author="zhangph" w:date="2017-06-16T15:02:00Z"/>
                <w:rFonts w:ascii="宋体" w:eastAsia="宋体" w:hAnsi="宋体" w:cs="宋体"/>
                <w:color w:val="000000"/>
                <w:kern w:val="0"/>
                <w:sz w:val="22"/>
                <w:rPrChange w:id="4700" w:author="zhangph" w:date="2017-06-16T15:02:00Z">
                  <w:rPr>
                    <w:ins w:id="4701" w:author="zhangph" w:date="2017-06-16T15:02:00Z"/>
                  </w:rPr>
                </w:rPrChange>
              </w:rPr>
              <w:pPrChange w:id="4702" w:author="zhangph" w:date="2017-06-16T15:02:00Z">
                <w:pPr/>
              </w:pPrChange>
            </w:pPr>
          </w:p>
        </w:tc>
        <w:tc>
          <w:tcPr>
            <w:tcW w:w="2401"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703" w:author="zhangph" w:date="2017-06-16T15:02:00Z"/>
                <w:rFonts w:ascii="宋体" w:eastAsia="宋体" w:hAnsi="宋体" w:cs="宋体" w:hint="eastAsia"/>
                <w:color w:val="000000"/>
                <w:kern w:val="0"/>
                <w:sz w:val="22"/>
                <w:rPrChange w:id="4704" w:author="zhangph" w:date="2017-06-16T15:02:00Z">
                  <w:rPr>
                    <w:ins w:id="4705" w:author="zhangph" w:date="2017-06-16T15:02:00Z"/>
                    <w:rFonts w:hint="eastAsia"/>
                  </w:rPr>
                </w:rPrChange>
              </w:rPr>
              <w:pPrChange w:id="4706" w:author="zhangph" w:date="2017-06-16T15:02:00Z">
                <w:pPr/>
              </w:pPrChange>
            </w:pPr>
            <w:ins w:id="4707" w:author="zhangph" w:date="2017-06-16T15:02:00Z">
              <w:r w:rsidRPr="00555323">
                <w:rPr>
                  <w:rFonts w:ascii="宋体" w:eastAsia="宋体" w:hAnsi="宋体" w:cs="宋体" w:hint="eastAsia"/>
                  <w:color w:val="000000"/>
                  <w:kern w:val="0"/>
                  <w:sz w:val="22"/>
                  <w:rPrChange w:id="4708" w:author="zhangph" w:date="2017-06-16T15:02:00Z">
                    <w:rPr>
                      <w:rFonts w:hint="eastAsia"/>
                    </w:rPr>
                  </w:rPrChange>
                </w:rPr>
                <w:t>户籍地</w:t>
              </w:r>
            </w:ins>
          </w:p>
        </w:tc>
        <w:tc>
          <w:tcPr>
            <w:tcW w:w="94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709" w:author="zhangph" w:date="2017-06-16T15:02:00Z"/>
                <w:rFonts w:ascii="宋体" w:eastAsia="宋体" w:hAnsi="宋体" w:cs="宋体" w:hint="eastAsia"/>
                <w:color w:val="000000"/>
                <w:kern w:val="0"/>
                <w:sz w:val="22"/>
                <w:rPrChange w:id="4710" w:author="zhangph" w:date="2017-06-16T15:02:00Z">
                  <w:rPr>
                    <w:ins w:id="4711" w:author="zhangph" w:date="2017-06-16T15:02:00Z"/>
                    <w:rFonts w:hint="eastAsia"/>
                  </w:rPr>
                </w:rPrChange>
              </w:rPr>
              <w:pPrChange w:id="4712" w:author="zhangph" w:date="2017-06-16T15:02:00Z">
                <w:pPr/>
              </w:pPrChange>
            </w:pPr>
            <w:ins w:id="4713" w:author="zhangph" w:date="2017-06-16T15:02:00Z">
              <w:r w:rsidRPr="00555323">
                <w:rPr>
                  <w:rFonts w:ascii="宋体" w:eastAsia="宋体" w:hAnsi="宋体" w:cs="宋体" w:hint="eastAsia"/>
                  <w:color w:val="000000"/>
                  <w:kern w:val="0"/>
                  <w:sz w:val="22"/>
                  <w:rPrChange w:id="4714" w:author="zhangph" w:date="2017-06-16T15:02:00Z">
                    <w:rPr>
                      <w:rFonts w:hint="eastAsia"/>
                    </w:rPr>
                  </w:rPrChange>
                </w:rPr>
                <w:t>"</w:t>
              </w:r>
              <w:r w:rsidRPr="00555323">
                <w:rPr>
                  <w:rFonts w:ascii="宋体" w:eastAsia="宋体" w:hAnsi="宋体" w:cs="宋体" w:hint="eastAsia"/>
                  <w:color w:val="000000"/>
                  <w:kern w:val="0"/>
                  <w:sz w:val="22"/>
                  <w:rPrChange w:id="4715" w:author="zhangph" w:date="2017-06-16T15:02:00Z">
                    <w:rPr>
                      <w:rFonts w:hint="eastAsia"/>
                    </w:rPr>
                  </w:rPrChange>
                </w:rPr>
                <w:t>萧山</w:t>
              </w:r>
              <w:r w:rsidRPr="00555323">
                <w:rPr>
                  <w:rFonts w:ascii="宋体" w:eastAsia="宋体" w:hAnsi="宋体" w:cs="宋体" w:hint="eastAsia"/>
                  <w:color w:val="000000"/>
                  <w:kern w:val="0"/>
                  <w:sz w:val="22"/>
                  <w:rPrChange w:id="4716" w:author="zhangph" w:date="2017-06-16T15:02:00Z">
                    <w:rPr>
                      <w:rFonts w:hint="eastAsia"/>
                    </w:rPr>
                  </w:rPrChange>
                </w:rPr>
                <w:t>"</w:t>
              </w:r>
            </w:ins>
          </w:p>
        </w:tc>
        <w:tc>
          <w:tcPr>
            <w:tcW w:w="946" w:type="dxa"/>
            <w:vMerge/>
            <w:tcBorders>
              <w:top w:val="single" w:sz="8" w:space="0" w:color="auto"/>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4717" w:author="zhangph" w:date="2017-06-16T15:02:00Z"/>
                <w:rFonts w:ascii="宋体" w:eastAsia="宋体" w:hAnsi="宋体" w:cs="宋体"/>
                <w:color w:val="000000"/>
                <w:kern w:val="0"/>
                <w:sz w:val="22"/>
                <w:rPrChange w:id="4718" w:author="zhangph" w:date="2017-06-16T15:02:00Z">
                  <w:rPr>
                    <w:ins w:id="4719" w:author="zhangph" w:date="2017-06-16T15:02:00Z"/>
                  </w:rPr>
                </w:rPrChange>
              </w:rPr>
              <w:pPrChange w:id="4720" w:author="zhangph" w:date="2017-06-16T15:02:00Z">
                <w:pPr/>
              </w:pPrChange>
            </w:pPr>
          </w:p>
        </w:tc>
      </w:tr>
      <w:tr w:rsidR="00555323" w:rsidRPr="00555323" w:rsidTr="00555323">
        <w:trPr>
          <w:divId w:val="1096055257"/>
          <w:trHeight w:val="237"/>
          <w:ins w:id="4721" w:author="zhangph" w:date="2017-06-16T15:02:00Z"/>
        </w:trPr>
        <w:tc>
          <w:tcPr>
            <w:tcW w:w="946"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left"/>
              <w:rPr>
                <w:ins w:id="4722" w:author="zhangph" w:date="2017-06-16T15:02:00Z"/>
                <w:rFonts w:ascii="宋体" w:eastAsia="宋体" w:hAnsi="宋体" w:cs="宋体" w:hint="eastAsia"/>
                <w:color w:val="000000"/>
                <w:kern w:val="0"/>
                <w:sz w:val="22"/>
                <w:rPrChange w:id="4723" w:author="zhangph" w:date="2017-06-16T15:02:00Z">
                  <w:rPr>
                    <w:ins w:id="4724" w:author="zhangph" w:date="2017-06-16T15:02:00Z"/>
                    <w:rFonts w:hint="eastAsia"/>
                  </w:rPr>
                </w:rPrChange>
              </w:rPr>
              <w:pPrChange w:id="4725" w:author="zhangph" w:date="2017-06-16T15:02:00Z">
                <w:pPr/>
              </w:pPrChange>
            </w:pPr>
            <w:ins w:id="4726" w:author="zhangph" w:date="2017-06-16T15:02:00Z">
              <w:r w:rsidRPr="00555323">
                <w:rPr>
                  <w:rFonts w:ascii="宋体" w:eastAsia="宋体" w:hAnsi="宋体" w:cs="宋体" w:hint="eastAsia"/>
                  <w:color w:val="000000"/>
                  <w:kern w:val="0"/>
                  <w:sz w:val="22"/>
                  <w:rPrChange w:id="4727" w:author="zhangph" w:date="2017-06-16T15:02:00Z">
                    <w:rPr>
                      <w:rFonts w:hint="eastAsia"/>
                    </w:rPr>
                  </w:rPrChange>
                </w:rPr>
                <w:t>2</w:t>
              </w:r>
            </w:ins>
          </w:p>
        </w:tc>
        <w:tc>
          <w:tcPr>
            <w:tcW w:w="1156"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left"/>
              <w:rPr>
                <w:ins w:id="4728" w:author="zhangph" w:date="2017-06-16T15:02:00Z"/>
                <w:rFonts w:ascii="宋体" w:eastAsia="宋体" w:hAnsi="宋体" w:cs="宋体" w:hint="eastAsia"/>
                <w:color w:val="000000"/>
                <w:kern w:val="0"/>
                <w:sz w:val="22"/>
                <w:rPrChange w:id="4729" w:author="zhangph" w:date="2017-06-16T15:02:00Z">
                  <w:rPr>
                    <w:ins w:id="4730" w:author="zhangph" w:date="2017-06-16T15:02:00Z"/>
                    <w:rFonts w:hint="eastAsia"/>
                  </w:rPr>
                </w:rPrChange>
              </w:rPr>
              <w:pPrChange w:id="4731" w:author="zhangph" w:date="2017-06-16T15:02:00Z">
                <w:pPr/>
              </w:pPrChange>
            </w:pPr>
            <w:ins w:id="4732" w:author="zhangph" w:date="2017-06-16T15:02:00Z">
              <w:r w:rsidRPr="00555323">
                <w:rPr>
                  <w:rFonts w:ascii="宋体" w:eastAsia="宋体" w:hAnsi="宋体" w:cs="宋体" w:hint="eastAsia"/>
                  <w:color w:val="000000"/>
                  <w:kern w:val="0"/>
                  <w:sz w:val="22"/>
                  <w:rPrChange w:id="4733" w:author="zhangph" w:date="2017-06-16T15:02:00Z">
                    <w:rPr>
                      <w:rFonts w:hint="eastAsia"/>
                    </w:rPr>
                  </w:rPrChange>
                </w:rPr>
                <w:t>流动人口表</w:t>
              </w:r>
            </w:ins>
          </w:p>
        </w:tc>
        <w:tc>
          <w:tcPr>
            <w:tcW w:w="2646"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left"/>
              <w:rPr>
                <w:ins w:id="4734" w:author="zhangph" w:date="2017-06-16T15:02:00Z"/>
                <w:rFonts w:ascii="宋体" w:eastAsia="宋体" w:hAnsi="宋体" w:cs="宋体" w:hint="eastAsia"/>
                <w:color w:val="000000"/>
                <w:kern w:val="0"/>
                <w:sz w:val="22"/>
                <w:rPrChange w:id="4735" w:author="zhangph" w:date="2017-06-16T15:02:00Z">
                  <w:rPr>
                    <w:ins w:id="4736" w:author="zhangph" w:date="2017-06-16T15:02:00Z"/>
                    <w:rFonts w:hint="eastAsia"/>
                  </w:rPr>
                </w:rPrChange>
              </w:rPr>
              <w:pPrChange w:id="4737" w:author="zhangph" w:date="2017-06-16T15:02:00Z">
                <w:pPr/>
              </w:pPrChange>
            </w:pPr>
            <w:proofErr w:type="spellStart"/>
            <w:ins w:id="4738" w:author="zhangph" w:date="2017-06-16T15:02:00Z">
              <w:r w:rsidRPr="00555323">
                <w:rPr>
                  <w:rFonts w:ascii="宋体" w:eastAsia="宋体" w:hAnsi="宋体" w:cs="宋体" w:hint="eastAsia"/>
                  <w:color w:val="000000"/>
                  <w:kern w:val="0"/>
                  <w:sz w:val="22"/>
                  <w:rPrChange w:id="4739" w:author="zhangph" w:date="2017-06-16T15:02:00Z">
                    <w:rPr>
                      <w:rFonts w:hint="eastAsia"/>
                    </w:rPr>
                  </w:rPrChange>
                </w:rPr>
                <w:t>gazhk_NEWZZRK_JB_TAB</w:t>
              </w:r>
              <w:proofErr w:type="spellEnd"/>
            </w:ins>
          </w:p>
        </w:tc>
        <w:tc>
          <w:tcPr>
            <w:tcW w:w="2401" w:type="dxa"/>
            <w:tcBorders>
              <w:top w:val="nil"/>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4740" w:author="zhangph" w:date="2017-06-16T15:02:00Z"/>
                <w:rFonts w:ascii="宋体" w:eastAsia="宋体" w:hAnsi="宋体" w:cs="宋体" w:hint="eastAsia"/>
                <w:color w:val="000000"/>
                <w:kern w:val="0"/>
                <w:sz w:val="22"/>
                <w:rPrChange w:id="4741" w:author="zhangph" w:date="2017-06-16T15:02:00Z">
                  <w:rPr>
                    <w:ins w:id="4742" w:author="zhangph" w:date="2017-06-16T15:02:00Z"/>
                    <w:rFonts w:hint="eastAsia"/>
                  </w:rPr>
                </w:rPrChange>
              </w:rPr>
              <w:pPrChange w:id="4743" w:author="zhangph" w:date="2017-06-16T15:02:00Z">
                <w:pPr/>
              </w:pPrChange>
            </w:pPr>
            <w:ins w:id="4744" w:author="zhangph" w:date="2017-06-16T15:02:00Z">
              <w:r w:rsidRPr="00555323">
                <w:rPr>
                  <w:rFonts w:ascii="宋体" w:eastAsia="宋体" w:hAnsi="宋体" w:cs="宋体" w:hint="eastAsia"/>
                  <w:color w:val="000000"/>
                  <w:kern w:val="0"/>
                  <w:sz w:val="22"/>
                  <w:rPrChange w:id="4745" w:author="zhangph" w:date="2017-06-16T15:02:00Z">
                    <w:rPr>
                      <w:rFonts w:hint="eastAsia"/>
                    </w:rPr>
                  </w:rPrChange>
                </w:rPr>
                <w:t>登记日期</w:t>
              </w:r>
              <w:r w:rsidRPr="00555323">
                <w:rPr>
                  <w:rFonts w:ascii="宋体" w:eastAsia="宋体" w:hAnsi="宋体" w:cs="宋体" w:hint="eastAsia"/>
                  <w:color w:val="000000"/>
                  <w:kern w:val="0"/>
                  <w:sz w:val="22"/>
                  <w:rPrChange w:id="4746" w:author="zhangph" w:date="2017-06-16T15:02:00Z">
                    <w:rPr>
                      <w:rFonts w:hint="eastAsia"/>
                    </w:rPr>
                  </w:rPrChange>
                </w:rPr>
                <w:t>/</w:t>
              </w:r>
              <w:r w:rsidRPr="00555323">
                <w:rPr>
                  <w:rFonts w:ascii="宋体" w:eastAsia="宋体" w:hAnsi="宋体" w:cs="宋体" w:hint="eastAsia"/>
                  <w:color w:val="000000"/>
                  <w:kern w:val="0"/>
                  <w:sz w:val="22"/>
                  <w:rPrChange w:id="4747" w:author="zhangph" w:date="2017-06-16T15:02:00Z">
                    <w:rPr>
                      <w:rFonts w:hint="eastAsia"/>
                    </w:rPr>
                  </w:rPrChange>
                </w:rPr>
                <w:t>最早登记日期</w:t>
              </w:r>
            </w:ins>
          </w:p>
        </w:tc>
        <w:tc>
          <w:tcPr>
            <w:tcW w:w="94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748" w:author="zhangph" w:date="2017-06-16T15:02:00Z"/>
                <w:rFonts w:ascii="宋体" w:eastAsia="宋体" w:hAnsi="宋体" w:cs="宋体" w:hint="eastAsia"/>
                <w:color w:val="000000"/>
                <w:kern w:val="0"/>
                <w:sz w:val="22"/>
                <w:rPrChange w:id="4749" w:author="zhangph" w:date="2017-06-16T15:02:00Z">
                  <w:rPr>
                    <w:ins w:id="4750" w:author="zhangph" w:date="2017-06-16T15:02:00Z"/>
                    <w:rFonts w:hint="eastAsia"/>
                  </w:rPr>
                </w:rPrChange>
              </w:rPr>
              <w:pPrChange w:id="4751" w:author="zhangph" w:date="2017-06-16T15:02:00Z">
                <w:pPr/>
              </w:pPrChange>
            </w:pPr>
            <w:ins w:id="4752" w:author="zhangph" w:date="2017-06-16T15:02:00Z">
              <w:r w:rsidRPr="00555323">
                <w:rPr>
                  <w:rFonts w:ascii="宋体" w:eastAsia="宋体" w:hAnsi="宋体" w:cs="宋体" w:hint="eastAsia"/>
                  <w:color w:val="000000"/>
                  <w:kern w:val="0"/>
                  <w:sz w:val="22"/>
                  <w:rPrChange w:id="4753" w:author="zhangph" w:date="2017-06-16T15:02:00Z">
                    <w:rPr>
                      <w:rFonts w:hint="eastAsia"/>
                    </w:rPr>
                  </w:rPrChange>
                </w:rPr>
                <w:t xml:space="preserve">　</w:t>
              </w:r>
            </w:ins>
          </w:p>
        </w:tc>
        <w:tc>
          <w:tcPr>
            <w:tcW w:w="946"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555323" w:rsidRPr="00555323" w:rsidRDefault="00555323" w:rsidP="00555323">
            <w:pPr>
              <w:widowControl/>
              <w:jc w:val="left"/>
              <w:rPr>
                <w:ins w:id="4754" w:author="zhangph" w:date="2017-06-16T15:02:00Z"/>
                <w:rFonts w:ascii="宋体" w:eastAsia="宋体" w:hAnsi="宋体" w:cs="宋体" w:hint="eastAsia"/>
                <w:color w:val="000000"/>
                <w:kern w:val="0"/>
                <w:sz w:val="22"/>
                <w:rPrChange w:id="4755" w:author="zhangph" w:date="2017-06-16T15:02:00Z">
                  <w:rPr>
                    <w:ins w:id="4756" w:author="zhangph" w:date="2017-06-16T15:02:00Z"/>
                    <w:rFonts w:hint="eastAsia"/>
                  </w:rPr>
                </w:rPrChange>
              </w:rPr>
              <w:pPrChange w:id="4757" w:author="zhangph" w:date="2017-06-16T15:02:00Z">
                <w:pPr/>
              </w:pPrChange>
            </w:pPr>
            <w:ins w:id="4758" w:author="zhangph" w:date="2017-06-16T15:02:00Z">
              <w:r w:rsidRPr="00555323">
                <w:rPr>
                  <w:rFonts w:ascii="宋体" w:eastAsia="宋体" w:hAnsi="宋体" w:cs="宋体" w:hint="eastAsia"/>
                  <w:color w:val="000000"/>
                  <w:kern w:val="0"/>
                  <w:sz w:val="22"/>
                  <w:rPrChange w:id="4759" w:author="zhangph" w:date="2017-06-16T15:02:00Z">
                    <w:rPr>
                      <w:rFonts w:hint="eastAsia"/>
                    </w:rPr>
                  </w:rPrChange>
                </w:rPr>
                <w:t>市云</w:t>
              </w:r>
            </w:ins>
          </w:p>
        </w:tc>
      </w:tr>
      <w:tr w:rsidR="00555323" w:rsidRPr="00555323" w:rsidTr="00555323">
        <w:trPr>
          <w:divId w:val="1096055257"/>
          <w:trHeight w:val="224"/>
          <w:ins w:id="4760" w:author="zhangph" w:date="2017-06-16T15:02:00Z"/>
        </w:trPr>
        <w:tc>
          <w:tcPr>
            <w:tcW w:w="946"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4761" w:author="zhangph" w:date="2017-06-16T15:02:00Z"/>
                <w:rFonts w:ascii="宋体" w:eastAsia="宋体" w:hAnsi="宋体" w:cs="宋体"/>
                <w:color w:val="000000"/>
                <w:kern w:val="0"/>
                <w:sz w:val="22"/>
                <w:rPrChange w:id="4762" w:author="zhangph" w:date="2017-06-16T15:02:00Z">
                  <w:rPr>
                    <w:ins w:id="4763" w:author="zhangph" w:date="2017-06-16T15:02:00Z"/>
                  </w:rPr>
                </w:rPrChange>
              </w:rPr>
              <w:pPrChange w:id="4764" w:author="zhangph" w:date="2017-06-16T15:02:00Z">
                <w:pPr/>
              </w:pPrChange>
            </w:pPr>
          </w:p>
        </w:tc>
        <w:tc>
          <w:tcPr>
            <w:tcW w:w="1156"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4765" w:author="zhangph" w:date="2017-06-16T15:02:00Z"/>
                <w:rFonts w:ascii="宋体" w:eastAsia="宋体" w:hAnsi="宋体" w:cs="宋体"/>
                <w:color w:val="000000"/>
                <w:kern w:val="0"/>
                <w:sz w:val="22"/>
                <w:rPrChange w:id="4766" w:author="zhangph" w:date="2017-06-16T15:02:00Z">
                  <w:rPr>
                    <w:ins w:id="4767" w:author="zhangph" w:date="2017-06-16T15:02:00Z"/>
                  </w:rPr>
                </w:rPrChange>
              </w:rPr>
              <w:pPrChange w:id="4768" w:author="zhangph" w:date="2017-06-16T15:02:00Z">
                <w:pPr/>
              </w:pPrChange>
            </w:pPr>
          </w:p>
        </w:tc>
        <w:tc>
          <w:tcPr>
            <w:tcW w:w="2646"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4769" w:author="zhangph" w:date="2017-06-16T15:02:00Z"/>
                <w:rFonts w:ascii="宋体" w:eastAsia="宋体" w:hAnsi="宋体" w:cs="宋体"/>
                <w:color w:val="000000"/>
                <w:kern w:val="0"/>
                <w:sz w:val="22"/>
                <w:rPrChange w:id="4770" w:author="zhangph" w:date="2017-06-16T15:02:00Z">
                  <w:rPr>
                    <w:ins w:id="4771" w:author="zhangph" w:date="2017-06-16T15:02:00Z"/>
                  </w:rPr>
                </w:rPrChange>
              </w:rPr>
              <w:pPrChange w:id="4772" w:author="zhangph" w:date="2017-06-16T15:02:00Z">
                <w:pPr/>
              </w:pPrChange>
            </w:pPr>
          </w:p>
        </w:tc>
        <w:tc>
          <w:tcPr>
            <w:tcW w:w="2401" w:type="dxa"/>
            <w:tcBorders>
              <w:top w:val="single" w:sz="4" w:space="0" w:color="auto"/>
              <w:left w:val="nil"/>
              <w:bottom w:val="single" w:sz="4" w:space="0" w:color="auto"/>
              <w:right w:val="single" w:sz="4" w:space="0" w:color="auto"/>
            </w:tcBorders>
            <w:shd w:val="clear" w:color="auto" w:fill="auto"/>
            <w:noWrap/>
            <w:vAlign w:val="bottom"/>
            <w:hideMark/>
          </w:tcPr>
          <w:p w:rsidR="00555323" w:rsidRPr="00555323" w:rsidRDefault="00555323" w:rsidP="00555323">
            <w:pPr>
              <w:widowControl/>
              <w:jc w:val="left"/>
              <w:rPr>
                <w:ins w:id="4773" w:author="zhangph" w:date="2017-06-16T15:02:00Z"/>
                <w:rFonts w:ascii="宋体" w:eastAsia="宋体" w:hAnsi="宋体" w:cs="宋体" w:hint="eastAsia"/>
                <w:color w:val="000000"/>
                <w:kern w:val="0"/>
                <w:sz w:val="22"/>
                <w:rPrChange w:id="4774" w:author="zhangph" w:date="2017-06-16T15:02:00Z">
                  <w:rPr>
                    <w:ins w:id="4775" w:author="zhangph" w:date="2017-06-16T15:02:00Z"/>
                    <w:rFonts w:hint="eastAsia"/>
                  </w:rPr>
                </w:rPrChange>
              </w:rPr>
              <w:pPrChange w:id="4776" w:author="zhangph" w:date="2017-06-16T15:02:00Z">
                <w:pPr/>
              </w:pPrChange>
            </w:pPr>
            <w:ins w:id="4777" w:author="zhangph" w:date="2017-06-16T15:02:00Z">
              <w:r w:rsidRPr="00555323">
                <w:rPr>
                  <w:rFonts w:ascii="宋体" w:eastAsia="宋体" w:hAnsi="宋体" w:cs="宋体" w:hint="eastAsia"/>
                  <w:color w:val="000000"/>
                  <w:kern w:val="0"/>
                  <w:sz w:val="22"/>
                  <w:rPrChange w:id="4778" w:author="zhangph" w:date="2017-06-16T15:02:00Z">
                    <w:rPr>
                      <w:rFonts w:hint="eastAsia"/>
                    </w:rPr>
                  </w:rPrChange>
                </w:rPr>
                <w:t>身份证号码</w:t>
              </w:r>
            </w:ins>
          </w:p>
        </w:tc>
        <w:tc>
          <w:tcPr>
            <w:tcW w:w="946"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4779" w:author="zhangph" w:date="2017-06-16T15:02:00Z"/>
                <w:rFonts w:ascii="宋体" w:eastAsia="宋体" w:hAnsi="宋体" w:cs="宋体" w:hint="eastAsia"/>
                <w:color w:val="000000"/>
                <w:kern w:val="0"/>
                <w:sz w:val="22"/>
                <w:rPrChange w:id="4780" w:author="zhangph" w:date="2017-06-16T15:02:00Z">
                  <w:rPr>
                    <w:ins w:id="4781" w:author="zhangph" w:date="2017-06-16T15:02:00Z"/>
                    <w:rFonts w:hint="eastAsia"/>
                  </w:rPr>
                </w:rPrChange>
              </w:rPr>
              <w:pPrChange w:id="4782" w:author="zhangph" w:date="2017-06-16T15:02:00Z">
                <w:pPr/>
              </w:pPrChange>
            </w:pPr>
            <w:ins w:id="4783" w:author="zhangph" w:date="2017-06-16T15:02:00Z">
              <w:r w:rsidRPr="00555323">
                <w:rPr>
                  <w:rFonts w:ascii="宋体" w:eastAsia="宋体" w:hAnsi="宋体" w:cs="宋体" w:hint="eastAsia"/>
                  <w:color w:val="000000"/>
                  <w:kern w:val="0"/>
                  <w:sz w:val="22"/>
                  <w:rPrChange w:id="4784" w:author="zhangph" w:date="2017-06-16T15:02:00Z">
                    <w:rPr>
                      <w:rFonts w:hint="eastAsia"/>
                    </w:rPr>
                  </w:rPrChange>
                </w:rPr>
                <w:t xml:space="preserve">　</w:t>
              </w:r>
            </w:ins>
          </w:p>
        </w:tc>
        <w:tc>
          <w:tcPr>
            <w:tcW w:w="946" w:type="dxa"/>
            <w:vMerge/>
            <w:tcBorders>
              <w:top w:val="nil"/>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4785" w:author="zhangph" w:date="2017-06-16T15:02:00Z"/>
                <w:rFonts w:ascii="宋体" w:eastAsia="宋体" w:hAnsi="宋体" w:cs="宋体"/>
                <w:color w:val="000000"/>
                <w:kern w:val="0"/>
                <w:sz w:val="22"/>
                <w:rPrChange w:id="4786" w:author="zhangph" w:date="2017-06-16T15:02:00Z">
                  <w:rPr>
                    <w:ins w:id="4787" w:author="zhangph" w:date="2017-06-16T15:02:00Z"/>
                  </w:rPr>
                </w:rPrChange>
              </w:rPr>
              <w:pPrChange w:id="4788" w:author="zhangph" w:date="2017-06-16T15:02:00Z">
                <w:pPr/>
              </w:pPrChange>
            </w:pPr>
          </w:p>
        </w:tc>
      </w:tr>
      <w:tr w:rsidR="00555323" w:rsidRPr="00555323" w:rsidTr="00555323">
        <w:trPr>
          <w:divId w:val="1096055257"/>
          <w:trHeight w:val="237"/>
          <w:ins w:id="4789" w:author="zhangph" w:date="2017-06-16T15:02:00Z"/>
        </w:trPr>
        <w:tc>
          <w:tcPr>
            <w:tcW w:w="946"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4790" w:author="zhangph" w:date="2017-06-16T15:02:00Z"/>
                <w:rFonts w:ascii="宋体" w:eastAsia="宋体" w:hAnsi="宋体" w:cs="宋体"/>
                <w:color w:val="000000"/>
                <w:kern w:val="0"/>
                <w:sz w:val="22"/>
                <w:rPrChange w:id="4791" w:author="zhangph" w:date="2017-06-16T15:02:00Z">
                  <w:rPr>
                    <w:ins w:id="4792" w:author="zhangph" w:date="2017-06-16T15:02:00Z"/>
                  </w:rPr>
                </w:rPrChange>
              </w:rPr>
              <w:pPrChange w:id="4793" w:author="zhangph" w:date="2017-06-16T15:02:00Z">
                <w:pPr/>
              </w:pPrChange>
            </w:pPr>
          </w:p>
        </w:tc>
        <w:tc>
          <w:tcPr>
            <w:tcW w:w="1156"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4794" w:author="zhangph" w:date="2017-06-16T15:02:00Z"/>
                <w:rFonts w:ascii="宋体" w:eastAsia="宋体" w:hAnsi="宋体" w:cs="宋体"/>
                <w:color w:val="000000"/>
                <w:kern w:val="0"/>
                <w:sz w:val="22"/>
                <w:rPrChange w:id="4795" w:author="zhangph" w:date="2017-06-16T15:02:00Z">
                  <w:rPr>
                    <w:ins w:id="4796" w:author="zhangph" w:date="2017-06-16T15:02:00Z"/>
                  </w:rPr>
                </w:rPrChange>
              </w:rPr>
              <w:pPrChange w:id="4797" w:author="zhangph" w:date="2017-06-16T15:02:00Z">
                <w:pPr/>
              </w:pPrChange>
            </w:pPr>
          </w:p>
        </w:tc>
        <w:tc>
          <w:tcPr>
            <w:tcW w:w="2646"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4798" w:author="zhangph" w:date="2017-06-16T15:02:00Z"/>
                <w:rFonts w:ascii="宋体" w:eastAsia="宋体" w:hAnsi="宋体" w:cs="宋体"/>
                <w:color w:val="000000"/>
                <w:kern w:val="0"/>
                <w:sz w:val="22"/>
                <w:rPrChange w:id="4799" w:author="zhangph" w:date="2017-06-16T15:02:00Z">
                  <w:rPr>
                    <w:ins w:id="4800" w:author="zhangph" w:date="2017-06-16T15:02:00Z"/>
                  </w:rPr>
                </w:rPrChange>
              </w:rPr>
              <w:pPrChange w:id="4801" w:author="zhangph" w:date="2017-06-16T15:02:00Z">
                <w:pPr/>
              </w:pPrChange>
            </w:pPr>
          </w:p>
        </w:tc>
        <w:tc>
          <w:tcPr>
            <w:tcW w:w="2401" w:type="dxa"/>
            <w:tcBorders>
              <w:top w:val="nil"/>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4802" w:author="zhangph" w:date="2017-06-16T15:02:00Z"/>
                <w:rFonts w:ascii="宋体" w:eastAsia="宋体" w:hAnsi="宋体" w:cs="宋体" w:hint="eastAsia"/>
                <w:color w:val="000000"/>
                <w:kern w:val="0"/>
                <w:sz w:val="22"/>
                <w:rPrChange w:id="4803" w:author="zhangph" w:date="2017-06-16T15:02:00Z">
                  <w:rPr>
                    <w:ins w:id="4804" w:author="zhangph" w:date="2017-06-16T15:02:00Z"/>
                    <w:rFonts w:hint="eastAsia"/>
                  </w:rPr>
                </w:rPrChange>
              </w:rPr>
              <w:pPrChange w:id="4805" w:author="zhangph" w:date="2017-06-16T15:02:00Z">
                <w:pPr/>
              </w:pPrChange>
            </w:pPr>
            <w:ins w:id="4806" w:author="zhangph" w:date="2017-06-16T15:02:00Z">
              <w:r w:rsidRPr="00555323">
                <w:rPr>
                  <w:rFonts w:ascii="宋体" w:eastAsia="宋体" w:hAnsi="宋体" w:cs="宋体" w:hint="eastAsia"/>
                  <w:color w:val="000000"/>
                  <w:kern w:val="0"/>
                  <w:sz w:val="22"/>
                  <w:rPrChange w:id="4807" w:author="zhangph" w:date="2017-06-16T15:02:00Z">
                    <w:rPr>
                      <w:rFonts w:hint="eastAsia"/>
                    </w:rPr>
                  </w:rPrChange>
                </w:rPr>
                <w:t>区县</w:t>
              </w:r>
            </w:ins>
          </w:p>
        </w:tc>
        <w:tc>
          <w:tcPr>
            <w:tcW w:w="946" w:type="dxa"/>
            <w:tcBorders>
              <w:top w:val="nil"/>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4808" w:author="zhangph" w:date="2017-06-16T15:02:00Z"/>
                <w:rFonts w:ascii="宋体" w:eastAsia="宋体" w:hAnsi="宋体" w:cs="宋体" w:hint="eastAsia"/>
                <w:color w:val="000000"/>
                <w:kern w:val="0"/>
                <w:sz w:val="22"/>
                <w:rPrChange w:id="4809" w:author="zhangph" w:date="2017-06-16T15:02:00Z">
                  <w:rPr>
                    <w:ins w:id="4810" w:author="zhangph" w:date="2017-06-16T15:02:00Z"/>
                    <w:rFonts w:hint="eastAsia"/>
                  </w:rPr>
                </w:rPrChange>
              </w:rPr>
              <w:pPrChange w:id="4811" w:author="zhangph" w:date="2017-06-16T15:02:00Z">
                <w:pPr/>
              </w:pPrChange>
            </w:pPr>
            <w:ins w:id="4812" w:author="zhangph" w:date="2017-06-16T15:02:00Z">
              <w:r w:rsidRPr="00555323">
                <w:rPr>
                  <w:rFonts w:ascii="宋体" w:eastAsia="宋体" w:hAnsi="宋体" w:cs="宋体" w:hint="eastAsia"/>
                  <w:color w:val="000000"/>
                  <w:kern w:val="0"/>
                  <w:sz w:val="22"/>
                  <w:rPrChange w:id="4813" w:author="zhangph" w:date="2017-06-16T15:02:00Z">
                    <w:rPr>
                      <w:rFonts w:hint="eastAsia"/>
                    </w:rPr>
                  </w:rPrChange>
                </w:rPr>
                <w:t>"</w:t>
              </w:r>
              <w:r w:rsidRPr="00555323">
                <w:rPr>
                  <w:rFonts w:ascii="宋体" w:eastAsia="宋体" w:hAnsi="宋体" w:cs="宋体" w:hint="eastAsia"/>
                  <w:color w:val="000000"/>
                  <w:kern w:val="0"/>
                  <w:sz w:val="22"/>
                  <w:rPrChange w:id="4814" w:author="zhangph" w:date="2017-06-16T15:02:00Z">
                    <w:rPr>
                      <w:rFonts w:hint="eastAsia"/>
                    </w:rPr>
                  </w:rPrChange>
                </w:rPr>
                <w:t>萧山</w:t>
              </w:r>
              <w:r w:rsidRPr="00555323">
                <w:rPr>
                  <w:rFonts w:ascii="宋体" w:eastAsia="宋体" w:hAnsi="宋体" w:cs="宋体" w:hint="eastAsia"/>
                  <w:color w:val="000000"/>
                  <w:kern w:val="0"/>
                  <w:sz w:val="22"/>
                  <w:rPrChange w:id="4815" w:author="zhangph" w:date="2017-06-16T15:02:00Z">
                    <w:rPr>
                      <w:rFonts w:hint="eastAsia"/>
                    </w:rPr>
                  </w:rPrChange>
                </w:rPr>
                <w:t>"</w:t>
              </w:r>
            </w:ins>
          </w:p>
        </w:tc>
        <w:tc>
          <w:tcPr>
            <w:tcW w:w="946" w:type="dxa"/>
            <w:vMerge/>
            <w:tcBorders>
              <w:top w:val="nil"/>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4816" w:author="zhangph" w:date="2017-06-16T15:02:00Z"/>
                <w:rFonts w:ascii="宋体" w:eastAsia="宋体" w:hAnsi="宋体" w:cs="宋体"/>
                <w:color w:val="000000"/>
                <w:kern w:val="0"/>
                <w:sz w:val="22"/>
                <w:rPrChange w:id="4817" w:author="zhangph" w:date="2017-06-16T15:02:00Z">
                  <w:rPr>
                    <w:ins w:id="4818" w:author="zhangph" w:date="2017-06-16T15:02:00Z"/>
                  </w:rPr>
                </w:rPrChange>
              </w:rPr>
              <w:pPrChange w:id="4819" w:author="zhangph" w:date="2017-06-16T15:02:00Z">
                <w:pPr/>
              </w:pPrChange>
            </w:pPr>
          </w:p>
        </w:tc>
      </w:tr>
    </w:tbl>
    <w:p w:rsidR="00F22C6A" w:rsidRPr="00F22C6A" w:rsidDel="00555323" w:rsidRDefault="00F22C6A" w:rsidP="00555323">
      <w:pPr>
        <w:pStyle w:val="11"/>
        <w:numPr>
          <w:ilvl w:val="0"/>
          <w:numId w:val="2"/>
        </w:numPr>
        <w:ind w:firstLine="480"/>
        <w:rPr>
          <w:del w:id="4820" w:author="zhangph" w:date="2017-06-16T15:02:00Z"/>
          <w:rFonts w:ascii="华文细黑" w:eastAsia="华文细黑" w:hAnsi="华文细黑" w:cs="宋体"/>
          <w:kern w:val="0"/>
          <w:sz w:val="24"/>
        </w:rPr>
        <w:pPrChange w:id="4821" w:author="zhangph" w:date="2017-06-16T15:02:00Z">
          <w:pPr>
            <w:pStyle w:val="11"/>
            <w:numPr>
              <w:numId w:val="2"/>
            </w:numPr>
            <w:ind w:left="420" w:firstLine="480"/>
          </w:pPr>
        </w:pPrChange>
      </w:pPr>
    </w:p>
    <w:tbl>
      <w:tblPr>
        <w:tblW w:w="9041" w:type="dxa"/>
        <w:tblLook w:val="04A0" w:firstRow="1" w:lastRow="0" w:firstColumn="1" w:lastColumn="0" w:noHBand="0" w:noVBand="1"/>
      </w:tblPr>
      <w:tblGrid>
        <w:gridCol w:w="946"/>
        <w:gridCol w:w="1156"/>
        <w:gridCol w:w="2646"/>
        <w:gridCol w:w="2401"/>
        <w:gridCol w:w="946"/>
        <w:gridCol w:w="946"/>
      </w:tblGrid>
      <w:tr w:rsidR="00F22C6A" w:rsidRPr="00F22C6A" w:rsidDel="00555323" w:rsidTr="00F22C6A">
        <w:trPr>
          <w:divId w:val="36004722"/>
          <w:trHeight w:val="224"/>
          <w:del w:id="4822" w:author="zhangph" w:date="2017-06-16T15:02:00Z"/>
        </w:trPr>
        <w:tc>
          <w:tcPr>
            <w:tcW w:w="94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23" w:author="zhangph" w:date="2017-06-16T15:02:00Z"/>
                <w:rFonts w:ascii="宋体" w:eastAsia="宋体" w:hAnsi="宋体" w:cs="宋体"/>
                <w:color w:val="000000"/>
                <w:kern w:val="0"/>
                <w:sz w:val="22"/>
              </w:rPr>
            </w:pPr>
            <w:del w:id="4824" w:author="zhangph" w:date="2017-06-16T15:02:00Z">
              <w:r w:rsidRPr="00F22C6A" w:rsidDel="00555323">
                <w:rPr>
                  <w:rFonts w:ascii="宋体" w:eastAsia="宋体" w:hAnsi="宋体" w:cs="宋体" w:hint="eastAsia"/>
                  <w:color w:val="000000"/>
                  <w:kern w:val="0"/>
                  <w:sz w:val="22"/>
                </w:rPr>
                <w:delText>1</w:delText>
              </w:r>
            </w:del>
          </w:p>
        </w:tc>
        <w:tc>
          <w:tcPr>
            <w:tcW w:w="1156"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25" w:author="zhangph" w:date="2017-06-16T15:02:00Z"/>
                <w:rFonts w:ascii="宋体" w:eastAsia="宋体" w:hAnsi="宋体" w:cs="宋体"/>
                <w:color w:val="000000"/>
                <w:kern w:val="0"/>
                <w:sz w:val="22"/>
              </w:rPr>
            </w:pPr>
            <w:del w:id="4826" w:author="zhangph" w:date="2017-06-16T15:02:00Z">
              <w:r w:rsidRPr="00F22C6A" w:rsidDel="00555323">
                <w:rPr>
                  <w:rFonts w:ascii="宋体" w:eastAsia="宋体" w:hAnsi="宋体" w:cs="宋体" w:hint="eastAsia"/>
                  <w:color w:val="000000"/>
                  <w:kern w:val="0"/>
                  <w:sz w:val="22"/>
                </w:rPr>
                <w:delText>常住人口表</w:delText>
              </w:r>
            </w:del>
          </w:p>
        </w:tc>
        <w:tc>
          <w:tcPr>
            <w:tcW w:w="2646"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27" w:author="zhangph" w:date="2017-06-16T15:02:00Z"/>
                <w:rFonts w:ascii="宋体" w:eastAsia="宋体" w:hAnsi="宋体" w:cs="宋体"/>
                <w:color w:val="000000"/>
                <w:kern w:val="0"/>
                <w:sz w:val="22"/>
              </w:rPr>
            </w:pPr>
            <w:del w:id="4828" w:author="zhangph" w:date="2017-06-16T15:02:00Z">
              <w:r w:rsidRPr="00F22C6A" w:rsidDel="00555323">
                <w:rPr>
                  <w:rFonts w:ascii="宋体" w:eastAsia="宋体" w:hAnsi="宋体" w:cs="宋体" w:hint="eastAsia"/>
                  <w:color w:val="000000"/>
                  <w:kern w:val="0"/>
                  <w:sz w:val="22"/>
                </w:rPr>
                <w:delText>gazhk_CZRK</w:delText>
              </w:r>
            </w:del>
          </w:p>
        </w:tc>
        <w:tc>
          <w:tcPr>
            <w:tcW w:w="240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29" w:author="zhangph" w:date="2017-06-16T15:02:00Z"/>
                <w:rFonts w:ascii="宋体" w:eastAsia="宋体" w:hAnsi="宋体" w:cs="宋体"/>
                <w:color w:val="000000"/>
                <w:kern w:val="0"/>
                <w:sz w:val="22"/>
              </w:rPr>
            </w:pPr>
            <w:del w:id="4830" w:author="zhangph" w:date="2017-06-16T15:02:00Z">
              <w:r w:rsidRPr="00F22C6A" w:rsidDel="00555323">
                <w:rPr>
                  <w:rFonts w:ascii="宋体" w:eastAsia="宋体" w:hAnsi="宋体" w:cs="宋体" w:hint="eastAsia"/>
                  <w:color w:val="000000"/>
                  <w:kern w:val="0"/>
                  <w:sz w:val="22"/>
                </w:rPr>
                <w:delText>迁入日期</w:delText>
              </w:r>
            </w:del>
          </w:p>
        </w:tc>
        <w:tc>
          <w:tcPr>
            <w:tcW w:w="946"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31" w:author="zhangph" w:date="2017-06-16T15:02:00Z"/>
                <w:rFonts w:ascii="宋体" w:eastAsia="宋体" w:hAnsi="宋体" w:cs="宋体"/>
                <w:color w:val="000000"/>
                <w:kern w:val="0"/>
                <w:sz w:val="22"/>
              </w:rPr>
            </w:pPr>
            <w:del w:id="4832" w:author="zhangph" w:date="2017-06-16T15:02:00Z">
              <w:r w:rsidRPr="00F22C6A" w:rsidDel="00555323">
                <w:rPr>
                  <w:rFonts w:ascii="宋体" w:eastAsia="宋体" w:hAnsi="宋体" w:cs="宋体" w:hint="eastAsia"/>
                  <w:color w:val="000000"/>
                  <w:kern w:val="0"/>
                  <w:sz w:val="22"/>
                </w:rPr>
                <w:delText xml:space="preserve">　</w:delText>
              </w:r>
            </w:del>
          </w:p>
        </w:tc>
        <w:tc>
          <w:tcPr>
            <w:tcW w:w="946" w:type="dxa"/>
            <w:vMerge w:val="restart"/>
            <w:tcBorders>
              <w:top w:val="single" w:sz="8" w:space="0" w:color="auto"/>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4833" w:author="zhangph" w:date="2017-06-16T15:02:00Z"/>
                <w:rFonts w:ascii="宋体" w:eastAsia="宋体" w:hAnsi="宋体" w:cs="宋体"/>
                <w:color w:val="000000"/>
                <w:kern w:val="0"/>
                <w:sz w:val="22"/>
              </w:rPr>
            </w:pPr>
            <w:del w:id="4834"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36004722"/>
          <w:trHeight w:val="224"/>
          <w:del w:id="4835" w:author="zhangph" w:date="2017-06-16T15:02:00Z"/>
        </w:trPr>
        <w:tc>
          <w:tcPr>
            <w:tcW w:w="946" w:type="dxa"/>
            <w:vMerge/>
            <w:tcBorders>
              <w:top w:val="single" w:sz="8" w:space="0" w:color="auto"/>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836" w:author="zhangph" w:date="2017-06-16T15:02:00Z"/>
                <w:rFonts w:ascii="宋体" w:eastAsia="宋体" w:hAnsi="宋体" w:cs="宋体"/>
                <w:color w:val="000000"/>
                <w:kern w:val="0"/>
                <w:sz w:val="22"/>
              </w:rPr>
            </w:pPr>
          </w:p>
        </w:tc>
        <w:tc>
          <w:tcPr>
            <w:tcW w:w="115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837" w:author="zhangph" w:date="2017-06-16T15:02:00Z"/>
                <w:rFonts w:ascii="宋体" w:eastAsia="宋体" w:hAnsi="宋体" w:cs="宋体"/>
                <w:color w:val="000000"/>
                <w:kern w:val="0"/>
                <w:sz w:val="22"/>
              </w:rPr>
            </w:pPr>
          </w:p>
        </w:tc>
        <w:tc>
          <w:tcPr>
            <w:tcW w:w="264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838" w:author="zhangph" w:date="2017-06-16T15:02:00Z"/>
                <w:rFonts w:ascii="宋体" w:eastAsia="宋体" w:hAnsi="宋体" w:cs="宋体"/>
                <w:color w:val="000000"/>
                <w:kern w:val="0"/>
                <w:sz w:val="22"/>
              </w:rPr>
            </w:pPr>
          </w:p>
        </w:tc>
        <w:tc>
          <w:tcPr>
            <w:tcW w:w="2401" w:type="dxa"/>
            <w:tcBorders>
              <w:top w:val="nil"/>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4839" w:author="zhangph" w:date="2017-06-16T15:02:00Z"/>
                <w:rFonts w:ascii="宋体" w:eastAsia="宋体" w:hAnsi="宋体" w:cs="宋体"/>
                <w:color w:val="000000"/>
                <w:kern w:val="0"/>
                <w:sz w:val="22"/>
              </w:rPr>
            </w:pPr>
            <w:del w:id="4840" w:author="zhangph" w:date="2017-06-16T15:02:00Z">
              <w:r w:rsidRPr="00F22C6A" w:rsidDel="00555323">
                <w:rPr>
                  <w:rFonts w:ascii="宋体" w:eastAsia="宋体" w:hAnsi="宋体" w:cs="宋体" w:hint="eastAsia"/>
                  <w:color w:val="000000"/>
                  <w:kern w:val="0"/>
                  <w:sz w:val="22"/>
                </w:rPr>
                <w:delText>身份证号码</w:delText>
              </w:r>
            </w:del>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41" w:author="zhangph" w:date="2017-06-16T15:02:00Z"/>
                <w:rFonts w:ascii="宋体" w:eastAsia="宋体" w:hAnsi="宋体" w:cs="宋体"/>
                <w:color w:val="000000"/>
                <w:kern w:val="0"/>
                <w:sz w:val="22"/>
              </w:rPr>
            </w:pPr>
            <w:del w:id="4842" w:author="zhangph" w:date="2017-06-16T15:02:00Z">
              <w:r w:rsidRPr="00F22C6A" w:rsidDel="00555323">
                <w:rPr>
                  <w:rFonts w:ascii="宋体" w:eastAsia="宋体" w:hAnsi="宋体" w:cs="宋体" w:hint="eastAsia"/>
                  <w:color w:val="000000"/>
                  <w:kern w:val="0"/>
                  <w:sz w:val="22"/>
                </w:rPr>
                <w:delText xml:space="preserve">　</w:delText>
              </w:r>
            </w:del>
          </w:p>
        </w:tc>
        <w:tc>
          <w:tcPr>
            <w:tcW w:w="946" w:type="dxa"/>
            <w:vMerge/>
            <w:tcBorders>
              <w:top w:val="single" w:sz="8" w:space="0" w:color="auto"/>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4843" w:author="zhangph" w:date="2017-06-16T15:02:00Z"/>
                <w:rFonts w:ascii="宋体" w:eastAsia="宋体" w:hAnsi="宋体" w:cs="宋体"/>
                <w:color w:val="000000"/>
                <w:kern w:val="0"/>
                <w:sz w:val="22"/>
              </w:rPr>
            </w:pPr>
          </w:p>
        </w:tc>
      </w:tr>
      <w:tr w:rsidR="00F22C6A" w:rsidRPr="00F22C6A" w:rsidDel="00555323" w:rsidTr="00F22C6A">
        <w:trPr>
          <w:divId w:val="36004722"/>
          <w:trHeight w:val="224"/>
          <w:del w:id="4844" w:author="zhangph" w:date="2017-06-16T15:02:00Z"/>
        </w:trPr>
        <w:tc>
          <w:tcPr>
            <w:tcW w:w="946" w:type="dxa"/>
            <w:vMerge/>
            <w:tcBorders>
              <w:top w:val="single" w:sz="8" w:space="0" w:color="auto"/>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845" w:author="zhangph" w:date="2017-06-16T15:02:00Z"/>
                <w:rFonts w:ascii="宋体" w:eastAsia="宋体" w:hAnsi="宋体" w:cs="宋体"/>
                <w:color w:val="000000"/>
                <w:kern w:val="0"/>
                <w:sz w:val="22"/>
              </w:rPr>
            </w:pPr>
          </w:p>
        </w:tc>
        <w:tc>
          <w:tcPr>
            <w:tcW w:w="115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846" w:author="zhangph" w:date="2017-06-16T15:02:00Z"/>
                <w:rFonts w:ascii="宋体" w:eastAsia="宋体" w:hAnsi="宋体" w:cs="宋体"/>
                <w:color w:val="000000"/>
                <w:kern w:val="0"/>
                <w:sz w:val="22"/>
              </w:rPr>
            </w:pPr>
          </w:p>
        </w:tc>
        <w:tc>
          <w:tcPr>
            <w:tcW w:w="264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847" w:author="zhangph" w:date="2017-06-16T15:02:00Z"/>
                <w:rFonts w:ascii="宋体" w:eastAsia="宋体" w:hAnsi="宋体" w:cs="宋体"/>
                <w:color w:val="000000"/>
                <w:kern w:val="0"/>
                <w:sz w:val="22"/>
              </w:rPr>
            </w:pPr>
          </w:p>
        </w:tc>
        <w:tc>
          <w:tcPr>
            <w:tcW w:w="240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48" w:author="zhangph" w:date="2017-06-16T15:02:00Z"/>
                <w:rFonts w:ascii="宋体" w:eastAsia="宋体" w:hAnsi="宋体" w:cs="宋体"/>
                <w:color w:val="000000"/>
                <w:kern w:val="0"/>
                <w:sz w:val="22"/>
              </w:rPr>
            </w:pPr>
            <w:del w:id="4849" w:author="zhangph" w:date="2017-06-16T15:02:00Z">
              <w:r w:rsidRPr="00F22C6A" w:rsidDel="00555323">
                <w:rPr>
                  <w:rFonts w:ascii="宋体" w:eastAsia="宋体" w:hAnsi="宋体" w:cs="宋体" w:hint="eastAsia"/>
                  <w:color w:val="000000"/>
                  <w:kern w:val="0"/>
                  <w:sz w:val="22"/>
                </w:rPr>
                <w:delText>有效标志</w:delText>
              </w:r>
            </w:del>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50" w:author="zhangph" w:date="2017-06-16T15:02:00Z"/>
                <w:rFonts w:ascii="宋体" w:eastAsia="宋体" w:hAnsi="宋体" w:cs="宋体"/>
                <w:color w:val="000000"/>
                <w:kern w:val="0"/>
                <w:sz w:val="22"/>
              </w:rPr>
            </w:pPr>
            <w:del w:id="4851" w:author="zhangph" w:date="2017-06-16T15:02:00Z">
              <w:r w:rsidRPr="00F22C6A" w:rsidDel="00555323">
                <w:rPr>
                  <w:rFonts w:ascii="宋体" w:eastAsia="宋体" w:hAnsi="宋体" w:cs="宋体" w:hint="eastAsia"/>
                  <w:color w:val="000000"/>
                  <w:kern w:val="0"/>
                  <w:sz w:val="22"/>
                </w:rPr>
                <w:delText>"有效"</w:delText>
              </w:r>
            </w:del>
          </w:p>
        </w:tc>
        <w:tc>
          <w:tcPr>
            <w:tcW w:w="946" w:type="dxa"/>
            <w:vMerge/>
            <w:tcBorders>
              <w:top w:val="single" w:sz="8" w:space="0" w:color="auto"/>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4852" w:author="zhangph" w:date="2017-06-16T15:02:00Z"/>
                <w:rFonts w:ascii="宋体" w:eastAsia="宋体" w:hAnsi="宋体" w:cs="宋体"/>
                <w:color w:val="000000"/>
                <w:kern w:val="0"/>
                <w:sz w:val="22"/>
              </w:rPr>
            </w:pPr>
          </w:p>
        </w:tc>
      </w:tr>
      <w:tr w:rsidR="00F22C6A" w:rsidRPr="00F22C6A" w:rsidDel="00555323" w:rsidTr="00F22C6A">
        <w:trPr>
          <w:divId w:val="36004722"/>
          <w:trHeight w:val="224"/>
          <w:del w:id="4853" w:author="zhangph" w:date="2017-06-16T15:02:00Z"/>
        </w:trPr>
        <w:tc>
          <w:tcPr>
            <w:tcW w:w="946" w:type="dxa"/>
            <w:vMerge/>
            <w:tcBorders>
              <w:top w:val="single" w:sz="8" w:space="0" w:color="auto"/>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854" w:author="zhangph" w:date="2017-06-16T15:02:00Z"/>
                <w:rFonts w:ascii="宋体" w:eastAsia="宋体" w:hAnsi="宋体" w:cs="宋体"/>
                <w:color w:val="000000"/>
                <w:kern w:val="0"/>
                <w:sz w:val="22"/>
              </w:rPr>
            </w:pPr>
          </w:p>
        </w:tc>
        <w:tc>
          <w:tcPr>
            <w:tcW w:w="115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855" w:author="zhangph" w:date="2017-06-16T15:02:00Z"/>
                <w:rFonts w:ascii="宋体" w:eastAsia="宋体" w:hAnsi="宋体" w:cs="宋体"/>
                <w:color w:val="000000"/>
                <w:kern w:val="0"/>
                <w:sz w:val="22"/>
              </w:rPr>
            </w:pPr>
          </w:p>
        </w:tc>
        <w:tc>
          <w:tcPr>
            <w:tcW w:w="2646" w:type="dxa"/>
            <w:vMerge/>
            <w:tcBorders>
              <w:top w:val="single" w:sz="8" w:space="0" w:color="auto"/>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4856" w:author="zhangph" w:date="2017-06-16T15:02:00Z"/>
                <w:rFonts w:ascii="宋体" w:eastAsia="宋体" w:hAnsi="宋体" w:cs="宋体"/>
                <w:color w:val="000000"/>
                <w:kern w:val="0"/>
                <w:sz w:val="22"/>
              </w:rPr>
            </w:pPr>
          </w:p>
        </w:tc>
        <w:tc>
          <w:tcPr>
            <w:tcW w:w="2401"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57" w:author="zhangph" w:date="2017-06-16T15:02:00Z"/>
                <w:rFonts w:ascii="宋体" w:eastAsia="宋体" w:hAnsi="宋体" w:cs="宋体"/>
                <w:color w:val="000000"/>
                <w:kern w:val="0"/>
                <w:sz w:val="22"/>
              </w:rPr>
            </w:pPr>
            <w:del w:id="4858" w:author="zhangph" w:date="2017-06-16T15:02:00Z">
              <w:r w:rsidRPr="00F22C6A" w:rsidDel="00555323">
                <w:rPr>
                  <w:rFonts w:ascii="宋体" w:eastAsia="宋体" w:hAnsi="宋体" w:cs="宋体" w:hint="eastAsia"/>
                  <w:color w:val="000000"/>
                  <w:kern w:val="0"/>
                  <w:sz w:val="22"/>
                </w:rPr>
                <w:delText>户籍地</w:delText>
              </w:r>
            </w:del>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59" w:author="zhangph" w:date="2017-06-16T15:02:00Z"/>
                <w:rFonts w:ascii="宋体" w:eastAsia="宋体" w:hAnsi="宋体" w:cs="宋体"/>
                <w:color w:val="000000"/>
                <w:kern w:val="0"/>
                <w:sz w:val="22"/>
              </w:rPr>
            </w:pPr>
            <w:del w:id="4860" w:author="zhangph" w:date="2017-06-16T15:02:00Z">
              <w:r w:rsidRPr="00F22C6A" w:rsidDel="00555323">
                <w:rPr>
                  <w:rFonts w:ascii="宋体" w:eastAsia="宋体" w:hAnsi="宋体" w:cs="宋体" w:hint="eastAsia"/>
                  <w:color w:val="000000"/>
                  <w:kern w:val="0"/>
                  <w:sz w:val="22"/>
                </w:rPr>
                <w:delText>"萧山"</w:delText>
              </w:r>
            </w:del>
          </w:p>
        </w:tc>
        <w:tc>
          <w:tcPr>
            <w:tcW w:w="946" w:type="dxa"/>
            <w:vMerge/>
            <w:tcBorders>
              <w:top w:val="single" w:sz="8" w:space="0" w:color="auto"/>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4861" w:author="zhangph" w:date="2017-06-16T15:02:00Z"/>
                <w:rFonts w:ascii="宋体" w:eastAsia="宋体" w:hAnsi="宋体" w:cs="宋体"/>
                <w:color w:val="000000"/>
                <w:kern w:val="0"/>
                <w:sz w:val="22"/>
              </w:rPr>
            </w:pPr>
          </w:p>
        </w:tc>
      </w:tr>
      <w:tr w:rsidR="00F22C6A" w:rsidRPr="00F22C6A" w:rsidDel="00555323" w:rsidTr="00F22C6A">
        <w:trPr>
          <w:divId w:val="36004722"/>
          <w:trHeight w:val="237"/>
          <w:del w:id="4862" w:author="zhangph" w:date="2017-06-16T15:02:00Z"/>
        </w:trPr>
        <w:tc>
          <w:tcPr>
            <w:tcW w:w="946"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4863" w:author="zhangph" w:date="2017-06-16T15:02:00Z"/>
                <w:rFonts w:ascii="宋体" w:eastAsia="宋体" w:hAnsi="宋体" w:cs="宋体"/>
                <w:color w:val="000000"/>
                <w:kern w:val="0"/>
                <w:sz w:val="22"/>
              </w:rPr>
            </w:pPr>
            <w:del w:id="4864" w:author="zhangph" w:date="2017-06-16T15:02:00Z">
              <w:r w:rsidRPr="00F22C6A" w:rsidDel="00555323">
                <w:rPr>
                  <w:rFonts w:ascii="宋体" w:eastAsia="宋体" w:hAnsi="宋体" w:cs="宋体" w:hint="eastAsia"/>
                  <w:color w:val="000000"/>
                  <w:kern w:val="0"/>
                  <w:sz w:val="22"/>
                </w:rPr>
                <w:delText>2</w:delText>
              </w:r>
            </w:del>
          </w:p>
        </w:tc>
        <w:tc>
          <w:tcPr>
            <w:tcW w:w="1156"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4865" w:author="zhangph" w:date="2017-06-16T15:02:00Z"/>
                <w:rFonts w:ascii="宋体" w:eastAsia="宋体" w:hAnsi="宋体" w:cs="宋体"/>
                <w:color w:val="000000"/>
                <w:kern w:val="0"/>
                <w:sz w:val="22"/>
              </w:rPr>
            </w:pPr>
            <w:del w:id="4866" w:author="zhangph" w:date="2017-06-16T15:02:00Z">
              <w:r w:rsidRPr="00F22C6A" w:rsidDel="00555323">
                <w:rPr>
                  <w:rFonts w:ascii="宋体" w:eastAsia="宋体" w:hAnsi="宋体" w:cs="宋体" w:hint="eastAsia"/>
                  <w:color w:val="000000"/>
                  <w:kern w:val="0"/>
                  <w:sz w:val="22"/>
                </w:rPr>
                <w:delText>流动人口表</w:delText>
              </w:r>
            </w:del>
          </w:p>
        </w:tc>
        <w:tc>
          <w:tcPr>
            <w:tcW w:w="2646"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4867" w:author="zhangph" w:date="2017-06-16T15:02:00Z"/>
                <w:rFonts w:ascii="宋体" w:eastAsia="宋体" w:hAnsi="宋体" w:cs="宋体"/>
                <w:color w:val="000000"/>
                <w:kern w:val="0"/>
                <w:sz w:val="22"/>
              </w:rPr>
            </w:pPr>
            <w:del w:id="4868" w:author="zhangph" w:date="2017-06-16T15:02:00Z">
              <w:r w:rsidRPr="00F22C6A" w:rsidDel="00555323">
                <w:rPr>
                  <w:rFonts w:ascii="宋体" w:eastAsia="宋体" w:hAnsi="宋体" w:cs="宋体" w:hint="eastAsia"/>
                  <w:color w:val="000000"/>
                  <w:kern w:val="0"/>
                  <w:sz w:val="22"/>
                </w:rPr>
                <w:delText>gazhk_NEWZZRK_JB_TAB</w:delText>
              </w:r>
            </w:del>
          </w:p>
        </w:tc>
        <w:tc>
          <w:tcPr>
            <w:tcW w:w="2401"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69" w:author="zhangph" w:date="2017-06-16T15:02:00Z"/>
                <w:rFonts w:ascii="宋体" w:eastAsia="宋体" w:hAnsi="宋体" w:cs="宋体"/>
                <w:color w:val="000000"/>
                <w:kern w:val="0"/>
                <w:sz w:val="22"/>
              </w:rPr>
            </w:pPr>
            <w:del w:id="4870" w:author="zhangph" w:date="2017-06-16T15:02:00Z">
              <w:r w:rsidRPr="00F22C6A" w:rsidDel="00555323">
                <w:rPr>
                  <w:rFonts w:ascii="宋体" w:eastAsia="宋体" w:hAnsi="宋体" w:cs="宋体" w:hint="eastAsia"/>
                  <w:color w:val="000000"/>
                  <w:kern w:val="0"/>
                  <w:sz w:val="22"/>
                </w:rPr>
                <w:delText>登记日期/最早登记日期</w:delText>
              </w:r>
            </w:del>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71" w:author="zhangph" w:date="2017-06-16T15:02:00Z"/>
                <w:rFonts w:ascii="宋体" w:eastAsia="宋体" w:hAnsi="宋体" w:cs="宋体"/>
                <w:color w:val="000000"/>
                <w:kern w:val="0"/>
                <w:sz w:val="22"/>
              </w:rPr>
            </w:pPr>
            <w:del w:id="4872" w:author="zhangph" w:date="2017-06-16T15:02:00Z">
              <w:r w:rsidRPr="00F22C6A" w:rsidDel="00555323">
                <w:rPr>
                  <w:rFonts w:ascii="宋体" w:eastAsia="宋体" w:hAnsi="宋体" w:cs="宋体" w:hint="eastAsia"/>
                  <w:color w:val="000000"/>
                  <w:kern w:val="0"/>
                  <w:sz w:val="22"/>
                </w:rPr>
                <w:delText xml:space="preserve">　</w:delText>
              </w:r>
            </w:del>
          </w:p>
        </w:tc>
        <w:tc>
          <w:tcPr>
            <w:tcW w:w="946"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F22C6A" w:rsidRPr="00F22C6A" w:rsidDel="00555323" w:rsidRDefault="00F22C6A" w:rsidP="00F22C6A">
            <w:pPr>
              <w:widowControl/>
              <w:jc w:val="left"/>
              <w:rPr>
                <w:del w:id="4873" w:author="zhangph" w:date="2017-06-16T15:02:00Z"/>
                <w:rFonts w:ascii="宋体" w:eastAsia="宋体" w:hAnsi="宋体" w:cs="宋体"/>
                <w:color w:val="000000"/>
                <w:kern w:val="0"/>
                <w:sz w:val="22"/>
              </w:rPr>
            </w:pPr>
            <w:del w:id="4874"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36004722"/>
          <w:trHeight w:val="224"/>
          <w:del w:id="4875" w:author="zhangph" w:date="2017-06-16T15:02:00Z"/>
        </w:trPr>
        <w:tc>
          <w:tcPr>
            <w:tcW w:w="946"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876" w:author="zhangph" w:date="2017-06-16T15:02:00Z"/>
                <w:rFonts w:ascii="宋体" w:eastAsia="宋体" w:hAnsi="宋体" w:cs="宋体"/>
                <w:color w:val="000000"/>
                <w:kern w:val="0"/>
                <w:sz w:val="22"/>
              </w:rPr>
            </w:pPr>
          </w:p>
        </w:tc>
        <w:tc>
          <w:tcPr>
            <w:tcW w:w="1156"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877" w:author="zhangph" w:date="2017-06-16T15:02:00Z"/>
                <w:rFonts w:ascii="宋体" w:eastAsia="宋体" w:hAnsi="宋体" w:cs="宋体"/>
                <w:color w:val="000000"/>
                <w:kern w:val="0"/>
                <w:sz w:val="22"/>
              </w:rPr>
            </w:pPr>
          </w:p>
        </w:tc>
        <w:tc>
          <w:tcPr>
            <w:tcW w:w="2646"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878" w:author="zhangph" w:date="2017-06-16T15:02:00Z"/>
                <w:rFonts w:ascii="宋体" w:eastAsia="宋体" w:hAnsi="宋体" w:cs="宋体"/>
                <w:color w:val="000000"/>
                <w:kern w:val="0"/>
                <w:sz w:val="22"/>
              </w:rPr>
            </w:pPr>
          </w:p>
        </w:tc>
        <w:tc>
          <w:tcPr>
            <w:tcW w:w="2401" w:type="dxa"/>
            <w:tcBorders>
              <w:top w:val="single" w:sz="4"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4879" w:author="zhangph" w:date="2017-06-16T15:02:00Z"/>
                <w:rFonts w:ascii="宋体" w:eastAsia="宋体" w:hAnsi="宋体" w:cs="宋体"/>
                <w:color w:val="000000"/>
                <w:kern w:val="0"/>
                <w:sz w:val="22"/>
              </w:rPr>
            </w:pPr>
            <w:del w:id="4880" w:author="zhangph" w:date="2017-06-16T15:02:00Z">
              <w:r w:rsidRPr="00F22C6A" w:rsidDel="00555323">
                <w:rPr>
                  <w:rFonts w:ascii="宋体" w:eastAsia="宋体" w:hAnsi="宋体" w:cs="宋体" w:hint="eastAsia"/>
                  <w:color w:val="000000"/>
                  <w:kern w:val="0"/>
                  <w:sz w:val="22"/>
                </w:rPr>
                <w:delText>身份证号码</w:delText>
              </w:r>
            </w:del>
          </w:p>
        </w:tc>
        <w:tc>
          <w:tcPr>
            <w:tcW w:w="946"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81" w:author="zhangph" w:date="2017-06-16T15:02:00Z"/>
                <w:rFonts w:ascii="宋体" w:eastAsia="宋体" w:hAnsi="宋体" w:cs="宋体"/>
                <w:color w:val="000000"/>
                <w:kern w:val="0"/>
                <w:sz w:val="22"/>
              </w:rPr>
            </w:pPr>
            <w:del w:id="4882" w:author="zhangph" w:date="2017-06-16T15:02:00Z">
              <w:r w:rsidRPr="00F22C6A" w:rsidDel="00555323">
                <w:rPr>
                  <w:rFonts w:ascii="宋体" w:eastAsia="宋体" w:hAnsi="宋体" w:cs="宋体" w:hint="eastAsia"/>
                  <w:color w:val="000000"/>
                  <w:kern w:val="0"/>
                  <w:sz w:val="22"/>
                </w:rPr>
                <w:delText xml:space="preserve">　</w:delText>
              </w:r>
            </w:del>
          </w:p>
        </w:tc>
        <w:tc>
          <w:tcPr>
            <w:tcW w:w="946"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4883" w:author="zhangph" w:date="2017-06-16T15:02:00Z"/>
                <w:rFonts w:ascii="宋体" w:eastAsia="宋体" w:hAnsi="宋体" w:cs="宋体"/>
                <w:color w:val="000000"/>
                <w:kern w:val="0"/>
                <w:sz w:val="22"/>
              </w:rPr>
            </w:pPr>
          </w:p>
        </w:tc>
      </w:tr>
      <w:tr w:rsidR="00F22C6A" w:rsidRPr="00F22C6A" w:rsidDel="00555323" w:rsidTr="00F22C6A">
        <w:trPr>
          <w:divId w:val="36004722"/>
          <w:trHeight w:val="237"/>
          <w:del w:id="4884" w:author="zhangph" w:date="2017-06-16T15:02:00Z"/>
        </w:trPr>
        <w:tc>
          <w:tcPr>
            <w:tcW w:w="946"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885" w:author="zhangph" w:date="2017-06-16T15:02:00Z"/>
                <w:rFonts w:ascii="宋体" w:eastAsia="宋体" w:hAnsi="宋体" w:cs="宋体"/>
                <w:color w:val="000000"/>
                <w:kern w:val="0"/>
                <w:sz w:val="22"/>
              </w:rPr>
            </w:pPr>
          </w:p>
        </w:tc>
        <w:tc>
          <w:tcPr>
            <w:tcW w:w="1156"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886" w:author="zhangph" w:date="2017-06-16T15:02:00Z"/>
                <w:rFonts w:ascii="宋体" w:eastAsia="宋体" w:hAnsi="宋体" w:cs="宋体"/>
                <w:color w:val="000000"/>
                <w:kern w:val="0"/>
                <w:sz w:val="22"/>
              </w:rPr>
            </w:pPr>
          </w:p>
        </w:tc>
        <w:tc>
          <w:tcPr>
            <w:tcW w:w="2646"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4887" w:author="zhangph" w:date="2017-06-16T15:02:00Z"/>
                <w:rFonts w:ascii="宋体" w:eastAsia="宋体" w:hAnsi="宋体" w:cs="宋体"/>
                <w:color w:val="000000"/>
                <w:kern w:val="0"/>
                <w:sz w:val="22"/>
              </w:rPr>
            </w:pPr>
          </w:p>
        </w:tc>
        <w:tc>
          <w:tcPr>
            <w:tcW w:w="2401"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88" w:author="zhangph" w:date="2017-06-16T15:02:00Z"/>
                <w:rFonts w:ascii="宋体" w:eastAsia="宋体" w:hAnsi="宋体" w:cs="宋体"/>
                <w:color w:val="000000"/>
                <w:kern w:val="0"/>
                <w:sz w:val="22"/>
              </w:rPr>
            </w:pPr>
            <w:del w:id="4889" w:author="zhangph" w:date="2017-06-16T15:02:00Z">
              <w:r w:rsidRPr="00F22C6A" w:rsidDel="00555323">
                <w:rPr>
                  <w:rFonts w:ascii="宋体" w:eastAsia="宋体" w:hAnsi="宋体" w:cs="宋体" w:hint="eastAsia"/>
                  <w:color w:val="000000"/>
                  <w:kern w:val="0"/>
                  <w:sz w:val="22"/>
                </w:rPr>
                <w:delText>区县</w:delText>
              </w:r>
            </w:del>
          </w:p>
        </w:tc>
        <w:tc>
          <w:tcPr>
            <w:tcW w:w="946"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4890" w:author="zhangph" w:date="2017-06-16T15:02:00Z"/>
                <w:rFonts w:ascii="宋体" w:eastAsia="宋体" w:hAnsi="宋体" w:cs="宋体"/>
                <w:color w:val="000000"/>
                <w:kern w:val="0"/>
                <w:sz w:val="22"/>
              </w:rPr>
            </w:pPr>
            <w:del w:id="4891" w:author="zhangph" w:date="2017-06-16T15:02:00Z">
              <w:r w:rsidRPr="00F22C6A" w:rsidDel="00555323">
                <w:rPr>
                  <w:rFonts w:ascii="宋体" w:eastAsia="宋体" w:hAnsi="宋体" w:cs="宋体" w:hint="eastAsia"/>
                  <w:color w:val="000000"/>
                  <w:kern w:val="0"/>
                  <w:sz w:val="22"/>
                </w:rPr>
                <w:delText>"萧山"</w:delText>
              </w:r>
            </w:del>
          </w:p>
        </w:tc>
        <w:tc>
          <w:tcPr>
            <w:tcW w:w="946"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4892" w:author="zhangph" w:date="2017-06-16T15:02:00Z"/>
                <w:rFonts w:ascii="宋体" w:eastAsia="宋体" w:hAnsi="宋体" w:cs="宋体"/>
                <w:color w:val="000000"/>
                <w:kern w:val="0"/>
                <w:sz w:val="22"/>
              </w:rPr>
            </w:pPr>
          </w:p>
        </w:tc>
      </w:tr>
    </w:tbl>
    <w:p w:rsidR="00555323" w:rsidRDefault="001360F8" w:rsidP="001360F8">
      <w:pPr>
        <w:widowControl/>
        <w:jc w:val="left"/>
        <w:rPr>
          <w:szCs w:val="21"/>
        </w:rPr>
      </w:pPr>
      <w:r>
        <w:fldChar w:fldCharType="end"/>
      </w:r>
      <w:r>
        <w:rPr>
          <w:rFonts w:ascii="华文细黑" w:eastAsia="华文细黑" w:hAnsi="华文细黑" w:cs="宋体" w:hint="eastAsia"/>
          <w:kern w:val="0"/>
          <w:sz w:val="24"/>
        </w:rPr>
        <w:t>同居情况</w:t>
      </w:r>
      <w:r>
        <w:rPr>
          <w:rFonts w:ascii="Calibri" w:eastAsia="宋体" w:hAnsi="Calibri" w:cs="Times New Roman"/>
        </w:rP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同居情况</w:instrText>
      </w:r>
      <w:r w:rsidR="00555323">
        <w:rPr>
          <w:rFonts w:hint="eastAsia"/>
        </w:rPr>
        <w:instrText xml:space="preserve">!R2C1:R8C6 </w:instrText>
      </w:r>
      <w:r>
        <w:instrText xml:space="preserve">\a \f 4 \h </w:instrText>
      </w:r>
      <w:r w:rsidR="00555323">
        <w:fldChar w:fldCharType="separate"/>
      </w:r>
    </w:p>
    <w:tbl>
      <w:tblPr>
        <w:tblW w:w="9280" w:type="dxa"/>
        <w:tblInd w:w="93" w:type="dxa"/>
        <w:tblLook w:val="04A0" w:firstRow="1" w:lastRow="0" w:firstColumn="1" w:lastColumn="0" w:noHBand="0" w:noVBand="1"/>
        <w:tblPrChange w:id="4893" w:author="zhangph" w:date="2017-06-16T15:02:00Z">
          <w:tblPr>
            <w:tblW w:w="9280" w:type="dxa"/>
            <w:tblCellMar>
              <w:left w:w="0" w:type="dxa"/>
              <w:right w:w="0" w:type="dxa"/>
            </w:tblCellMar>
            <w:tblLook w:val="04A0" w:firstRow="1" w:lastRow="0" w:firstColumn="1" w:lastColumn="0" w:noHBand="0" w:noVBand="1"/>
          </w:tblPr>
        </w:tblPrChange>
      </w:tblPr>
      <w:tblGrid>
        <w:gridCol w:w="1080"/>
        <w:gridCol w:w="1320"/>
        <w:gridCol w:w="3160"/>
        <w:gridCol w:w="1560"/>
        <w:gridCol w:w="1080"/>
        <w:gridCol w:w="1080"/>
        <w:tblGridChange w:id="4894">
          <w:tblGrid>
            <w:gridCol w:w="1080"/>
            <w:gridCol w:w="1320"/>
            <w:gridCol w:w="3160"/>
            <w:gridCol w:w="1560"/>
            <w:gridCol w:w="1080"/>
            <w:gridCol w:w="1080"/>
          </w:tblGrid>
        </w:tblGridChange>
      </w:tblGrid>
      <w:tr w:rsidR="00555323" w:rsidRPr="00555323" w:rsidTr="00555323">
        <w:trPr>
          <w:divId w:val="741290899"/>
          <w:trHeight w:val="270"/>
          <w:ins w:id="4895" w:author="zhangph" w:date="2017-06-16T15:02:00Z"/>
          <w:trPrChange w:id="4896" w:author="zhangph" w:date="2017-06-16T15:02:00Z">
            <w:trPr>
              <w:divId w:val="741290899"/>
              <w:trHeight w:val="270"/>
            </w:trPr>
          </w:trPrChange>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bottom"/>
            <w:hideMark/>
            <w:tcPrChange w:id="4897" w:author="zhangph" w:date="2017-06-16T15:02:00Z">
              <w:tcPr>
                <w:tcW w:w="1080"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tcPrChange>
          </w:tcPr>
          <w:p w:rsidR="00555323" w:rsidRPr="00555323" w:rsidRDefault="00555323" w:rsidP="00555323">
            <w:pPr>
              <w:widowControl/>
              <w:jc w:val="left"/>
              <w:rPr>
                <w:ins w:id="4898" w:author="zhangph" w:date="2017-06-16T15:02:00Z"/>
                <w:rFonts w:ascii="宋体" w:eastAsia="宋体" w:hAnsi="宋体" w:cs="宋体"/>
                <w:color w:val="000000"/>
                <w:kern w:val="0"/>
                <w:sz w:val="22"/>
                <w:rPrChange w:id="4899" w:author="zhangph" w:date="2017-06-16T15:02:00Z">
                  <w:rPr>
                    <w:ins w:id="4900" w:author="zhangph" w:date="2017-06-16T15:02:00Z"/>
                    <w:color w:val="000000"/>
                    <w:sz w:val="22"/>
                  </w:rPr>
                </w:rPrChange>
              </w:rPr>
              <w:pPrChange w:id="4901" w:author="zhangph" w:date="2017-06-16T15:02:00Z">
                <w:pPr>
                  <w:widowControl/>
                  <w:jc w:val="left"/>
                </w:pPr>
              </w:pPrChange>
            </w:pPr>
            <w:ins w:id="4902" w:author="zhangph" w:date="2017-06-16T15:02:00Z">
              <w:r w:rsidRPr="00555323">
                <w:rPr>
                  <w:rFonts w:ascii="宋体" w:eastAsia="宋体" w:hAnsi="宋体" w:cs="宋体" w:hint="eastAsia"/>
                  <w:color w:val="000000"/>
                  <w:kern w:val="0"/>
                  <w:sz w:val="22"/>
                  <w:rPrChange w:id="4903" w:author="zhangph" w:date="2017-06-16T15:02:00Z">
                    <w:rPr>
                      <w:rFonts w:hint="eastAsia"/>
                      <w:color w:val="000000"/>
                      <w:sz w:val="22"/>
                    </w:rPr>
                  </w:rPrChange>
                </w:rPr>
                <w:t>序号</w:t>
              </w:r>
            </w:ins>
          </w:p>
        </w:tc>
        <w:tc>
          <w:tcPr>
            <w:tcW w:w="1320" w:type="dxa"/>
            <w:tcBorders>
              <w:top w:val="single" w:sz="8" w:space="0" w:color="auto"/>
              <w:left w:val="nil"/>
              <w:bottom w:val="single" w:sz="4" w:space="0" w:color="auto"/>
              <w:right w:val="single" w:sz="4" w:space="0" w:color="auto"/>
            </w:tcBorders>
            <w:shd w:val="clear" w:color="auto" w:fill="auto"/>
            <w:noWrap/>
            <w:vAlign w:val="bottom"/>
            <w:hideMark/>
            <w:tcPrChange w:id="4904" w:author="zhangph" w:date="2017-06-16T15:02:00Z">
              <w:tcPr>
                <w:tcW w:w="132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tcPrChange>
          </w:tcPr>
          <w:p w:rsidR="00555323" w:rsidRPr="00555323" w:rsidRDefault="00555323" w:rsidP="00555323">
            <w:pPr>
              <w:widowControl/>
              <w:jc w:val="left"/>
              <w:rPr>
                <w:ins w:id="4905" w:author="zhangph" w:date="2017-06-16T15:02:00Z"/>
                <w:rFonts w:ascii="宋体" w:eastAsia="宋体" w:hAnsi="宋体" w:cs="宋体" w:hint="eastAsia"/>
                <w:color w:val="000000"/>
                <w:kern w:val="0"/>
                <w:sz w:val="22"/>
                <w:rPrChange w:id="4906" w:author="zhangph" w:date="2017-06-16T15:02:00Z">
                  <w:rPr>
                    <w:ins w:id="4907" w:author="zhangph" w:date="2017-06-16T15:02:00Z"/>
                    <w:rFonts w:hint="eastAsia"/>
                  </w:rPr>
                </w:rPrChange>
              </w:rPr>
              <w:pPrChange w:id="4908" w:author="zhangph" w:date="2017-06-16T15:02:00Z">
                <w:pPr/>
              </w:pPrChange>
            </w:pPr>
            <w:ins w:id="4909" w:author="zhangph" w:date="2017-06-16T15:02:00Z">
              <w:r w:rsidRPr="00555323">
                <w:rPr>
                  <w:rFonts w:ascii="宋体" w:eastAsia="宋体" w:hAnsi="宋体" w:cs="宋体" w:hint="eastAsia"/>
                  <w:color w:val="000000"/>
                  <w:kern w:val="0"/>
                  <w:sz w:val="22"/>
                  <w:rPrChange w:id="4910" w:author="zhangph" w:date="2017-06-16T15:02:00Z">
                    <w:rPr>
                      <w:rFonts w:hint="eastAsia"/>
                    </w:rPr>
                  </w:rPrChange>
                </w:rPr>
                <w:t>表名</w:t>
              </w:r>
            </w:ins>
          </w:p>
        </w:tc>
        <w:tc>
          <w:tcPr>
            <w:tcW w:w="3160" w:type="dxa"/>
            <w:tcBorders>
              <w:top w:val="single" w:sz="8" w:space="0" w:color="auto"/>
              <w:left w:val="nil"/>
              <w:bottom w:val="single" w:sz="4" w:space="0" w:color="auto"/>
              <w:right w:val="single" w:sz="4" w:space="0" w:color="auto"/>
            </w:tcBorders>
            <w:shd w:val="clear" w:color="auto" w:fill="auto"/>
            <w:noWrap/>
            <w:vAlign w:val="bottom"/>
            <w:hideMark/>
            <w:tcPrChange w:id="4911" w:author="zhangph" w:date="2017-06-16T15:02:00Z">
              <w:tcPr>
                <w:tcW w:w="316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tcPrChange>
          </w:tcPr>
          <w:p w:rsidR="00555323" w:rsidRPr="00555323" w:rsidRDefault="00555323" w:rsidP="00555323">
            <w:pPr>
              <w:widowControl/>
              <w:jc w:val="left"/>
              <w:rPr>
                <w:ins w:id="4912" w:author="zhangph" w:date="2017-06-16T15:02:00Z"/>
                <w:rFonts w:ascii="宋体" w:eastAsia="宋体" w:hAnsi="宋体" w:cs="宋体" w:hint="eastAsia"/>
                <w:color w:val="000000"/>
                <w:kern w:val="0"/>
                <w:sz w:val="22"/>
                <w:rPrChange w:id="4913" w:author="zhangph" w:date="2017-06-16T15:02:00Z">
                  <w:rPr>
                    <w:ins w:id="4914" w:author="zhangph" w:date="2017-06-16T15:02:00Z"/>
                    <w:rFonts w:hint="eastAsia"/>
                  </w:rPr>
                </w:rPrChange>
              </w:rPr>
              <w:pPrChange w:id="4915" w:author="zhangph" w:date="2017-06-16T15:02:00Z">
                <w:pPr/>
              </w:pPrChange>
            </w:pPr>
            <w:ins w:id="4916" w:author="zhangph" w:date="2017-06-16T15:02:00Z">
              <w:r w:rsidRPr="00555323">
                <w:rPr>
                  <w:rFonts w:ascii="宋体" w:eastAsia="宋体" w:hAnsi="宋体" w:cs="宋体" w:hint="eastAsia"/>
                  <w:color w:val="000000"/>
                  <w:kern w:val="0"/>
                  <w:sz w:val="22"/>
                  <w:rPrChange w:id="4917" w:author="zhangph" w:date="2017-06-16T15:02:00Z">
                    <w:rPr>
                      <w:rFonts w:hint="eastAsia"/>
                    </w:rPr>
                  </w:rPrChange>
                </w:rPr>
                <w:t>英文名</w:t>
              </w:r>
            </w:ins>
          </w:p>
        </w:tc>
        <w:tc>
          <w:tcPr>
            <w:tcW w:w="1560" w:type="dxa"/>
            <w:tcBorders>
              <w:top w:val="single" w:sz="8" w:space="0" w:color="auto"/>
              <w:left w:val="nil"/>
              <w:bottom w:val="single" w:sz="4" w:space="0" w:color="auto"/>
              <w:right w:val="single" w:sz="4" w:space="0" w:color="auto"/>
            </w:tcBorders>
            <w:shd w:val="clear" w:color="auto" w:fill="auto"/>
            <w:noWrap/>
            <w:vAlign w:val="bottom"/>
            <w:hideMark/>
            <w:tcPrChange w:id="4918" w:author="zhangph" w:date="2017-06-16T15:02:00Z">
              <w:tcPr>
                <w:tcW w:w="156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tcPrChange>
          </w:tcPr>
          <w:p w:rsidR="00555323" w:rsidRPr="00555323" w:rsidRDefault="00555323" w:rsidP="00555323">
            <w:pPr>
              <w:widowControl/>
              <w:jc w:val="left"/>
              <w:rPr>
                <w:ins w:id="4919" w:author="zhangph" w:date="2017-06-16T15:02:00Z"/>
                <w:rFonts w:ascii="宋体" w:eastAsia="宋体" w:hAnsi="宋体" w:cs="宋体" w:hint="eastAsia"/>
                <w:color w:val="000000"/>
                <w:kern w:val="0"/>
                <w:sz w:val="22"/>
                <w:rPrChange w:id="4920" w:author="zhangph" w:date="2017-06-16T15:02:00Z">
                  <w:rPr>
                    <w:ins w:id="4921" w:author="zhangph" w:date="2017-06-16T15:02:00Z"/>
                    <w:rFonts w:hint="eastAsia"/>
                  </w:rPr>
                </w:rPrChange>
              </w:rPr>
              <w:pPrChange w:id="4922" w:author="zhangph" w:date="2017-06-16T15:02:00Z">
                <w:pPr/>
              </w:pPrChange>
            </w:pPr>
            <w:ins w:id="4923" w:author="zhangph" w:date="2017-06-16T15:02:00Z">
              <w:r w:rsidRPr="00555323">
                <w:rPr>
                  <w:rFonts w:ascii="宋体" w:eastAsia="宋体" w:hAnsi="宋体" w:cs="宋体" w:hint="eastAsia"/>
                  <w:color w:val="000000"/>
                  <w:kern w:val="0"/>
                  <w:sz w:val="22"/>
                  <w:rPrChange w:id="4924" w:author="zhangph" w:date="2017-06-16T15:02:00Z">
                    <w:rPr>
                      <w:rFonts w:hint="eastAsia"/>
                    </w:rPr>
                  </w:rPrChange>
                </w:rPr>
                <w:t>字段</w:t>
              </w:r>
            </w:ins>
          </w:p>
        </w:tc>
        <w:tc>
          <w:tcPr>
            <w:tcW w:w="1080" w:type="dxa"/>
            <w:tcBorders>
              <w:top w:val="single" w:sz="8" w:space="0" w:color="auto"/>
              <w:left w:val="nil"/>
              <w:bottom w:val="single" w:sz="4" w:space="0" w:color="auto"/>
              <w:right w:val="single" w:sz="4" w:space="0" w:color="auto"/>
            </w:tcBorders>
            <w:shd w:val="clear" w:color="auto" w:fill="auto"/>
            <w:noWrap/>
            <w:vAlign w:val="bottom"/>
            <w:hideMark/>
            <w:tcPrChange w:id="4925" w:author="zhangph" w:date="2017-06-16T15:02:00Z">
              <w:tcPr>
                <w:tcW w:w="108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tcPrChange>
          </w:tcPr>
          <w:p w:rsidR="00555323" w:rsidRPr="00555323" w:rsidRDefault="00555323" w:rsidP="00555323">
            <w:pPr>
              <w:widowControl/>
              <w:jc w:val="left"/>
              <w:rPr>
                <w:ins w:id="4926" w:author="zhangph" w:date="2017-06-16T15:02:00Z"/>
                <w:rFonts w:ascii="宋体" w:eastAsia="宋体" w:hAnsi="宋体" w:cs="宋体" w:hint="eastAsia"/>
                <w:color w:val="000000"/>
                <w:kern w:val="0"/>
                <w:sz w:val="22"/>
                <w:rPrChange w:id="4927" w:author="zhangph" w:date="2017-06-16T15:02:00Z">
                  <w:rPr>
                    <w:ins w:id="4928" w:author="zhangph" w:date="2017-06-16T15:02:00Z"/>
                    <w:rFonts w:hint="eastAsia"/>
                  </w:rPr>
                </w:rPrChange>
              </w:rPr>
              <w:pPrChange w:id="4929" w:author="zhangph" w:date="2017-06-16T15:02:00Z">
                <w:pPr/>
              </w:pPrChange>
            </w:pPr>
            <w:ins w:id="4930" w:author="zhangph" w:date="2017-06-16T15:02:00Z">
              <w:r w:rsidRPr="00555323">
                <w:rPr>
                  <w:rFonts w:ascii="宋体" w:eastAsia="宋体" w:hAnsi="宋体" w:cs="宋体" w:hint="eastAsia"/>
                  <w:color w:val="000000"/>
                  <w:kern w:val="0"/>
                  <w:sz w:val="22"/>
                  <w:rPrChange w:id="4931" w:author="zhangph" w:date="2017-06-16T15:02:00Z">
                    <w:rPr>
                      <w:rFonts w:hint="eastAsia"/>
                    </w:rPr>
                  </w:rPrChange>
                </w:rPr>
                <w:t>值</w:t>
              </w:r>
            </w:ins>
          </w:p>
        </w:tc>
        <w:tc>
          <w:tcPr>
            <w:tcW w:w="1080" w:type="dxa"/>
            <w:tcBorders>
              <w:top w:val="single" w:sz="8" w:space="0" w:color="auto"/>
              <w:left w:val="nil"/>
              <w:bottom w:val="single" w:sz="4" w:space="0" w:color="auto"/>
              <w:right w:val="single" w:sz="8" w:space="0" w:color="auto"/>
            </w:tcBorders>
            <w:shd w:val="clear" w:color="auto" w:fill="auto"/>
            <w:noWrap/>
            <w:vAlign w:val="bottom"/>
            <w:hideMark/>
            <w:tcPrChange w:id="4932" w:author="zhangph" w:date="2017-06-16T15:02:00Z">
              <w:tcPr>
                <w:tcW w:w="108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tcPrChange>
          </w:tcPr>
          <w:p w:rsidR="00555323" w:rsidRPr="00555323" w:rsidRDefault="00555323" w:rsidP="00555323">
            <w:pPr>
              <w:widowControl/>
              <w:jc w:val="left"/>
              <w:rPr>
                <w:ins w:id="4933" w:author="zhangph" w:date="2017-06-16T15:02:00Z"/>
                <w:rFonts w:ascii="宋体" w:eastAsia="宋体" w:hAnsi="宋体" w:cs="宋体" w:hint="eastAsia"/>
                <w:color w:val="000000"/>
                <w:kern w:val="0"/>
                <w:sz w:val="22"/>
                <w:rPrChange w:id="4934" w:author="zhangph" w:date="2017-06-16T15:02:00Z">
                  <w:rPr>
                    <w:ins w:id="4935" w:author="zhangph" w:date="2017-06-16T15:02:00Z"/>
                    <w:rFonts w:hint="eastAsia"/>
                  </w:rPr>
                </w:rPrChange>
              </w:rPr>
              <w:pPrChange w:id="4936" w:author="zhangph" w:date="2017-06-16T15:02:00Z">
                <w:pPr/>
              </w:pPrChange>
            </w:pPr>
            <w:ins w:id="4937" w:author="zhangph" w:date="2017-06-16T15:02:00Z">
              <w:r w:rsidRPr="00555323">
                <w:rPr>
                  <w:rFonts w:ascii="宋体" w:eastAsia="宋体" w:hAnsi="宋体" w:cs="宋体" w:hint="eastAsia"/>
                  <w:color w:val="000000"/>
                  <w:kern w:val="0"/>
                  <w:sz w:val="22"/>
                  <w:rPrChange w:id="4938" w:author="zhangph" w:date="2017-06-16T15:02:00Z">
                    <w:rPr>
                      <w:rFonts w:hint="eastAsia"/>
                    </w:rPr>
                  </w:rPrChange>
                </w:rPr>
                <w:t>来源</w:t>
              </w:r>
            </w:ins>
          </w:p>
        </w:tc>
      </w:tr>
      <w:tr w:rsidR="00555323" w:rsidRPr="00555323" w:rsidTr="00555323">
        <w:trPr>
          <w:divId w:val="741290899"/>
          <w:trHeight w:val="285"/>
          <w:ins w:id="4939" w:author="zhangph" w:date="2017-06-16T15:02:00Z"/>
          <w:trPrChange w:id="4940" w:author="zhangph" w:date="2017-06-16T15:02:00Z">
            <w:trPr>
              <w:divId w:val="741290899"/>
              <w:trHeight w:val="285"/>
            </w:trPr>
          </w:trPrChange>
        </w:trPr>
        <w:tc>
          <w:tcPr>
            <w:tcW w:w="1080" w:type="dxa"/>
            <w:vMerge w:val="restart"/>
            <w:tcBorders>
              <w:top w:val="nil"/>
              <w:left w:val="single" w:sz="8" w:space="0" w:color="auto"/>
              <w:bottom w:val="single" w:sz="8" w:space="0" w:color="000000"/>
              <w:right w:val="single" w:sz="4" w:space="0" w:color="auto"/>
            </w:tcBorders>
            <w:shd w:val="clear" w:color="auto" w:fill="auto"/>
            <w:noWrap/>
            <w:vAlign w:val="center"/>
            <w:hideMark/>
            <w:tcPrChange w:id="4941" w:author="zhangph" w:date="2017-06-16T15:02:00Z">
              <w:tcPr>
                <w:tcW w:w="0" w:type="auto"/>
                <w:vMerge w:val="restart"/>
                <w:tcBorders>
                  <w:top w:val="nil"/>
                  <w:left w:val="single" w:sz="8"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4942" w:author="zhangph" w:date="2017-06-16T15:02:00Z"/>
                <w:rFonts w:ascii="宋体" w:eastAsia="宋体" w:hAnsi="宋体" w:cs="宋体" w:hint="eastAsia"/>
                <w:color w:val="000000"/>
                <w:kern w:val="0"/>
                <w:sz w:val="22"/>
                <w:rPrChange w:id="4943" w:author="zhangph" w:date="2017-06-16T15:02:00Z">
                  <w:rPr>
                    <w:ins w:id="4944" w:author="zhangph" w:date="2017-06-16T15:02:00Z"/>
                    <w:rFonts w:hint="eastAsia"/>
                  </w:rPr>
                </w:rPrChange>
              </w:rPr>
              <w:pPrChange w:id="4945" w:author="zhangph" w:date="2017-06-16T15:02:00Z">
                <w:pPr/>
              </w:pPrChange>
            </w:pPr>
            <w:ins w:id="4946" w:author="zhangph" w:date="2017-06-16T15:02:00Z">
              <w:r w:rsidRPr="00555323">
                <w:rPr>
                  <w:rFonts w:ascii="宋体" w:eastAsia="宋体" w:hAnsi="宋体" w:cs="宋体" w:hint="eastAsia"/>
                  <w:color w:val="000000"/>
                  <w:kern w:val="0"/>
                  <w:sz w:val="22"/>
                  <w:rPrChange w:id="4947" w:author="zhangph" w:date="2017-06-16T15:02:00Z">
                    <w:rPr>
                      <w:rFonts w:hint="eastAsia"/>
                    </w:rPr>
                  </w:rPrChange>
                </w:rPr>
                <w:t>2</w:t>
              </w:r>
            </w:ins>
          </w:p>
        </w:tc>
        <w:tc>
          <w:tcPr>
            <w:tcW w:w="1320"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4948" w:author="zhangph" w:date="2017-06-16T15:02:00Z">
              <w:tcPr>
                <w:tcW w:w="0" w:type="auto"/>
                <w:vMerge w:val="restart"/>
                <w:tcBorders>
                  <w:top w:val="nil"/>
                  <w:left w:val="single" w:sz="4"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4949" w:author="zhangph" w:date="2017-06-16T15:02:00Z"/>
                <w:rFonts w:ascii="宋体" w:eastAsia="宋体" w:hAnsi="宋体" w:cs="宋体" w:hint="eastAsia"/>
                <w:color w:val="000000"/>
                <w:kern w:val="0"/>
                <w:sz w:val="22"/>
                <w:rPrChange w:id="4950" w:author="zhangph" w:date="2017-06-16T15:02:00Z">
                  <w:rPr>
                    <w:ins w:id="4951" w:author="zhangph" w:date="2017-06-16T15:02:00Z"/>
                    <w:rFonts w:hint="eastAsia"/>
                  </w:rPr>
                </w:rPrChange>
              </w:rPr>
              <w:pPrChange w:id="4952" w:author="zhangph" w:date="2017-06-16T15:02:00Z">
                <w:pPr/>
              </w:pPrChange>
            </w:pPr>
            <w:ins w:id="4953" w:author="zhangph" w:date="2017-06-16T15:02:00Z">
              <w:r w:rsidRPr="00555323">
                <w:rPr>
                  <w:rFonts w:ascii="宋体" w:eastAsia="宋体" w:hAnsi="宋体" w:cs="宋体" w:hint="eastAsia"/>
                  <w:color w:val="000000"/>
                  <w:kern w:val="0"/>
                  <w:sz w:val="22"/>
                  <w:rPrChange w:id="4954" w:author="zhangph" w:date="2017-06-16T15:02:00Z">
                    <w:rPr>
                      <w:rFonts w:hint="eastAsia"/>
                    </w:rPr>
                  </w:rPrChange>
                </w:rPr>
                <w:t>流动人口表</w:t>
              </w:r>
            </w:ins>
          </w:p>
        </w:tc>
        <w:tc>
          <w:tcPr>
            <w:tcW w:w="3160"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4955" w:author="zhangph" w:date="2017-06-16T15:02:00Z">
              <w:tcPr>
                <w:tcW w:w="0" w:type="auto"/>
                <w:vMerge w:val="restart"/>
                <w:tcBorders>
                  <w:top w:val="nil"/>
                  <w:left w:val="single" w:sz="4" w:space="0" w:color="auto"/>
                  <w:bottom w:val="single" w:sz="8" w:space="0" w:color="000000"/>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4956" w:author="zhangph" w:date="2017-06-16T15:02:00Z"/>
                <w:rFonts w:ascii="宋体" w:eastAsia="宋体" w:hAnsi="宋体" w:cs="宋体" w:hint="eastAsia"/>
                <w:color w:val="000000"/>
                <w:kern w:val="0"/>
                <w:sz w:val="22"/>
                <w:rPrChange w:id="4957" w:author="zhangph" w:date="2017-06-16T15:02:00Z">
                  <w:rPr>
                    <w:ins w:id="4958" w:author="zhangph" w:date="2017-06-16T15:02:00Z"/>
                    <w:rFonts w:hint="eastAsia"/>
                  </w:rPr>
                </w:rPrChange>
              </w:rPr>
              <w:pPrChange w:id="4959" w:author="zhangph" w:date="2017-06-16T15:02:00Z">
                <w:pPr/>
              </w:pPrChange>
            </w:pPr>
            <w:proofErr w:type="spellStart"/>
            <w:ins w:id="4960" w:author="zhangph" w:date="2017-06-16T15:02:00Z">
              <w:r w:rsidRPr="00555323">
                <w:rPr>
                  <w:rFonts w:ascii="宋体" w:eastAsia="宋体" w:hAnsi="宋体" w:cs="宋体" w:hint="eastAsia"/>
                  <w:color w:val="000000"/>
                  <w:kern w:val="0"/>
                  <w:sz w:val="22"/>
                  <w:rPrChange w:id="4961" w:author="zhangph" w:date="2017-06-16T15:02:00Z">
                    <w:rPr>
                      <w:rFonts w:hint="eastAsia"/>
                    </w:rPr>
                  </w:rPrChange>
                </w:rPr>
                <w:t>gazhk_NEWZZRK_JB_TAB</w:t>
              </w:r>
              <w:proofErr w:type="spellEnd"/>
            </w:ins>
          </w:p>
        </w:tc>
        <w:tc>
          <w:tcPr>
            <w:tcW w:w="1560" w:type="dxa"/>
            <w:tcBorders>
              <w:top w:val="nil"/>
              <w:left w:val="nil"/>
              <w:bottom w:val="single" w:sz="8" w:space="0" w:color="auto"/>
              <w:right w:val="single" w:sz="4" w:space="0" w:color="auto"/>
            </w:tcBorders>
            <w:shd w:val="clear" w:color="auto" w:fill="auto"/>
            <w:noWrap/>
            <w:vAlign w:val="center"/>
            <w:hideMark/>
            <w:tcPrChange w:id="4962" w:author="zhangph" w:date="2017-06-16T15:02:00Z">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4963" w:author="zhangph" w:date="2017-06-16T15:02:00Z"/>
                <w:rFonts w:ascii="宋体" w:eastAsia="宋体" w:hAnsi="宋体" w:cs="宋体" w:hint="eastAsia"/>
                <w:color w:val="000000"/>
                <w:kern w:val="0"/>
                <w:sz w:val="22"/>
                <w:rPrChange w:id="4964" w:author="zhangph" w:date="2017-06-16T15:02:00Z">
                  <w:rPr>
                    <w:ins w:id="4965" w:author="zhangph" w:date="2017-06-16T15:02:00Z"/>
                    <w:rFonts w:hint="eastAsia"/>
                  </w:rPr>
                </w:rPrChange>
              </w:rPr>
              <w:pPrChange w:id="4966" w:author="zhangph" w:date="2017-06-16T15:02:00Z">
                <w:pPr/>
              </w:pPrChange>
            </w:pPr>
            <w:ins w:id="4967" w:author="zhangph" w:date="2017-06-16T15:02:00Z">
              <w:r w:rsidRPr="00555323">
                <w:rPr>
                  <w:rFonts w:ascii="宋体" w:eastAsia="宋体" w:hAnsi="宋体" w:cs="宋体" w:hint="eastAsia"/>
                  <w:color w:val="000000"/>
                  <w:kern w:val="0"/>
                  <w:sz w:val="22"/>
                  <w:rPrChange w:id="4968" w:author="zhangph" w:date="2017-06-16T15:02:00Z">
                    <w:rPr>
                      <w:rFonts w:hint="eastAsia"/>
                    </w:rPr>
                  </w:rPrChange>
                </w:rPr>
                <w:t>登记日期</w:t>
              </w:r>
            </w:ins>
          </w:p>
        </w:tc>
        <w:tc>
          <w:tcPr>
            <w:tcW w:w="1080" w:type="dxa"/>
            <w:tcBorders>
              <w:top w:val="nil"/>
              <w:left w:val="nil"/>
              <w:bottom w:val="single" w:sz="4" w:space="0" w:color="auto"/>
              <w:right w:val="single" w:sz="4" w:space="0" w:color="auto"/>
            </w:tcBorders>
            <w:shd w:val="clear" w:color="auto" w:fill="auto"/>
            <w:noWrap/>
            <w:vAlign w:val="center"/>
            <w:hideMark/>
            <w:tcPrChange w:id="4969"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4970" w:author="zhangph" w:date="2017-06-16T15:02:00Z"/>
                <w:rFonts w:ascii="宋体" w:eastAsia="宋体" w:hAnsi="宋体" w:cs="宋体" w:hint="eastAsia"/>
                <w:color w:val="000000"/>
                <w:kern w:val="0"/>
                <w:sz w:val="22"/>
                <w:rPrChange w:id="4971" w:author="zhangph" w:date="2017-06-16T15:02:00Z">
                  <w:rPr>
                    <w:ins w:id="4972" w:author="zhangph" w:date="2017-06-16T15:02:00Z"/>
                    <w:rFonts w:hint="eastAsia"/>
                  </w:rPr>
                </w:rPrChange>
              </w:rPr>
              <w:pPrChange w:id="4973" w:author="zhangph" w:date="2017-06-16T15:02:00Z">
                <w:pPr/>
              </w:pPrChange>
            </w:pPr>
            <w:ins w:id="4974" w:author="zhangph" w:date="2017-06-16T15:02:00Z">
              <w:r w:rsidRPr="00555323">
                <w:rPr>
                  <w:rFonts w:ascii="宋体" w:eastAsia="宋体" w:hAnsi="宋体" w:cs="宋体" w:hint="eastAsia"/>
                  <w:color w:val="000000"/>
                  <w:kern w:val="0"/>
                  <w:sz w:val="22"/>
                  <w:rPrChange w:id="4975" w:author="zhangph" w:date="2017-06-16T15:02:00Z">
                    <w:rPr>
                      <w:rFonts w:hint="eastAsia"/>
                    </w:rPr>
                  </w:rPrChange>
                </w:rPr>
                <w:t xml:space="preserve">　</w:t>
              </w:r>
            </w:ins>
          </w:p>
        </w:tc>
        <w:tc>
          <w:tcPr>
            <w:tcW w:w="1080" w:type="dxa"/>
            <w:vMerge w:val="restart"/>
            <w:tcBorders>
              <w:top w:val="nil"/>
              <w:left w:val="single" w:sz="4" w:space="0" w:color="auto"/>
              <w:bottom w:val="single" w:sz="8" w:space="0" w:color="000000"/>
              <w:right w:val="single" w:sz="8" w:space="0" w:color="auto"/>
            </w:tcBorders>
            <w:shd w:val="clear" w:color="auto" w:fill="auto"/>
            <w:noWrap/>
            <w:vAlign w:val="center"/>
            <w:hideMark/>
            <w:tcPrChange w:id="4976" w:author="zhangph" w:date="2017-06-16T15:02:00Z">
              <w:tcPr>
                <w:tcW w:w="0" w:type="auto"/>
                <w:vMerge w:val="restart"/>
                <w:tcBorders>
                  <w:top w:val="nil"/>
                  <w:left w:val="single" w:sz="4"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4977" w:author="zhangph" w:date="2017-06-16T15:02:00Z"/>
                <w:rFonts w:ascii="宋体" w:eastAsia="宋体" w:hAnsi="宋体" w:cs="宋体" w:hint="eastAsia"/>
                <w:color w:val="000000"/>
                <w:kern w:val="0"/>
                <w:sz w:val="22"/>
                <w:rPrChange w:id="4978" w:author="zhangph" w:date="2017-06-16T15:02:00Z">
                  <w:rPr>
                    <w:ins w:id="4979" w:author="zhangph" w:date="2017-06-16T15:02:00Z"/>
                    <w:rFonts w:hint="eastAsia"/>
                  </w:rPr>
                </w:rPrChange>
              </w:rPr>
              <w:pPrChange w:id="4980" w:author="zhangph" w:date="2017-06-16T15:02:00Z">
                <w:pPr/>
              </w:pPrChange>
            </w:pPr>
            <w:ins w:id="4981" w:author="zhangph" w:date="2017-06-16T15:02:00Z">
              <w:r w:rsidRPr="00555323">
                <w:rPr>
                  <w:rFonts w:ascii="宋体" w:eastAsia="宋体" w:hAnsi="宋体" w:cs="宋体" w:hint="eastAsia"/>
                  <w:color w:val="000000"/>
                  <w:kern w:val="0"/>
                  <w:sz w:val="22"/>
                  <w:rPrChange w:id="4982" w:author="zhangph" w:date="2017-06-16T15:02:00Z">
                    <w:rPr>
                      <w:rFonts w:hint="eastAsia"/>
                    </w:rPr>
                  </w:rPrChange>
                </w:rPr>
                <w:t>市云</w:t>
              </w:r>
            </w:ins>
          </w:p>
        </w:tc>
      </w:tr>
      <w:tr w:rsidR="00555323" w:rsidRPr="00555323" w:rsidTr="00555323">
        <w:trPr>
          <w:divId w:val="741290899"/>
          <w:trHeight w:val="270"/>
          <w:ins w:id="4983" w:author="zhangph" w:date="2017-06-16T15:02:00Z"/>
          <w:trPrChange w:id="4984" w:author="zhangph" w:date="2017-06-16T15:02:00Z">
            <w:trPr>
              <w:divId w:val="741290899"/>
              <w:trHeight w:val="270"/>
            </w:trPr>
          </w:trPrChange>
        </w:trPr>
        <w:tc>
          <w:tcPr>
            <w:tcW w:w="1080" w:type="dxa"/>
            <w:vMerge/>
            <w:tcBorders>
              <w:top w:val="nil"/>
              <w:left w:val="single" w:sz="8" w:space="0" w:color="auto"/>
              <w:bottom w:val="single" w:sz="8" w:space="0" w:color="000000"/>
              <w:right w:val="single" w:sz="4" w:space="0" w:color="auto"/>
            </w:tcBorders>
            <w:vAlign w:val="center"/>
            <w:hideMark/>
            <w:tcPrChange w:id="4985" w:author="zhangph" w:date="2017-06-16T15:02:00Z">
              <w:tcPr>
                <w:tcW w:w="0" w:type="auto"/>
                <w:vMerge/>
                <w:tcBorders>
                  <w:top w:val="nil"/>
                  <w:left w:val="single" w:sz="8"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4986" w:author="zhangph" w:date="2017-06-16T15:02:00Z"/>
                <w:rFonts w:ascii="宋体" w:eastAsia="宋体" w:hAnsi="宋体" w:cs="宋体"/>
                <w:color w:val="000000"/>
                <w:kern w:val="0"/>
                <w:sz w:val="22"/>
                <w:rPrChange w:id="4987" w:author="zhangph" w:date="2017-06-16T15:02:00Z">
                  <w:rPr>
                    <w:ins w:id="4988" w:author="zhangph" w:date="2017-06-16T15:02:00Z"/>
                  </w:rPr>
                </w:rPrChange>
              </w:rPr>
              <w:pPrChange w:id="4989" w:author="zhangph" w:date="2017-06-16T15:02:00Z">
                <w:pPr/>
              </w:pPrChange>
            </w:pPr>
          </w:p>
        </w:tc>
        <w:tc>
          <w:tcPr>
            <w:tcW w:w="1320" w:type="dxa"/>
            <w:vMerge/>
            <w:tcBorders>
              <w:top w:val="nil"/>
              <w:left w:val="single" w:sz="4" w:space="0" w:color="auto"/>
              <w:bottom w:val="single" w:sz="8" w:space="0" w:color="000000"/>
              <w:right w:val="single" w:sz="4" w:space="0" w:color="auto"/>
            </w:tcBorders>
            <w:vAlign w:val="center"/>
            <w:hideMark/>
            <w:tcPrChange w:id="4990"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4991" w:author="zhangph" w:date="2017-06-16T15:02:00Z"/>
                <w:rFonts w:ascii="宋体" w:eastAsia="宋体" w:hAnsi="宋体" w:cs="宋体"/>
                <w:color w:val="000000"/>
                <w:kern w:val="0"/>
                <w:sz w:val="22"/>
                <w:rPrChange w:id="4992" w:author="zhangph" w:date="2017-06-16T15:02:00Z">
                  <w:rPr>
                    <w:ins w:id="4993" w:author="zhangph" w:date="2017-06-16T15:02:00Z"/>
                  </w:rPr>
                </w:rPrChange>
              </w:rPr>
              <w:pPrChange w:id="4994" w:author="zhangph" w:date="2017-06-16T15:02:00Z">
                <w:pPr/>
              </w:pPrChange>
            </w:pPr>
          </w:p>
        </w:tc>
        <w:tc>
          <w:tcPr>
            <w:tcW w:w="3160" w:type="dxa"/>
            <w:vMerge/>
            <w:tcBorders>
              <w:top w:val="nil"/>
              <w:left w:val="single" w:sz="4" w:space="0" w:color="auto"/>
              <w:bottom w:val="single" w:sz="8" w:space="0" w:color="000000"/>
              <w:right w:val="single" w:sz="4" w:space="0" w:color="auto"/>
            </w:tcBorders>
            <w:vAlign w:val="center"/>
            <w:hideMark/>
            <w:tcPrChange w:id="4995"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4996" w:author="zhangph" w:date="2017-06-16T15:02:00Z"/>
                <w:rFonts w:ascii="宋体" w:eastAsia="宋体" w:hAnsi="宋体" w:cs="宋体"/>
                <w:color w:val="000000"/>
                <w:kern w:val="0"/>
                <w:sz w:val="22"/>
                <w:rPrChange w:id="4997" w:author="zhangph" w:date="2017-06-16T15:02:00Z">
                  <w:rPr>
                    <w:ins w:id="4998" w:author="zhangph" w:date="2017-06-16T15:02:00Z"/>
                  </w:rPr>
                </w:rPrChange>
              </w:rPr>
              <w:pPrChange w:id="4999" w:author="zhangph" w:date="2017-06-16T15:02:00Z">
                <w:pPr/>
              </w:pPrChange>
            </w:pPr>
          </w:p>
        </w:tc>
        <w:tc>
          <w:tcPr>
            <w:tcW w:w="1560" w:type="dxa"/>
            <w:tcBorders>
              <w:top w:val="single" w:sz="4" w:space="0" w:color="auto"/>
              <w:left w:val="nil"/>
              <w:bottom w:val="nil"/>
              <w:right w:val="single" w:sz="4" w:space="0" w:color="auto"/>
            </w:tcBorders>
            <w:shd w:val="clear" w:color="auto" w:fill="auto"/>
            <w:noWrap/>
            <w:vAlign w:val="center"/>
            <w:hideMark/>
            <w:tcPrChange w:id="5000" w:author="zhangph" w:date="2017-06-16T15:02:00Z">
              <w:tcPr>
                <w:tcW w:w="0" w:type="auto"/>
                <w:tcBorders>
                  <w:top w:val="single" w:sz="4" w:space="0" w:color="auto"/>
                  <w:left w:val="nil"/>
                  <w:bottom w:val="nil"/>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5001" w:author="zhangph" w:date="2017-06-16T15:02:00Z"/>
                <w:rFonts w:ascii="宋体" w:eastAsia="宋体" w:hAnsi="宋体" w:cs="宋体" w:hint="eastAsia"/>
                <w:color w:val="000000"/>
                <w:kern w:val="0"/>
                <w:sz w:val="22"/>
                <w:rPrChange w:id="5002" w:author="zhangph" w:date="2017-06-16T15:02:00Z">
                  <w:rPr>
                    <w:ins w:id="5003" w:author="zhangph" w:date="2017-06-16T15:02:00Z"/>
                    <w:rFonts w:hint="eastAsia"/>
                  </w:rPr>
                </w:rPrChange>
              </w:rPr>
              <w:pPrChange w:id="5004" w:author="zhangph" w:date="2017-06-16T15:02:00Z">
                <w:pPr/>
              </w:pPrChange>
            </w:pPr>
            <w:ins w:id="5005" w:author="zhangph" w:date="2017-06-16T15:02:00Z">
              <w:r w:rsidRPr="00555323">
                <w:rPr>
                  <w:rFonts w:ascii="宋体" w:eastAsia="宋体" w:hAnsi="宋体" w:cs="宋体" w:hint="eastAsia"/>
                  <w:color w:val="000000"/>
                  <w:kern w:val="0"/>
                  <w:sz w:val="22"/>
                  <w:rPrChange w:id="5006" w:author="zhangph" w:date="2017-06-16T15:02:00Z">
                    <w:rPr>
                      <w:rFonts w:hint="eastAsia"/>
                    </w:rPr>
                  </w:rPrChange>
                </w:rPr>
                <w:t>到期日期</w:t>
              </w:r>
            </w:ins>
          </w:p>
        </w:tc>
        <w:tc>
          <w:tcPr>
            <w:tcW w:w="1080" w:type="dxa"/>
            <w:tcBorders>
              <w:top w:val="nil"/>
              <w:left w:val="nil"/>
              <w:bottom w:val="single" w:sz="4" w:space="0" w:color="auto"/>
              <w:right w:val="single" w:sz="4" w:space="0" w:color="auto"/>
            </w:tcBorders>
            <w:shd w:val="clear" w:color="auto" w:fill="auto"/>
            <w:noWrap/>
            <w:vAlign w:val="center"/>
            <w:hideMark/>
            <w:tcPrChange w:id="5007"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5008" w:author="zhangph" w:date="2017-06-16T15:02:00Z"/>
                <w:rFonts w:ascii="宋体" w:eastAsia="宋体" w:hAnsi="宋体" w:cs="宋体" w:hint="eastAsia"/>
                <w:color w:val="000000"/>
                <w:kern w:val="0"/>
                <w:sz w:val="22"/>
                <w:rPrChange w:id="5009" w:author="zhangph" w:date="2017-06-16T15:02:00Z">
                  <w:rPr>
                    <w:ins w:id="5010" w:author="zhangph" w:date="2017-06-16T15:02:00Z"/>
                    <w:rFonts w:hint="eastAsia"/>
                  </w:rPr>
                </w:rPrChange>
              </w:rPr>
              <w:pPrChange w:id="5011" w:author="zhangph" w:date="2017-06-16T15:02:00Z">
                <w:pPr/>
              </w:pPrChange>
            </w:pPr>
            <w:ins w:id="5012" w:author="zhangph" w:date="2017-06-16T15:02:00Z">
              <w:r w:rsidRPr="00555323">
                <w:rPr>
                  <w:rFonts w:ascii="宋体" w:eastAsia="宋体" w:hAnsi="宋体" w:cs="宋体" w:hint="eastAsia"/>
                  <w:color w:val="000000"/>
                  <w:kern w:val="0"/>
                  <w:sz w:val="22"/>
                  <w:rPrChange w:id="5013" w:author="zhangph" w:date="2017-06-16T15:02:00Z">
                    <w:rPr>
                      <w:rFonts w:hint="eastAsia"/>
                    </w:rPr>
                  </w:rPrChange>
                </w:rPr>
                <w:t xml:space="preserve">　</w:t>
              </w:r>
            </w:ins>
          </w:p>
        </w:tc>
        <w:tc>
          <w:tcPr>
            <w:tcW w:w="1080" w:type="dxa"/>
            <w:vMerge/>
            <w:tcBorders>
              <w:top w:val="nil"/>
              <w:left w:val="single" w:sz="4" w:space="0" w:color="auto"/>
              <w:bottom w:val="single" w:sz="8" w:space="0" w:color="000000"/>
              <w:right w:val="single" w:sz="8" w:space="0" w:color="auto"/>
            </w:tcBorders>
            <w:vAlign w:val="center"/>
            <w:hideMark/>
            <w:tcPrChange w:id="5014" w:author="zhangph" w:date="2017-06-16T15:02:00Z">
              <w:tcPr>
                <w:tcW w:w="0" w:type="auto"/>
                <w:vMerge/>
                <w:tcBorders>
                  <w:top w:val="nil"/>
                  <w:left w:val="single" w:sz="4" w:space="0" w:color="auto"/>
                  <w:bottom w:val="single" w:sz="8" w:space="0" w:color="000000"/>
                  <w:right w:val="single" w:sz="8" w:space="0" w:color="auto"/>
                </w:tcBorders>
                <w:vAlign w:val="center"/>
                <w:hideMark/>
              </w:tcPr>
            </w:tcPrChange>
          </w:tcPr>
          <w:p w:rsidR="00555323" w:rsidRPr="00555323" w:rsidRDefault="00555323" w:rsidP="00555323">
            <w:pPr>
              <w:widowControl/>
              <w:jc w:val="left"/>
              <w:rPr>
                <w:ins w:id="5015" w:author="zhangph" w:date="2017-06-16T15:02:00Z"/>
                <w:rFonts w:ascii="宋体" w:eastAsia="宋体" w:hAnsi="宋体" w:cs="宋体"/>
                <w:color w:val="000000"/>
                <w:kern w:val="0"/>
                <w:sz w:val="22"/>
                <w:rPrChange w:id="5016" w:author="zhangph" w:date="2017-06-16T15:02:00Z">
                  <w:rPr>
                    <w:ins w:id="5017" w:author="zhangph" w:date="2017-06-16T15:02:00Z"/>
                  </w:rPr>
                </w:rPrChange>
              </w:rPr>
              <w:pPrChange w:id="5018" w:author="zhangph" w:date="2017-06-16T15:02:00Z">
                <w:pPr/>
              </w:pPrChange>
            </w:pPr>
          </w:p>
        </w:tc>
      </w:tr>
      <w:tr w:rsidR="00555323" w:rsidRPr="00555323" w:rsidTr="00555323">
        <w:trPr>
          <w:divId w:val="741290899"/>
          <w:trHeight w:val="270"/>
          <w:ins w:id="5019" w:author="zhangph" w:date="2017-06-16T15:02:00Z"/>
          <w:trPrChange w:id="5020" w:author="zhangph" w:date="2017-06-16T15:02:00Z">
            <w:trPr>
              <w:divId w:val="741290899"/>
              <w:trHeight w:val="270"/>
            </w:trPr>
          </w:trPrChange>
        </w:trPr>
        <w:tc>
          <w:tcPr>
            <w:tcW w:w="1080" w:type="dxa"/>
            <w:vMerge/>
            <w:tcBorders>
              <w:top w:val="nil"/>
              <w:left w:val="single" w:sz="8" w:space="0" w:color="auto"/>
              <w:bottom w:val="single" w:sz="8" w:space="0" w:color="000000"/>
              <w:right w:val="single" w:sz="4" w:space="0" w:color="auto"/>
            </w:tcBorders>
            <w:vAlign w:val="center"/>
            <w:hideMark/>
            <w:tcPrChange w:id="5021" w:author="zhangph" w:date="2017-06-16T15:02:00Z">
              <w:tcPr>
                <w:tcW w:w="0" w:type="auto"/>
                <w:vMerge/>
                <w:tcBorders>
                  <w:top w:val="nil"/>
                  <w:left w:val="single" w:sz="8"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022" w:author="zhangph" w:date="2017-06-16T15:02:00Z"/>
                <w:rFonts w:ascii="宋体" w:eastAsia="宋体" w:hAnsi="宋体" w:cs="宋体"/>
                <w:color w:val="000000"/>
                <w:kern w:val="0"/>
                <w:sz w:val="22"/>
                <w:rPrChange w:id="5023" w:author="zhangph" w:date="2017-06-16T15:02:00Z">
                  <w:rPr>
                    <w:ins w:id="5024" w:author="zhangph" w:date="2017-06-16T15:02:00Z"/>
                  </w:rPr>
                </w:rPrChange>
              </w:rPr>
              <w:pPrChange w:id="5025" w:author="zhangph" w:date="2017-06-16T15:02:00Z">
                <w:pPr/>
              </w:pPrChange>
            </w:pPr>
          </w:p>
        </w:tc>
        <w:tc>
          <w:tcPr>
            <w:tcW w:w="1320" w:type="dxa"/>
            <w:vMerge/>
            <w:tcBorders>
              <w:top w:val="nil"/>
              <w:left w:val="single" w:sz="4" w:space="0" w:color="auto"/>
              <w:bottom w:val="single" w:sz="8" w:space="0" w:color="000000"/>
              <w:right w:val="single" w:sz="4" w:space="0" w:color="auto"/>
            </w:tcBorders>
            <w:vAlign w:val="center"/>
            <w:hideMark/>
            <w:tcPrChange w:id="5026"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027" w:author="zhangph" w:date="2017-06-16T15:02:00Z"/>
                <w:rFonts w:ascii="宋体" w:eastAsia="宋体" w:hAnsi="宋体" w:cs="宋体"/>
                <w:color w:val="000000"/>
                <w:kern w:val="0"/>
                <w:sz w:val="22"/>
                <w:rPrChange w:id="5028" w:author="zhangph" w:date="2017-06-16T15:02:00Z">
                  <w:rPr>
                    <w:ins w:id="5029" w:author="zhangph" w:date="2017-06-16T15:02:00Z"/>
                  </w:rPr>
                </w:rPrChange>
              </w:rPr>
              <w:pPrChange w:id="5030" w:author="zhangph" w:date="2017-06-16T15:02:00Z">
                <w:pPr/>
              </w:pPrChange>
            </w:pPr>
          </w:p>
        </w:tc>
        <w:tc>
          <w:tcPr>
            <w:tcW w:w="3160" w:type="dxa"/>
            <w:vMerge/>
            <w:tcBorders>
              <w:top w:val="nil"/>
              <w:left w:val="single" w:sz="4" w:space="0" w:color="auto"/>
              <w:bottom w:val="single" w:sz="8" w:space="0" w:color="000000"/>
              <w:right w:val="single" w:sz="4" w:space="0" w:color="auto"/>
            </w:tcBorders>
            <w:vAlign w:val="center"/>
            <w:hideMark/>
            <w:tcPrChange w:id="5031"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032" w:author="zhangph" w:date="2017-06-16T15:02:00Z"/>
                <w:rFonts w:ascii="宋体" w:eastAsia="宋体" w:hAnsi="宋体" w:cs="宋体"/>
                <w:color w:val="000000"/>
                <w:kern w:val="0"/>
                <w:sz w:val="22"/>
                <w:rPrChange w:id="5033" w:author="zhangph" w:date="2017-06-16T15:02:00Z">
                  <w:rPr>
                    <w:ins w:id="5034" w:author="zhangph" w:date="2017-06-16T15:02:00Z"/>
                  </w:rPr>
                </w:rPrChange>
              </w:rPr>
              <w:pPrChange w:id="5035" w:author="zhangph" w:date="2017-06-16T15:02:00Z">
                <w:pPr/>
              </w:pPrChange>
            </w:pPr>
          </w:p>
        </w:tc>
        <w:tc>
          <w:tcPr>
            <w:tcW w:w="1560" w:type="dxa"/>
            <w:tcBorders>
              <w:top w:val="single" w:sz="4" w:space="0" w:color="auto"/>
              <w:left w:val="nil"/>
              <w:bottom w:val="nil"/>
              <w:right w:val="single" w:sz="4" w:space="0" w:color="auto"/>
            </w:tcBorders>
            <w:shd w:val="clear" w:color="auto" w:fill="auto"/>
            <w:noWrap/>
            <w:vAlign w:val="center"/>
            <w:hideMark/>
            <w:tcPrChange w:id="5036" w:author="zhangph" w:date="2017-06-16T15:02:00Z">
              <w:tcPr>
                <w:tcW w:w="0" w:type="auto"/>
                <w:tcBorders>
                  <w:top w:val="single" w:sz="4" w:space="0" w:color="auto"/>
                  <w:left w:val="nil"/>
                  <w:bottom w:val="nil"/>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5037" w:author="zhangph" w:date="2017-06-16T15:02:00Z"/>
                <w:rFonts w:ascii="宋体" w:eastAsia="宋体" w:hAnsi="宋体" w:cs="宋体" w:hint="eastAsia"/>
                <w:color w:val="000000"/>
                <w:kern w:val="0"/>
                <w:sz w:val="22"/>
                <w:rPrChange w:id="5038" w:author="zhangph" w:date="2017-06-16T15:02:00Z">
                  <w:rPr>
                    <w:ins w:id="5039" w:author="zhangph" w:date="2017-06-16T15:02:00Z"/>
                    <w:rFonts w:hint="eastAsia"/>
                  </w:rPr>
                </w:rPrChange>
              </w:rPr>
              <w:pPrChange w:id="5040" w:author="zhangph" w:date="2017-06-16T15:02:00Z">
                <w:pPr/>
              </w:pPrChange>
            </w:pPr>
            <w:ins w:id="5041" w:author="zhangph" w:date="2017-06-16T15:02:00Z">
              <w:r w:rsidRPr="00555323">
                <w:rPr>
                  <w:rFonts w:ascii="宋体" w:eastAsia="宋体" w:hAnsi="宋体" w:cs="宋体" w:hint="eastAsia"/>
                  <w:color w:val="000000"/>
                  <w:kern w:val="0"/>
                  <w:sz w:val="22"/>
                  <w:rPrChange w:id="5042" w:author="zhangph" w:date="2017-06-16T15:02:00Z">
                    <w:rPr>
                      <w:rFonts w:hint="eastAsia"/>
                    </w:rPr>
                  </w:rPrChange>
                </w:rPr>
                <w:t>暂住详址</w:t>
              </w:r>
            </w:ins>
          </w:p>
        </w:tc>
        <w:tc>
          <w:tcPr>
            <w:tcW w:w="1080" w:type="dxa"/>
            <w:tcBorders>
              <w:top w:val="nil"/>
              <w:left w:val="nil"/>
              <w:bottom w:val="single" w:sz="4" w:space="0" w:color="auto"/>
              <w:right w:val="single" w:sz="4" w:space="0" w:color="auto"/>
            </w:tcBorders>
            <w:shd w:val="clear" w:color="auto" w:fill="auto"/>
            <w:noWrap/>
            <w:vAlign w:val="center"/>
            <w:hideMark/>
            <w:tcPrChange w:id="5043"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5044" w:author="zhangph" w:date="2017-06-16T15:02:00Z"/>
                <w:rFonts w:ascii="宋体" w:eastAsia="宋体" w:hAnsi="宋体" w:cs="宋体" w:hint="eastAsia"/>
                <w:color w:val="000000"/>
                <w:kern w:val="0"/>
                <w:sz w:val="22"/>
                <w:rPrChange w:id="5045" w:author="zhangph" w:date="2017-06-16T15:02:00Z">
                  <w:rPr>
                    <w:ins w:id="5046" w:author="zhangph" w:date="2017-06-16T15:02:00Z"/>
                    <w:rFonts w:hint="eastAsia"/>
                  </w:rPr>
                </w:rPrChange>
              </w:rPr>
              <w:pPrChange w:id="5047" w:author="zhangph" w:date="2017-06-16T15:02:00Z">
                <w:pPr/>
              </w:pPrChange>
            </w:pPr>
            <w:ins w:id="5048" w:author="zhangph" w:date="2017-06-16T15:02:00Z">
              <w:r w:rsidRPr="00555323">
                <w:rPr>
                  <w:rFonts w:ascii="宋体" w:eastAsia="宋体" w:hAnsi="宋体" w:cs="宋体" w:hint="eastAsia"/>
                  <w:color w:val="000000"/>
                  <w:kern w:val="0"/>
                  <w:sz w:val="22"/>
                  <w:rPrChange w:id="5049" w:author="zhangph" w:date="2017-06-16T15:02:00Z">
                    <w:rPr>
                      <w:rFonts w:hint="eastAsia"/>
                    </w:rPr>
                  </w:rPrChange>
                </w:rPr>
                <w:t xml:space="preserve">　</w:t>
              </w:r>
            </w:ins>
          </w:p>
        </w:tc>
        <w:tc>
          <w:tcPr>
            <w:tcW w:w="1080" w:type="dxa"/>
            <w:vMerge/>
            <w:tcBorders>
              <w:top w:val="nil"/>
              <w:left w:val="single" w:sz="4" w:space="0" w:color="auto"/>
              <w:bottom w:val="single" w:sz="8" w:space="0" w:color="000000"/>
              <w:right w:val="single" w:sz="8" w:space="0" w:color="auto"/>
            </w:tcBorders>
            <w:vAlign w:val="center"/>
            <w:hideMark/>
            <w:tcPrChange w:id="5050" w:author="zhangph" w:date="2017-06-16T15:02:00Z">
              <w:tcPr>
                <w:tcW w:w="0" w:type="auto"/>
                <w:vMerge/>
                <w:tcBorders>
                  <w:top w:val="nil"/>
                  <w:left w:val="single" w:sz="4" w:space="0" w:color="auto"/>
                  <w:bottom w:val="single" w:sz="8" w:space="0" w:color="000000"/>
                  <w:right w:val="single" w:sz="8" w:space="0" w:color="auto"/>
                </w:tcBorders>
                <w:vAlign w:val="center"/>
                <w:hideMark/>
              </w:tcPr>
            </w:tcPrChange>
          </w:tcPr>
          <w:p w:rsidR="00555323" w:rsidRPr="00555323" w:rsidRDefault="00555323" w:rsidP="00555323">
            <w:pPr>
              <w:widowControl/>
              <w:jc w:val="left"/>
              <w:rPr>
                <w:ins w:id="5051" w:author="zhangph" w:date="2017-06-16T15:02:00Z"/>
                <w:rFonts w:ascii="宋体" w:eastAsia="宋体" w:hAnsi="宋体" w:cs="宋体"/>
                <w:color w:val="000000"/>
                <w:kern w:val="0"/>
                <w:sz w:val="22"/>
                <w:rPrChange w:id="5052" w:author="zhangph" w:date="2017-06-16T15:02:00Z">
                  <w:rPr>
                    <w:ins w:id="5053" w:author="zhangph" w:date="2017-06-16T15:02:00Z"/>
                  </w:rPr>
                </w:rPrChange>
              </w:rPr>
              <w:pPrChange w:id="5054" w:author="zhangph" w:date="2017-06-16T15:02:00Z">
                <w:pPr/>
              </w:pPrChange>
            </w:pPr>
          </w:p>
        </w:tc>
      </w:tr>
      <w:tr w:rsidR="00555323" w:rsidRPr="00555323" w:rsidTr="00555323">
        <w:trPr>
          <w:divId w:val="741290899"/>
          <w:trHeight w:val="270"/>
          <w:ins w:id="5055" w:author="zhangph" w:date="2017-06-16T15:02:00Z"/>
          <w:trPrChange w:id="5056" w:author="zhangph" w:date="2017-06-16T15:02:00Z">
            <w:trPr>
              <w:divId w:val="741290899"/>
              <w:trHeight w:val="270"/>
            </w:trPr>
          </w:trPrChange>
        </w:trPr>
        <w:tc>
          <w:tcPr>
            <w:tcW w:w="1080" w:type="dxa"/>
            <w:vMerge/>
            <w:tcBorders>
              <w:top w:val="nil"/>
              <w:left w:val="single" w:sz="8" w:space="0" w:color="auto"/>
              <w:bottom w:val="single" w:sz="8" w:space="0" w:color="000000"/>
              <w:right w:val="single" w:sz="4" w:space="0" w:color="auto"/>
            </w:tcBorders>
            <w:vAlign w:val="center"/>
            <w:hideMark/>
            <w:tcPrChange w:id="5057" w:author="zhangph" w:date="2017-06-16T15:02:00Z">
              <w:tcPr>
                <w:tcW w:w="0" w:type="auto"/>
                <w:vMerge/>
                <w:tcBorders>
                  <w:top w:val="nil"/>
                  <w:left w:val="single" w:sz="8"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058" w:author="zhangph" w:date="2017-06-16T15:02:00Z"/>
                <w:rFonts w:ascii="宋体" w:eastAsia="宋体" w:hAnsi="宋体" w:cs="宋体"/>
                <w:color w:val="000000"/>
                <w:kern w:val="0"/>
                <w:sz w:val="22"/>
                <w:rPrChange w:id="5059" w:author="zhangph" w:date="2017-06-16T15:02:00Z">
                  <w:rPr>
                    <w:ins w:id="5060" w:author="zhangph" w:date="2017-06-16T15:02:00Z"/>
                  </w:rPr>
                </w:rPrChange>
              </w:rPr>
              <w:pPrChange w:id="5061" w:author="zhangph" w:date="2017-06-16T15:02:00Z">
                <w:pPr/>
              </w:pPrChange>
            </w:pPr>
          </w:p>
        </w:tc>
        <w:tc>
          <w:tcPr>
            <w:tcW w:w="1320" w:type="dxa"/>
            <w:vMerge/>
            <w:tcBorders>
              <w:top w:val="nil"/>
              <w:left w:val="single" w:sz="4" w:space="0" w:color="auto"/>
              <w:bottom w:val="single" w:sz="8" w:space="0" w:color="000000"/>
              <w:right w:val="single" w:sz="4" w:space="0" w:color="auto"/>
            </w:tcBorders>
            <w:vAlign w:val="center"/>
            <w:hideMark/>
            <w:tcPrChange w:id="5062"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063" w:author="zhangph" w:date="2017-06-16T15:02:00Z"/>
                <w:rFonts w:ascii="宋体" w:eastAsia="宋体" w:hAnsi="宋体" w:cs="宋体"/>
                <w:color w:val="000000"/>
                <w:kern w:val="0"/>
                <w:sz w:val="22"/>
                <w:rPrChange w:id="5064" w:author="zhangph" w:date="2017-06-16T15:02:00Z">
                  <w:rPr>
                    <w:ins w:id="5065" w:author="zhangph" w:date="2017-06-16T15:02:00Z"/>
                  </w:rPr>
                </w:rPrChange>
              </w:rPr>
              <w:pPrChange w:id="5066" w:author="zhangph" w:date="2017-06-16T15:02:00Z">
                <w:pPr/>
              </w:pPrChange>
            </w:pPr>
          </w:p>
        </w:tc>
        <w:tc>
          <w:tcPr>
            <w:tcW w:w="3160" w:type="dxa"/>
            <w:vMerge/>
            <w:tcBorders>
              <w:top w:val="nil"/>
              <w:left w:val="single" w:sz="4" w:space="0" w:color="auto"/>
              <w:bottom w:val="single" w:sz="8" w:space="0" w:color="000000"/>
              <w:right w:val="single" w:sz="4" w:space="0" w:color="auto"/>
            </w:tcBorders>
            <w:vAlign w:val="center"/>
            <w:hideMark/>
            <w:tcPrChange w:id="5067"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068" w:author="zhangph" w:date="2017-06-16T15:02:00Z"/>
                <w:rFonts w:ascii="宋体" w:eastAsia="宋体" w:hAnsi="宋体" w:cs="宋体"/>
                <w:color w:val="000000"/>
                <w:kern w:val="0"/>
                <w:sz w:val="22"/>
                <w:rPrChange w:id="5069" w:author="zhangph" w:date="2017-06-16T15:02:00Z">
                  <w:rPr>
                    <w:ins w:id="5070" w:author="zhangph" w:date="2017-06-16T15:02:00Z"/>
                  </w:rPr>
                </w:rPrChange>
              </w:rPr>
              <w:pPrChange w:id="5071" w:author="zhangph" w:date="2017-06-16T15:02:00Z">
                <w:pPr/>
              </w:pPrChange>
            </w:pPr>
          </w:p>
        </w:tc>
        <w:tc>
          <w:tcPr>
            <w:tcW w:w="1560" w:type="dxa"/>
            <w:tcBorders>
              <w:top w:val="single" w:sz="4" w:space="0" w:color="auto"/>
              <w:left w:val="nil"/>
              <w:bottom w:val="single" w:sz="4" w:space="0" w:color="auto"/>
              <w:right w:val="single" w:sz="4" w:space="0" w:color="auto"/>
            </w:tcBorders>
            <w:shd w:val="clear" w:color="auto" w:fill="auto"/>
            <w:noWrap/>
            <w:vAlign w:val="bottom"/>
            <w:hideMark/>
            <w:tcPrChange w:id="5072" w:author="zhangph" w:date="2017-06-16T15:02:00Z">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tcPrChange>
          </w:tcPr>
          <w:p w:rsidR="00555323" w:rsidRPr="00555323" w:rsidRDefault="00555323" w:rsidP="00555323">
            <w:pPr>
              <w:widowControl/>
              <w:jc w:val="left"/>
              <w:rPr>
                <w:ins w:id="5073" w:author="zhangph" w:date="2017-06-16T15:02:00Z"/>
                <w:rFonts w:ascii="宋体" w:eastAsia="宋体" w:hAnsi="宋体" w:cs="宋体" w:hint="eastAsia"/>
                <w:color w:val="000000"/>
                <w:kern w:val="0"/>
                <w:sz w:val="22"/>
                <w:rPrChange w:id="5074" w:author="zhangph" w:date="2017-06-16T15:02:00Z">
                  <w:rPr>
                    <w:ins w:id="5075" w:author="zhangph" w:date="2017-06-16T15:02:00Z"/>
                    <w:rFonts w:hint="eastAsia"/>
                  </w:rPr>
                </w:rPrChange>
              </w:rPr>
              <w:pPrChange w:id="5076" w:author="zhangph" w:date="2017-06-16T15:02:00Z">
                <w:pPr/>
              </w:pPrChange>
            </w:pPr>
            <w:ins w:id="5077" w:author="zhangph" w:date="2017-06-16T15:02:00Z">
              <w:r w:rsidRPr="00555323">
                <w:rPr>
                  <w:rFonts w:ascii="宋体" w:eastAsia="宋体" w:hAnsi="宋体" w:cs="宋体" w:hint="eastAsia"/>
                  <w:color w:val="000000"/>
                  <w:kern w:val="0"/>
                  <w:sz w:val="22"/>
                  <w:rPrChange w:id="5078" w:author="zhangph" w:date="2017-06-16T15:02:00Z">
                    <w:rPr>
                      <w:rFonts w:hint="eastAsia"/>
                    </w:rPr>
                  </w:rPrChange>
                </w:rPr>
                <w:t>身份证号码</w:t>
              </w:r>
            </w:ins>
          </w:p>
        </w:tc>
        <w:tc>
          <w:tcPr>
            <w:tcW w:w="1080" w:type="dxa"/>
            <w:tcBorders>
              <w:top w:val="nil"/>
              <w:left w:val="nil"/>
              <w:bottom w:val="single" w:sz="4" w:space="0" w:color="auto"/>
              <w:right w:val="single" w:sz="4" w:space="0" w:color="auto"/>
            </w:tcBorders>
            <w:shd w:val="clear" w:color="auto" w:fill="auto"/>
            <w:noWrap/>
            <w:vAlign w:val="center"/>
            <w:hideMark/>
            <w:tcPrChange w:id="5079"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5080" w:author="zhangph" w:date="2017-06-16T15:02:00Z"/>
                <w:rFonts w:ascii="宋体" w:eastAsia="宋体" w:hAnsi="宋体" w:cs="宋体" w:hint="eastAsia"/>
                <w:color w:val="000000"/>
                <w:kern w:val="0"/>
                <w:sz w:val="22"/>
                <w:rPrChange w:id="5081" w:author="zhangph" w:date="2017-06-16T15:02:00Z">
                  <w:rPr>
                    <w:ins w:id="5082" w:author="zhangph" w:date="2017-06-16T15:02:00Z"/>
                    <w:rFonts w:hint="eastAsia"/>
                  </w:rPr>
                </w:rPrChange>
              </w:rPr>
              <w:pPrChange w:id="5083" w:author="zhangph" w:date="2017-06-16T15:02:00Z">
                <w:pPr/>
              </w:pPrChange>
            </w:pPr>
            <w:ins w:id="5084" w:author="zhangph" w:date="2017-06-16T15:02:00Z">
              <w:r w:rsidRPr="00555323">
                <w:rPr>
                  <w:rFonts w:ascii="宋体" w:eastAsia="宋体" w:hAnsi="宋体" w:cs="宋体" w:hint="eastAsia"/>
                  <w:color w:val="000000"/>
                  <w:kern w:val="0"/>
                  <w:sz w:val="22"/>
                  <w:rPrChange w:id="5085" w:author="zhangph" w:date="2017-06-16T15:02:00Z">
                    <w:rPr>
                      <w:rFonts w:hint="eastAsia"/>
                    </w:rPr>
                  </w:rPrChange>
                </w:rPr>
                <w:t xml:space="preserve">　</w:t>
              </w:r>
            </w:ins>
          </w:p>
        </w:tc>
        <w:tc>
          <w:tcPr>
            <w:tcW w:w="1080" w:type="dxa"/>
            <w:vMerge/>
            <w:tcBorders>
              <w:top w:val="nil"/>
              <w:left w:val="single" w:sz="4" w:space="0" w:color="auto"/>
              <w:bottom w:val="single" w:sz="8" w:space="0" w:color="000000"/>
              <w:right w:val="single" w:sz="8" w:space="0" w:color="auto"/>
            </w:tcBorders>
            <w:vAlign w:val="center"/>
            <w:hideMark/>
            <w:tcPrChange w:id="5086" w:author="zhangph" w:date="2017-06-16T15:02:00Z">
              <w:tcPr>
                <w:tcW w:w="0" w:type="auto"/>
                <w:vMerge/>
                <w:tcBorders>
                  <w:top w:val="nil"/>
                  <w:left w:val="single" w:sz="4" w:space="0" w:color="auto"/>
                  <w:bottom w:val="single" w:sz="8" w:space="0" w:color="000000"/>
                  <w:right w:val="single" w:sz="8" w:space="0" w:color="auto"/>
                </w:tcBorders>
                <w:vAlign w:val="center"/>
                <w:hideMark/>
              </w:tcPr>
            </w:tcPrChange>
          </w:tcPr>
          <w:p w:rsidR="00555323" w:rsidRPr="00555323" w:rsidRDefault="00555323" w:rsidP="00555323">
            <w:pPr>
              <w:widowControl/>
              <w:jc w:val="left"/>
              <w:rPr>
                <w:ins w:id="5087" w:author="zhangph" w:date="2017-06-16T15:02:00Z"/>
                <w:rFonts w:ascii="宋体" w:eastAsia="宋体" w:hAnsi="宋体" w:cs="宋体"/>
                <w:color w:val="000000"/>
                <w:kern w:val="0"/>
                <w:sz w:val="22"/>
                <w:rPrChange w:id="5088" w:author="zhangph" w:date="2017-06-16T15:02:00Z">
                  <w:rPr>
                    <w:ins w:id="5089" w:author="zhangph" w:date="2017-06-16T15:02:00Z"/>
                  </w:rPr>
                </w:rPrChange>
              </w:rPr>
              <w:pPrChange w:id="5090" w:author="zhangph" w:date="2017-06-16T15:02:00Z">
                <w:pPr/>
              </w:pPrChange>
            </w:pPr>
          </w:p>
        </w:tc>
      </w:tr>
      <w:tr w:rsidR="00555323" w:rsidRPr="00555323" w:rsidTr="00555323">
        <w:trPr>
          <w:divId w:val="741290899"/>
          <w:trHeight w:val="270"/>
          <w:ins w:id="5091" w:author="zhangph" w:date="2017-06-16T15:02:00Z"/>
          <w:trPrChange w:id="5092" w:author="zhangph" w:date="2017-06-16T15:02:00Z">
            <w:trPr>
              <w:divId w:val="741290899"/>
              <w:trHeight w:val="270"/>
            </w:trPr>
          </w:trPrChange>
        </w:trPr>
        <w:tc>
          <w:tcPr>
            <w:tcW w:w="1080" w:type="dxa"/>
            <w:vMerge/>
            <w:tcBorders>
              <w:top w:val="nil"/>
              <w:left w:val="single" w:sz="8" w:space="0" w:color="auto"/>
              <w:bottom w:val="single" w:sz="8" w:space="0" w:color="000000"/>
              <w:right w:val="single" w:sz="4" w:space="0" w:color="auto"/>
            </w:tcBorders>
            <w:vAlign w:val="center"/>
            <w:hideMark/>
            <w:tcPrChange w:id="5093" w:author="zhangph" w:date="2017-06-16T15:02:00Z">
              <w:tcPr>
                <w:tcW w:w="0" w:type="auto"/>
                <w:vMerge/>
                <w:tcBorders>
                  <w:top w:val="nil"/>
                  <w:left w:val="single" w:sz="8"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094" w:author="zhangph" w:date="2017-06-16T15:02:00Z"/>
                <w:rFonts w:ascii="宋体" w:eastAsia="宋体" w:hAnsi="宋体" w:cs="宋体"/>
                <w:color w:val="000000"/>
                <w:kern w:val="0"/>
                <w:sz w:val="22"/>
                <w:rPrChange w:id="5095" w:author="zhangph" w:date="2017-06-16T15:02:00Z">
                  <w:rPr>
                    <w:ins w:id="5096" w:author="zhangph" w:date="2017-06-16T15:02:00Z"/>
                  </w:rPr>
                </w:rPrChange>
              </w:rPr>
              <w:pPrChange w:id="5097" w:author="zhangph" w:date="2017-06-16T15:02:00Z">
                <w:pPr/>
              </w:pPrChange>
            </w:pPr>
          </w:p>
        </w:tc>
        <w:tc>
          <w:tcPr>
            <w:tcW w:w="1320" w:type="dxa"/>
            <w:vMerge/>
            <w:tcBorders>
              <w:top w:val="nil"/>
              <w:left w:val="single" w:sz="4" w:space="0" w:color="auto"/>
              <w:bottom w:val="single" w:sz="8" w:space="0" w:color="000000"/>
              <w:right w:val="single" w:sz="4" w:space="0" w:color="auto"/>
            </w:tcBorders>
            <w:vAlign w:val="center"/>
            <w:hideMark/>
            <w:tcPrChange w:id="5098"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099" w:author="zhangph" w:date="2017-06-16T15:02:00Z"/>
                <w:rFonts w:ascii="宋体" w:eastAsia="宋体" w:hAnsi="宋体" w:cs="宋体"/>
                <w:color w:val="000000"/>
                <w:kern w:val="0"/>
                <w:sz w:val="22"/>
                <w:rPrChange w:id="5100" w:author="zhangph" w:date="2017-06-16T15:02:00Z">
                  <w:rPr>
                    <w:ins w:id="5101" w:author="zhangph" w:date="2017-06-16T15:02:00Z"/>
                  </w:rPr>
                </w:rPrChange>
              </w:rPr>
              <w:pPrChange w:id="5102" w:author="zhangph" w:date="2017-06-16T15:02:00Z">
                <w:pPr/>
              </w:pPrChange>
            </w:pPr>
          </w:p>
        </w:tc>
        <w:tc>
          <w:tcPr>
            <w:tcW w:w="3160" w:type="dxa"/>
            <w:vMerge/>
            <w:tcBorders>
              <w:top w:val="nil"/>
              <w:left w:val="single" w:sz="4" w:space="0" w:color="auto"/>
              <w:bottom w:val="single" w:sz="8" w:space="0" w:color="000000"/>
              <w:right w:val="single" w:sz="4" w:space="0" w:color="auto"/>
            </w:tcBorders>
            <w:vAlign w:val="center"/>
            <w:hideMark/>
            <w:tcPrChange w:id="5103"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104" w:author="zhangph" w:date="2017-06-16T15:02:00Z"/>
                <w:rFonts w:ascii="宋体" w:eastAsia="宋体" w:hAnsi="宋体" w:cs="宋体"/>
                <w:color w:val="000000"/>
                <w:kern w:val="0"/>
                <w:sz w:val="22"/>
                <w:rPrChange w:id="5105" w:author="zhangph" w:date="2017-06-16T15:02:00Z">
                  <w:rPr>
                    <w:ins w:id="5106" w:author="zhangph" w:date="2017-06-16T15:02:00Z"/>
                  </w:rPr>
                </w:rPrChange>
              </w:rPr>
              <w:pPrChange w:id="5107" w:author="zhangph" w:date="2017-06-16T15:02:00Z">
                <w:pPr/>
              </w:pPrChange>
            </w:pPr>
          </w:p>
        </w:tc>
        <w:tc>
          <w:tcPr>
            <w:tcW w:w="1560" w:type="dxa"/>
            <w:tcBorders>
              <w:top w:val="nil"/>
              <w:left w:val="nil"/>
              <w:bottom w:val="single" w:sz="4" w:space="0" w:color="auto"/>
              <w:right w:val="single" w:sz="4" w:space="0" w:color="auto"/>
            </w:tcBorders>
            <w:shd w:val="clear" w:color="auto" w:fill="auto"/>
            <w:noWrap/>
            <w:vAlign w:val="center"/>
            <w:hideMark/>
            <w:tcPrChange w:id="5108"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5109" w:author="zhangph" w:date="2017-06-16T15:02:00Z"/>
                <w:rFonts w:ascii="宋体" w:eastAsia="宋体" w:hAnsi="宋体" w:cs="宋体" w:hint="eastAsia"/>
                <w:color w:val="000000"/>
                <w:kern w:val="0"/>
                <w:sz w:val="22"/>
                <w:rPrChange w:id="5110" w:author="zhangph" w:date="2017-06-16T15:02:00Z">
                  <w:rPr>
                    <w:ins w:id="5111" w:author="zhangph" w:date="2017-06-16T15:02:00Z"/>
                    <w:rFonts w:hint="eastAsia"/>
                  </w:rPr>
                </w:rPrChange>
              </w:rPr>
              <w:pPrChange w:id="5112" w:author="zhangph" w:date="2017-06-16T15:02:00Z">
                <w:pPr/>
              </w:pPrChange>
            </w:pPr>
            <w:ins w:id="5113" w:author="zhangph" w:date="2017-06-16T15:02:00Z">
              <w:r w:rsidRPr="00555323">
                <w:rPr>
                  <w:rFonts w:ascii="宋体" w:eastAsia="宋体" w:hAnsi="宋体" w:cs="宋体" w:hint="eastAsia"/>
                  <w:color w:val="000000"/>
                  <w:kern w:val="0"/>
                  <w:sz w:val="22"/>
                  <w:rPrChange w:id="5114" w:author="zhangph" w:date="2017-06-16T15:02:00Z">
                    <w:rPr>
                      <w:rFonts w:hint="eastAsia"/>
                    </w:rPr>
                  </w:rPrChange>
                </w:rPr>
                <w:t>注销标志</w:t>
              </w:r>
            </w:ins>
          </w:p>
        </w:tc>
        <w:tc>
          <w:tcPr>
            <w:tcW w:w="1080" w:type="dxa"/>
            <w:tcBorders>
              <w:top w:val="nil"/>
              <w:left w:val="nil"/>
              <w:bottom w:val="single" w:sz="4" w:space="0" w:color="auto"/>
              <w:right w:val="single" w:sz="4" w:space="0" w:color="auto"/>
            </w:tcBorders>
            <w:shd w:val="clear" w:color="auto" w:fill="auto"/>
            <w:noWrap/>
            <w:vAlign w:val="center"/>
            <w:hideMark/>
            <w:tcPrChange w:id="5115" w:author="zhangph" w:date="2017-06-16T15:02:00Z">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5116" w:author="zhangph" w:date="2017-06-16T15:02:00Z"/>
                <w:rFonts w:ascii="宋体" w:eastAsia="宋体" w:hAnsi="宋体" w:cs="宋体" w:hint="eastAsia"/>
                <w:color w:val="000000"/>
                <w:kern w:val="0"/>
                <w:sz w:val="22"/>
                <w:rPrChange w:id="5117" w:author="zhangph" w:date="2017-06-16T15:02:00Z">
                  <w:rPr>
                    <w:ins w:id="5118" w:author="zhangph" w:date="2017-06-16T15:02:00Z"/>
                    <w:rFonts w:hint="eastAsia"/>
                  </w:rPr>
                </w:rPrChange>
              </w:rPr>
              <w:pPrChange w:id="5119" w:author="zhangph" w:date="2017-06-16T15:02:00Z">
                <w:pPr/>
              </w:pPrChange>
            </w:pPr>
            <w:ins w:id="5120" w:author="zhangph" w:date="2017-06-16T15:02:00Z">
              <w:r w:rsidRPr="00555323">
                <w:rPr>
                  <w:rFonts w:ascii="宋体" w:eastAsia="宋体" w:hAnsi="宋体" w:cs="宋体" w:hint="eastAsia"/>
                  <w:color w:val="000000"/>
                  <w:kern w:val="0"/>
                  <w:sz w:val="22"/>
                  <w:rPrChange w:id="5121" w:author="zhangph" w:date="2017-06-16T15:02:00Z">
                    <w:rPr>
                      <w:rFonts w:hint="eastAsia"/>
                    </w:rPr>
                  </w:rPrChange>
                </w:rPr>
                <w:t>"</w:t>
              </w:r>
              <w:r w:rsidRPr="00555323">
                <w:rPr>
                  <w:rFonts w:ascii="宋体" w:eastAsia="宋体" w:hAnsi="宋体" w:cs="宋体" w:hint="eastAsia"/>
                  <w:color w:val="000000"/>
                  <w:kern w:val="0"/>
                  <w:sz w:val="22"/>
                  <w:rPrChange w:id="5122" w:author="zhangph" w:date="2017-06-16T15:02:00Z">
                    <w:rPr>
                      <w:rFonts w:hint="eastAsia"/>
                    </w:rPr>
                  </w:rPrChange>
                </w:rPr>
                <w:t>未注销</w:t>
              </w:r>
              <w:r w:rsidRPr="00555323">
                <w:rPr>
                  <w:rFonts w:ascii="宋体" w:eastAsia="宋体" w:hAnsi="宋体" w:cs="宋体" w:hint="eastAsia"/>
                  <w:color w:val="000000"/>
                  <w:kern w:val="0"/>
                  <w:sz w:val="22"/>
                  <w:rPrChange w:id="5123" w:author="zhangph" w:date="2017-06-16T15:02:00Z">
                    <w:rPr>
                      <w:rFonts w:hint="eastAsia"/>
                    </w:rPr>
                  </w:rPrChange>
                </w:rPr>
                <w:t>"</w:t>
              </w:r>
            </w:ins>
          </w:p>
        </w:tc>
        <w:tc>
          <w:tcPr>
            <w:tcW w:w="1080" w:type="dxa"/>
            <w:vMerge/>
            <w:tcBorders>
              <w:top w:val="nil"/>
              <w:left w:val="single" w:sz="4" w:space="0" w:color="auto"/>
              <w:bottom w:val="single" w:sz="8" w:space="0" w:color="000000"/>
              <w:right w:val="single" w:sz="8" w:space="0" w:color="auto"/>
            </w:tcBorders>
            <w:vAlign w:val="center"/>
            <w:hideMark/>
            <w:tcPrChange w:id="5124" w:author="zhangph" w:date="2017-06-16T15:02:00Z">
              <w:tcPr>
                <w:tcW w:w="0" w:type="auto"/>
                <w:vMerge/>
                <w:tcBorders>
                  <w:top w:val="nil"/>
                  <w:left w:val="single" w:sz="4" w:space="0" w:color="auto"/>
                  <w:bottom w:val="single" w:sz="8" w:space="0" w:color="000000"/>
                  <w:right w:val="single" w:sz="8" w:space="0" w:color="auto"/>
                </w:tcBorders>
                <w:vAlign w:val="center"/>
                <w:hideMark/>
              </w:tcPr>
            </w:tcPrChange>
          </w:tcPr>
          <w:p w:rsidR="00555323" w:rsidRPr="00555323" w:rsidRDefault="00555323" w:rsidP="00555323">
            <w:pPr>
              <w:widowControl/>
              <w:jc w:val="left"/>
              <w:rPr>
                <w:ins w:id="5125" w:author="zhangph" w:date="2017-06-16T15:02:00Z"/>
                <w:rFonts w:ascii="宋体" w:eastAsia="宋体" w:hAnsi="宋体" w:cs="宋体"/>
                <w:color w:val="000000"/>
                <w:kern w:val="0"/>
                <w:sz w:val="22"/>
                <w:rPrChange w:id="5126" w:author="zhangph" w:date="2017-06-16T15:02:00Z">
                  <w:rPr>
                    <w:ins w:id="5127" w:author="zhangph" w:date="2017-06-16T15:02:00Z"/>
                  </w:rPr>
                </w:rPrChange>
              </w:rPr>
              <w:pPrChange w:id="5128" w:author="zhangph" w:date="2017-06-16T15:02:00Z">
                <w:pPr/>
              </w:pPrChange>
            </w:pPr>
          </w:p>
        </w:tc>
      </w:tr>
      <w:tr w:rsidR="00555323" w:rsidRPr="00555323" w:rsidTr="00555323">
        <w:trPr>
          <w:divId w:val="741290899"/>
          <w:trHeight w:val="285"/>
          <w:ins w:id="5129" w:author="zhangph" w:date="2017-06-16T15:02:00Z"/>
          <w:trPrChange w:id="5130" w:author="zhangph" w:date="2017-06-16T15:02:00Z">
            <w:trPr>
              <w:divId w:val="741290899"/>
              <w:trHeight w:val="285"/>
            </w:trPr>
          </w:trPrChange>
        </w:trPr>
        <w:tc>
          <w:tcPr>
            <w:tcW w:w="1080" w:type="dxa"/>
            <w:vMerge/>
            <w:tcBorders>
              <w:top w:val="nil"/>
              <w:left w:val="single" w:sz="8" w:space="0" w:color="auto"/>
              <w:bottom w:val="single" w:sz="8" w:space="0" w:color="000000"/>
              <w:right w:val="single" w:sz="4" w:space="0" w:color="auto"/>
            </w:tcBorders>
            <w:vAlign w:val="center"/>
            <w:hideMark/>
            <w:tcPrChange w:id="5131" w:author="zhangph" w:date="2017-06-16T15:02:00Z">
              <w:tcPr>
                <w:tcW w:w="0" w:type="auto"/>
                <w:vMerge/>
                <w:tcBorders>
                  <w:top w:val="nil"/>
                  <w:left w:val="single" w:sz="8"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132" w:author="zhangph" w:date="2017-06-16T15:02:00Z"/>
                <w:rFonts w:ascii="宋体" w:eastAsia="宋体" w:hAnsi="宋体" w:cs="宋体"/>
                <w:color w:val="000000"/>
                <w:kern w:val="0"/>
                <w:sz w:val="22"/>
                <w:rPrChange w:id="5133" w:author="zhangph" w:date="2017-06-16T15:02:00Z">
                  <w:rPr>
                    <w:ins w:id="5134" w:author="zhangph" w:date="2017-06-16T15:02:00Z"/>
                  </w:rPr>
                </w:rPrChange>
              </w:rPr>
              <w:pPrChange w:id="5135" w:author="zhangph" w:date="2017-06-16T15:02:00Z">
                <w:pPr/>
              </w:pPrChange>
            </w:pPr>
          </w:p>
        </w:tc>
        <w:tc>
          <w:tcPr>
            <w:tcW w:w="1320" w:type="dxa"/>
            <w:vMerge/>
            <w:tcBorders>
              <w:top w:val="nil"/>
              <w:left w:val="single" w:sz="4" w:space="0" w:color="auto"/>
              <w:bottom w:val="single" w:sz="8" w:space="0" w:color="000000"/>
              <w:right w:val="single" w:sz="4" w:space="0" w:color="auto"/>
            </w:tcBorders>
            <w:vAlign w:val="center"/>
            <w:hideMark/>
            <w:tcPrChange w:id="5136"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137" w:author="zhangph" w:date="2017-06-16T15:02:00Z"/>
                <w:rFonts w:ascii="宋体" w:eastAsia="宋体" w:hAnsi="宋体" w:cs="宋体"/>
                <w:color w:val="000000"/>
                <w:kern w:val="0"/>
                <w:sz w:val="22"/>
                <w:rPrChange w:id="5138" w:author="zhangph" w:date="2017-06-16T15:02:00Z">
                  <w:rPr>
                    <w:ins w:id="5139" w:author="zhangph" w:date="2017-06-16T15:02:00Z"/>
                  </w:rPr>
                </w:rPrChange>
              </w:rPr>
              <w:pPrChange w:id="5140" w:author="zhangph" w:date="2017-06-16T15:02:00Z">
                <w:pPr/>
              </w:pPrChange>
            </w:pPr>
          </w:p>
        </w:tc>
        <w:tc>
          <w:tcPr>
            <w:tcW w:w="3160" w:type="dxa"/>
            <w:vMerge/>
            <w:tcBorders>
              <w:top w:val="nil"/>
              <w:left w:val="single" w:sz="4" w:space="0" w:color="auto"/>
              <w:bottom w:val="single" w:sz="8" w:space="0" w:color="000000"/>
              <w:right w:val="single" w:sz="4" w:space="0" w:color="auto"/>
            </w:tcBorders>
            <w:vAlign w:val="center"/>
            <w:hideMark/>
            <w:tcPrChange w:id="5141" w:author="zhangph" w:date="2017-06-16T15:02:00Z">
              <w:tcPr>
                <w:tcW w:w="0" w:type="auto"/>
                <w:vMerge/>
                <w:tcBorders>
                  <w:top w:val="nil"/>
                  <w:left w:val="single" w:sz="4" w:space="0" w:color="auto"/>
                  <w:bottom w:val="single" w:sz="8" w:space="0" w:color="000000"/>
                  <w:right w:val="single" w:sz="4" w:space="0" w:color="auto"/>
                </w:tcBorders>
                <w:vAlign w:val="center"/>
                <w:hideMark/>
              </w:tcPr>
            </w:tcPrChange>
          </w:tcPr>
          <w:p w:rsidR="00555323" w:rsidRPr="00555323" w:rsidRDefault="00555323" w:rsidP="00555323">
            <w:pPr>
              <w:widowControl/>
              <w:jc w:val="left"/>
              <w:rPr>
                <w:ins w:id="5142" w:author="zhangph" w:date="2017-06-16T15:02:00Z"/>
                <w:rFonts w:ascii="宋体" w:eastAsia="宋体" w:hAnsi="宋体" w:cs="宋体"/>
                <w:color w:val="000000"/>
                <w:kern w:val="0"/>
                <w:sz w:val="22"/>
                <w:rPrChange w:id="5143" w:author="zhangph" w:date="2017-06-16T15:02:00Z">
                  <w:rPr>
                    <w:ins w:id="5144" w:author="zhangph" w:date="2017-06-16T15:02:00Z"/>
                  </w:rPr>
                </w:rPrChange>
              </w:rPr>
              <w:pPrChange w:id="5145" w:author="zhangph" w:date="2017-06-16T15:02:00Z">
                <w:pPr/>
              </w:pPrChange>
            </w:pPr>
          </w:p>
        </w:tc>
        <w:tc>
          <w:tcPr>
            <w:tcW w:w="1560" w:type="dxa"/>
            <w:tcBorders>
              <w:top w:val="nil"/>
              <w:left w:val="nil"/>
              <w:bottom w:val="single" w:sz="8" w:space="0" w:color="auto"/>
              <w:right w:val="single" w:sz="4" w:space="0" w:color="auto"/>
            </w:tcBorders>
            <w:shd w:val="clear" w:color="auto" w:fill="auto"/>
            <w:noWrap/>
            <w:vAlign w:val="center"/>
            <w:hideMark/>
            <w:tcPrChange w:id="5146" w:author="zhangph" w:date="2017-06-16T15:02:00Z">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5147" w:author="zhangph" w:date="2017-06-16T15:02:00Z"/>
                <w:rFonts w:ascii="宋体" w:eastAsia="宋体" w:hAnsi="宋体" w:cs="宋体" w:hint="eastAsia"/>
                <w:color w:val="000000"/>
                <w:kern w:val="0"/>
                <w:sz w:val="22"/>
                <w:rPrChange w:id="5148" w:author="zhangph" w:date="2017-06-16T15:02:00Z">
                  <w:rPr>
                    <w:ins w:id="5149" w:author="zhangph" w:date="2017-06-16T15:02:00Z"/>
                    <w:rFonts w:hint="eastAsia"/>
                  </w:rPr>
                </w:rPrChange>
              </w:rPr>
              <w:pPrChange w:id="5150" w:author="zhangph" w:date="2017-06-16T15:02:00Z">
                <w:pPr/>
              </w:pPrChange>
            </w:pPr>
            <w:ins w:id="5151" w:author="zhangph" w:date="2017-06-16T15:02:00Z">
              <w:r w:rsidRPr="00555323">
                <w:rPr>
                  <w:rFonts w:ascii="宋体" w:eastAsia="宋体" w:hAnsi="宋体" w:cs="宋体" w:hint="eastAsia"/>
                  <w:color w:val="000000"/>
                  <w:kern w:val="0"/>
                  <w:sz w:val="22"/>
                  <w:rPrChange w:id="5152" w:author="zhangph" w:date="2017-06-16T15:02:00Z">
                    <w:rPr>
                      <w:rFonts w:hint="eastAsia"/>
                    </w:rPr>
                  </w:rPrChange>
                </w:rPr>
                <w:t>区县</w:t>
              </w:r>
            </w:ins>
          </w:p>
        </w:tc>
        <w:tc>
          <w:tcPr>
            <w:tcW w:w="1080" w:type="dxa"/>
            <w:tcBorders>
              <w:top w:val="nil"/>
              <w:left w:val="nil"/>
              <w:bottom w:val="single" w:sz="8" w:space="0" w:color="auto"/>
              <w:right w:val="single" w:sz="4" w:space="0" w:color="auto"/>
            </w:tcBorders>
            <w:shd w:val="clear" w:color="auto" w:fill="auto"/>
            <w:noWrap/>
            <w:vAlign w:val="center"/>
            <w:hideMark/>
            <w:tcPrChange w:id="5153" w:author="zhangph" w:date="2017-06-16T15:02:00Z">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tcPrChange>
          </w:tcPr>
          <w:p w:rsidR="00555323" w:rsidRPr="00555323" w:rsidRDefault="00555323" w:rsidP="00555323">
            <w:pPr>
              <w:widowControl/>
              <w:jc w:val="left"/>
              <w:rPr>
                <w:ins w:id="5154" w:author="zhangph" w:date="2017-06-16T15:02:00Z"/>
                <w:rFonts w:ascii="宋体" w:eastAsia="宋体" w:hAnsi="宋体" w:cs="宋体" w:hint="eastAsia"/>
                <w:color w:val="000000"/>
                <w:kern w:val="0"/>
                <w:sz w:val="22"/>
                <w:rPrChange w:id="5155" w:author="zhangph" w:date="2017-06-16T15:02:00Z">
                  <w:rPr>
                    <w:ins w:id="5156" w:author="zhangph" w:date="2017-06-16T15:02:00Z"/>
                    <w:rFonts w:hint="eastAsia"/>
                  </w:rPr>
                </w:rPrChange>
              </w:rPr>
              <w:pPrChange w:id="5157" w:author="zhangph" w:date="2017-06-16T15:02:00Z">
                <w:pPr/>
              </w:pPrChange>
            </w:pPr>
            <w:ins w:id="5158" w:author="zhangph" w:date="2017-06-16T15:02:00Z">
              <w:r w:rsidRPr="00555323">
                <w:rPr>
                  <w:rFonts w:ascii="宋体" w:eastAsia="宋体" w:hAnsi="宋体" w:cs="宋体" w:hint="eastAsia"/>
                  <w:color w:val="000000"/>
                  <w:kern w:val="0"/>
                  <w:sz w:val="22"/>
                  <w:rPrChange w:id="5159" w:author="zhangph" w:date="2017-06-16T15:02:00Z">
                    <w:rPr>
                      <w:rFonts w:hint="eastAsia"/>
                    </w:rPr>
                  </w:rPrChange>
                </w:rPr>
                <w:t>"</w:t>
              </w:r>
              <w:r w:rsidRPr="00555323">
                <w:rPr>
                  <w:rFonts w:ascii="宋体" w:eastAsia="宋体" w:hAnsi="宋体" w:cs="宋体" w:hint="eastAsia"/>
                  <w:color w:val="000000"/>
                  <w:kern w:val="0"/>
                  <w:sz w:val="22"/>
                  <w:rPrChange w:id="5160" w:author="zhangph" w:date="2017-06-16T15:02:00Z">
                    <w:rPr>
                      <w:rFonts w:hint="eastAsia"/>
                    </w:rPr>
                  </w:rPrChange>
                </w:rPr>
                <w:t>萧山</w:t>
              </w:r>
              <w:r w:rsidRPr="00555323">
                <w:rPr>
                  <w:rFonts w:ascii="宋体" w:eastAsia="宋体" w:hAnsi="宋体" w:cs="宋体" w:hint="eastAsia"/>
                  <w:color w:val="000000"/>
                  <w:kern w:val="0"/>
                  <w:sz w:val="22"/>
                  <w:rPrChange w:id="5161" w:author="zhangph" w:date="2017-06-16T15:02:00Z">
                    <w:rPr>
                      <w:rFonts w:hint="eastAsia"/>
                    </w:rPr>
                  </w:rPrChange>
                </w:rPr>
                <w:t>"</w:t>
              </w:r>
            </w:ins>
          </w:p>
        </w:tc>
        <w:tc>
          <w:tcPr>
            <w:tcW w:w="1080" w:type="dxa"/>
            <w:vMerge/>
            <w:tcBorders>
              <w:top w:val="nil"/>
              <w:left w:val="single" w:sz="4" w:space="0" w:color="auto"/>
              <w:bottom w:val="single" w:sz="8" w:space="0" w:color="000000"/>
              <w:right w:val="single" w:sz="8" w:space="0" w:color="auto"/>
            </w:tcBorders>
            <w:vAlign w:val="center"/>
            <w:hideMark/>
            <w:tcPrChange w:id="5162" w:author="zhangph" w:date="2017-06-16T15:02:00Z">
              <w:tcPr>
                <w:tcW w:w="0" w:type="auto"/>
                <w:vMerge/>
                <w:tcBorders>
                  <w:top w:val="nil"/>
                  <w:left w:val="single" w:sz="4" w:space="0" w:color="auto"/>
                  <w:bottom w:val="single" w:sz="8" w:space="0" w:color="000000"/>
                  <w:right w:val="single" w:sz="8" w:space="0" w:color="auto"/>
                </w:tcBorders>
                <w:vAlign w:val="center"/>
                <w:hideMark/>
              </w:tcPr>
            </w:tcPrChange>
          </w:tcPr>
          <w:p w:rsidR="00555323" w:rsidRPr="00555323" w:rsidRDefault="00555323" w:rsidP="00555323">
            <w:pPr>
              <w:widowControl/>
              <w:jc w:val="left"/>
              <w:rPr>
                <w:ins w:id="5163" w:author="zhangph" w:date="2017-06-16T15:02:00Z"/>
                <w:rFonts w:ascii="宋体" w:eastAsia="宋体" w:hAnsi="宋体" w:cs="宋体"/>
                <w:color w:val="000000"/>
                <w:kern w:val="0"/>
                <w:sz w:val="22"/>
                <w:rPrChange w:id="5164" w:author="zhangph" w:date="2017-06-16T15:02:00Z">
                  <w:rPr>
                    <w:ins w:id="5165" w:author="zhangph" w:date="2017-06-16T15:02:00Z"/>
                  </w:rPr>
                </w:rPrChange>
              </w:rPr>
              <w:pPrChange w:id="5166" w:author="zhangph" w:date="2017-06-16T15:02:00Z">
                <w:pPr/>
              </w:pPrChange>
            </w:pPr>
          </w:p>
        </w:tc>
      </w:tr>
    </w:tbl>
    <w:p w:rsidR="00F22C6A" w:rsidDel="00555323" w:rsidRDefault="00F22C6A" w:rsidP="00555323">
      <w:pPr>
        <w:widowControl/>
        <w:jc w:val="left"/>
        <w:rPr>
          <w:del w:id="5167" w:author="zhangph" w:date="2017-06-16T15:02:00Z"/>
          <w:szCs w:val="21"/>
        </w:rPr>
        <w:pPrChange w:id="5168" w:author="zhangph" w:date="2017-06-16T15:02:00Z">
          <w:pPr>
            <w:widowControl/>
            <w:jc w:val="left"/>
          </w:pPr>
        </w:pPrChange>
      </w:pPr>
    </w:p>
    <w:tbl>
      <w:tblPr>
        <w:tblW w:w="9280" w:type="dxa"/>
        <w:tblInd w:w="-23" w:type="dxa"/>
        <w:tblLook w:val="04A0" w:firstRow="1" w:lastRow="0" w:firstColumn="1" w:lastColumn="0" w:noHBand="0" w:noVBand="1"/>
      </w:tblPr>
      <w:tblGrid>
        <w:gridCol w:w="1080"/>
        <w:gridCol w:w="1320"/>
        <w:gridCol w:w="3160"/>
        <w:gridCol w:w="1560"/>
        <w:gridCol w:w="1080"/>
        <w:gridCol w:w="1080"/>
      </w:tblGrid>
      <w:tr w:rsidR="00F22C6A" w:rsidRPr="00F22C6A" w:rsidDel="00555323" w:rsidTr="00F22C6A">
        <w:trPr>
          <w:divId w:val="850875313"/>
          <w:trHeight w:val="270"/>
          <w:del w:id="5169" w:author="zhangph" w:date="2017-06-16T15:02:00Z"/>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170" w:author="zhangph" w:date="2017-06-16T15:02:00Z"/>
                <w:rFonts w:ascii="宋体" w:eastAsia="宋体" w:hAnsi="宋体" w:cs="宋体"/>
                <w:color w:val="000000"/>
                <w:kern w:val="0"/>
                <w:sz w:val="22"/>
              </w:rPr>
            </w:pPr>
            <w:del w:id="5171" w:author="zhangph" w:date="2017-06-16T15:02:00Z">
              <w:r w:rsidRPr="00F22C6A" w:rsidDel="00555323">
                <w:rPr>
                  <w:rFonts w:ascii="宋体" w:eastAsia="宋体" w:hAnsi="宋体" w:cs="宋体" w:hint="eastAsia"/>
                  <w:color w:val="000000"/>
                  <w:kern w:val="0"/>
                  <w:sz w:val="22"/>
                </w:rPr>
                <w:delText>序号</w:delText>
              </w:r>
            </w:del>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172" w:author="zhangph" w:date="2017-06-16T15:02:00Z"/>
                <w:rFonts w:ascii="宋体" w:eastAsia="宋体" w:hAnsi="宋体" w:cs="宋体"/>
                <w:color w:val="000000"/>
                <w:kern w:val="0"/>
                <w:sz w:val="22"/>
              </w:rPr>
            </w:pPr>
            <w:del w:id="5173" w:author="zhangph" w:date="2017-06-16T15:02:00Z">
              <w:r w:rsidRPr="00F22C6A" w:rsidDel="00555323">
                <w:rPr>
                  <w:rFonts w:ascii="宋体" w:eastAsia="宋体" w:hAnsi="宋体" w:cs="宋体" w:hint="eastAsia"/>
                  <w:color w:val="000000"/>
                  <w:kern w:val="0"/>
                  <w:sz w:val="22"/>
                </w:rPr>
                <w:delText>表名</w:delText>
              </w:r>
            </w:del>
          </w:p>
        </w:tc>
        <w:tc>
          <w:tcPr>
            <w:tcW w:w="3160"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174" w:author="zhangph" w:date="2017-06-16T15:02:00Z"/>
                <w:rFonts w:ascii="宋体" w:eastAsia="宋体" w:hAnsi="宋体" w:cs="宋体"/>
                <w:color w:val="000000"/>
                <w:kern w:val="0"/>
                <w:sz w:val="22"/>
              </w:rPr>
            </w:pPr>
            <w:del w:id="5175" w:author="zhangph" w:date="2017-06-16T15:02:00Z">
              <w:r w:rsidRPr="00F22C6A" w:rsidDel="00555323">
                <w:rPr>
                  <w:rFonts w:ascii="宋体" w:eastAsia="宋体" w:hAnsi="宋体" w:cs="宋体" w:hint="eastAsia"/>
                  <w:color w:val="000000"/>
                  <w:kern w:val="0"/>
                  <w:sz w:val="22"/>
                </w:rPr>
                <w:delText>英文名</w:delText>
              </w:r>
            </w:del>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176" w:author="zhangph" w:date="2017-06-16T15:02:00Z"/>
                <w:rFonts w:ascii="宋体" w:eastAsia="宋体" w:hAnsi="宋体" w:cs="宋体"/>
                <w:color w:val="000000"/>
                <w:kern w:val="0"/>
                <w:sz w:val="22"/>
              </w:rPr>
            </w:pPr>
            <w:del w:id="5177" w:author="zhangph" w:date="2017-06-16T15:02:00Z">
              <w:r w:rsidRPr="00F22C6A" w:rsidDel="00555323">
                <w:rPr>
                  <w:rFonts w:ascii="宋体" w:eastAsia="宋体" w:hAnsi="宋体" w:cs="宋体" w:hint="eastAsia"/>
                  <w:color w:val="000000"/>
                  <w:kern w:val="0"/>
                  <w:sz w:val="22"/>
                </w:rPr>
                <w:delText>字段</w:delText>
              </w:r>
            </w:del>
          </w:p>
        </w:tc>
        <w:tc>
          <w:tcPr>
            <w:tcW w:w="1080"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178" w:author="zhangph" w:date="2017-06-16T15:02:00Z"/>
                <w:rFonts w:ascii="宋体" w:eastAsia="宋体" w:hAnsi="宋体" w:cs="宋体"/>
                <w:color w:val="000000"/>
                <w:kern w:val="0"/>
                <w:sz w:val="22"/>
              </w:rPr>
            </w:pPr>
            <w:del w:id="5179" w:author="zhangph" w:date="2017-06-16T15:02:00Z">
              <w:r w:rsidRPr="00F22C6A" w:rsidDel="00555323">
                <w:rPr>
                  <w:rFonts w:ascii="宋体" w:eastAsia="宋体" w:hAnsi="宋体" w:cs="宋体" w:hint="eastAsia"/>
                  <w:color w:val="000000"/>
                  <w:kern w:val="0"/>
                  <w:sz w:val="22"/>
                </w:rPr>
                <w:delText>值</w:delText>
              </w:r>
            </w:del>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rsidR="00F22C6A" w:rsidRPr="00F22C6A" w:rsidDel="00555323" w:rsidRDefault="00F22C6A" w:rsidP="00F22C6A">
            <w:pPr>
              <w:widowControl/>
              <w:jc w:val="left"/>
              <w:rPr>
                <w:del w:id="5180" w:author="zhangph" w:date="2017-06-16T15:02:00Z"/>
                <w:rFonts w:ascii="宋体" w:eastAsia="宋体" w:hAnsi="宋体" w:cs="宋体"/>
                <w:color w:val="000000"/>
                <w:kern w:val="0"/>
                <w:sz w:val="22"/>
              </w:rPr>
            </w:pPr>
            <w:del w:id="5181"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850875313"/>
          <w:trHeight w:val="285"/>
          <w:del w:id="5182" w:author="zhangph" w:date="2017-06-16T15:02:00Z"/>
        </w:trPr>
        <w:tc>
          <w:tcPr>
            <w:tcW w:w="10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5183" w:author="zhangph" w:date="2017-06-16T15:02:00Z"/>
                <w:rFonts w:ascii="宋体" w:eastAsia="宋体" w:hAnsi="宋体" w:cs="宋体"/>
                <w:color w:val="000000"/>
                <w:kern w:val="0"/>
                <w:sz w:val="22"/>
              </w:rPr>
            </w:pPr>
            <w:del w:id="5184" w:author="zhangph" w:date="2017-06-16T15:02:00Z">
              <w:r w:rsidRPr="00F22C6A" w:rsidDel="00555323">
                <w:rPr>
                  <w:rFonts w:ascii="宋体" w:eastAsia="宋体" w:hAnsi="宋体" w:cs="宋体" w:hint="eastAsia"/>
                  <w:color w:val="000000"/>
                  <w:kern w:val="0"/>
                  <w:sz w:val="22"/>
                </w:rPr>
                <w:delText>2</w:delText>
              </w:r>
            </w:del>
          </w:p>
        </w:tc>
        <w:tc>
          <w:tcPr>
            <w:tcW w:w="132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5185" w:author="zhangph" w:date="2017-06-16T15:02:00Z"/>
                <w:rFonts w:ascii="宋体" w:eastAsia="宋体" w:hAnsi="宋体" w:cs="宋体"/>
                <w:color w:val="000000"/>
                <w:kern w:val="0"/>
                <w:sz w:val="22"/>
              </w:rPr>
            </w:pPr>
            <w:del w:id="5186" w:author="zhangph" w:date="2017-06-16T15:02:00Z">
              <w:r w:rsidRPr="00F22C6A" w:rsidDel="00555323">
                <w:rPr>
                  <w:rFonts w:ascii="宋体" w:eastAsia="宋体" w:hAnsi="宋体" w:cs="宋体" w:hint="eastAsia"/>
                  <w:color w:val="000000"/>
                  <w:kern w:val="0"/>
                  <w:sz w:val="22"/>
                </w:rPr>
                <w:delText>流动人口表</w:delText>
              </w:r>
            </w:del>
          </w:p>
        </w:tc>
        <w:tc>
          <w:tcPr>
            <w:tcW w:w="316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5187" w:author="zhangph" w:date="2017-06-16T15:02:00Z"/>
                <w:rFonts w:ascii="宋体" w:eastAsia="宋体" w:hAnsi="宋体" w:cs="宋体"/>
                <w:color w:val="000000"/>
                <w:kern w:val="0"/>
                <w:sz w:val="22"/>
              </w:rPr>
            </w:pPr>
            <w:del w:id="5188" w:author="zhangph" w:date="2017-06-16T15:02:00Z">
              <w:r w:rsidRPr="00F22C6A" w:rsidDel="00555323">
                <w:rPr>
                  <w:rFonts w:ascii="宋体" w:eastAsia="宋体" w:hAnsi="宋体" w:cs="宋体" w:hint="eastAsia"/>
                  <w:color w:val="000000"/>
                  <w:kern w:val="0"/>
                  <w:sz w:val="22"/>
                </w:rPr>
                <w:delText>gazhk_NEWZZRK_JB_TAB</w:delText>
              </w:r>
            </w:del>
          </w:p>
        </w:tc>
        <w:tc>
          <w:tcPr>
            <w:tcW w:w="1560"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189" w:author="zhangph" w:date="2017-06-16T15:02:00Z"/>
                <w:rFonts w:ascii="宋体" w:eastAsia="宋体" w:hAnsi="宋体" w:cs="宋体"/>
                <w:color w:val="000000"/>
                <w:kern w:val="0"/>
                <w:sz w:val="22"/>
              </w:rPr>
            </w:pPr>
            <w:del w:id="5190" w:author="zhangph" w:date="2017-06-16T15:02:00Z">
              <w:r w:rsidRPr="00F22C6A" w:rsidDel="00555323">
                <w:rPr>
                  <w:rFonts w:ascii="宋体" w:eastAsia="宋体" w:hAnsi="宋体" w:cs="宋体" w:hint="eastAsia"/>
                  <w:color w:val="000000"/>
                  <w:kern w:val="0"/>
                  <w:sz w:val="22"/>
                </w:rPr>
                <w:delText>登记日期</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191" w:author="zhangph" w:date="2017-06-16T15:02:00Z"/>
                <w:rFonts w:ascii="宋体" w:eastAsia="宋体" w:hAnsi="宋体" w:cs="宋体"/>
                <w:color w:val="000000"/>
                <w:kern w:val="0"/>
                <w:sz w:val="22"/>
              </w:rPr>
            </w:pPr>
            <w:del w:id="5192"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F22C6A" w:rsidRPr="00F22C6A" w:rsidDel="00555323" w:rsidRDefault="00F22C6A" w:rsidP="00F22C6A">
            <w:pPr>
              <w:widowControl/>
              <w:jc w:val="left"/>
              <w:rPr>
                <w:del w:id="5193" w:author="zhangph" w:date="2017-06-16T15:02:00Z"/>
                <w:rFonts w:ascii="宋体" w:eastAsia="宋体" w:hAnsi="宋体" w:cs="宋体"/>
                <w:color w:val="000000"/>
                <w:kern w:val="0"/>
                <w:sz w:val="22"/>
              </w:rPr>
            </w:pPr>
            <w:del w:id="5194"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850875313"/>
          <w:trHeight w:val="270"/>
          <w:del w:id="5195" w:author="zhangph" w:date="2017-06-16T15:02:00Z"/>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196"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197" w:author="zhangph" w:date="2017-06-16T15:02:00Z"/>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198" w:author="zhangph" w:date="2017-06-16T15:02:00Z"/>
                <w:rFonts w:ascii="宋体" w:eastAsia="宋体" w:hAnsi="宋体" w:cs="宋体"/>
                <w:color w:val="000000"/>
                <w:kern w:val="0"/>
                <w:sz w:val="22"/>
              </w:rPr>
            </w:pPr>
          </w:p>
        </w:tc>
        <w:tc>
          <w:tcPr>
            <w:tcW w:w="1560" w:type="dxa"/>
            <w:tcBorders>
              <w:top w:val="single" w:sz="4" w:space="0" w:color="auto"/>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5199" w:author="zhangph" w:date="2017-06-16T15:02:00Z"/>
                <w:rFonts w:ascii="宋体" w:eastAsia="宋体" w:hAnsi="宋体" w:cs="宋体"/>
                <w:color w:val="000000"/>
                <w:kern w:val="0"/>
                <w:sz w:val="22"/>
              </w:rPr>
            </w:pPr>
            <w:del w:id="5200" w:author="zhangph" w:date="2017-06-16T15:02:00Z">
              <w:r w:rsidRPr="00F22C6A" w:rsidDel="00555323">
                <w:rPr>
                  <w:rFonts w:ascii="宋体" w:eastAsia="宋体" w:hAnsi="宋体" w:cs="宋体" w:hint="eastAsia"/>
                  <w:color w:val="000000"/>
                  <w:kern w:val="0"/>
                  <w:sz w:val="22"/>
                </w:rPr>
                <w:delText>到期日期</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201" w:author="zhangph" w:date="2017-06-16T15:02:00Z"/>
                <w:rFonts w:ascii="宋体" w:eastAsia="宋体" w:hAnsi="宋体" w:cs="宋体"/>
                <w:color w:val="000000"/>
                <w:kern w:val="0"/>
                <w:sz w:val="22"/>
              </w:rPr>
            </w:pPr>
            <w:del w:id="5202"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5203" w:author="zhangph" w:date="2017-06-16T15:02:00Z"/>
                <w:rFonts w:ascii="宋体" w:eastAsia="宋体" w:hAnsi="宋体" w:cs="宋体"/>
                <w:color w:val="000000"/>
                <w:kern w:val="0"/>
                <w:sz w:val="22"/>
              </w:rPr>
            </w:pPr>
          </w:p>
        </w:tc>
      </w:tr>
      <w:tr w:rsidR="00F22C6A" w:rsidRPr="00F22C6A" w:rsidDel="00555323" w:rsidTr="00F22C6A">
        <w:trPr>
          <w:divId w:val="850875313"/>
          <w:trHeight w:val="270"/>
          <w:del w:id="5204" w:author="zhangph" w:date="2017-06-16T15:02:00Z"/>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05"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06" w:author="zhangph" w:date="2017-06-16T15:02:00Z"/>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07" w:author="zhangph" w:date="2017-06-16T15:02:00Z"/>
                <w:rFonts w:ascii="宋体" w:eastAsia="宋体" w:hAnsi="宋体" w:cs="宋体"/>
                <w:color w:val="000000"/>
                <w:kern w:val="0"/>
                <w:sz w:val="22"/>
              </w:rPr>
            </w:pPr>
          </w:p>
        </w:tc>
        <w:tc>
          <w:tcPr>
            <w:tcW w:w="1560" w:type="dxa"/>
            <w:tcBorders>
              <w:top w:val="single" w:sz="4" w:space="0" w:color="auto"/>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5208" w:author="zhangph" w:date="2017-06-16T15:02:00Z"/>
                <w:rFonts w:ascii="宋体" w:eastAsia="宋体" w:hAnsi="宋体" w:cs="宋体"/>
                <w:color w:val="000000"/>
                <w:kern w:val="0"/>
                <w:sz w:val="22"/>
              </w:rPr>
            </w:pPr>
            <w:del w:id="5209" w:author="zhangph" w:date="2017-06-16T15:02:00Z">
              <w:r w:rsidRPr="00F22C6A" w:rsidDel="00555323">
                <w:rPr>
                  <w:rFonts w:ascii="宋体" w:eastAsia="宋体" w:hAnsi="宋体" w:cs="宋体" w:hint="eastAsia"/>
                  <w:color w:val="000000"/>
                  <w:kern w:val="0"/>
                  <w:sz w:val="22"/>
                </w:rPr>
                <w:delText>暂住详址</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210" w:author="zhangph" w:date="2017-06-16T15:02:00Z"/>
                <w:rFonts w:ascii="宋体" w:eastAsia="宋体" w:hAnsi="宋体" w:cs="宋体"/>
                <w:color w:val="000000"/>
                <w:kern w:val="0"/>
                <w:sz w:val="22"/>
              </w:rPr>
            </w:pPr>
            <w:del w:id="5211"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5212" w:author="zhangph" w:date="2017-06-16T15:02:00Z"/>
                <w:rFonts w:ascii="宋体" w:eastAsia="宋体" w:hAnsi="宋体" w:cs="宋体"/>
                <w:color w:val="000000"/>
                <w:kern w:val="0"/>
                <w:sz w:val="22"/>
              </w:rPr>
            </w:pPr>
          </w:p>
        </w:tc>
      </w:tr>
      <w:tr w:rsidR="00F22C6A" w:rsidRPr="00F22C6A" w:rsidDel="00555323" w:rsidTr="00F22C6A">
        <w:trPr>
          <w:divId w:val="850875313"/>
          <w:trHeight w:val="270"/>
          <w:del w:id="5213" w:author="zhangph" w:date="2017-06-16T15:02:00Z"/>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14"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15" w:author="zhangph" w:date="2017-06-16T15:02:00Z"/>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16" w:author="zhangph" w:date="2017-06-16T15:02:00Z"/>
                <w:rFonts w:ascii="宋体" w:eastAsia="宋体" w:hAnsi="宋体" w:cs="宋体"/>
                <w:color w:val="000000"/>
                <w:kern w:val="0"/>
                <w:sz w:val="22"/>
              </w:rPr>
            </w:pP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217" w:author="zhangph" w:date="2017-06-16T15:02:00Z"/>
                <w:rFonts w:ascii="宋体" w:eastAsia="宋体" w:hAnsi="宋体" w:cs="宋体"/>
                <w:color w:val="000000"/>
                <w:kern w:val="0"/>
                <w:sz w:val="22"/>
              </w:rPr>
            </w:pPr>
            <w:del w:id="5218" w:author="zhangph" w:date="2017-06-16T15:02:00Z">
              <w:r w:rsidRPr="00F22C6A" w:rsidDel="00555323">
                <w:rPr>
                  <w:rFonts w:ascii="宋体" w:eastAsia="宋体" w:hAnsi="宋体" w:cs="宋体" w:hint="eastAsia"/>
                  <w:color w:val="000000"/>
                  <w:kern w:val="0"/>
                  <w:sz w:val="22"/>
                </w:rPr>
                <w:delText>身份证号码</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219" w:author="zhangph" w:date="2017-06-16T15:02:00Z"/>
                <w:rFonts w:ascii="宋体" w:eastAsia="宋体" w:hAnsi="宋体" w:cs="宋体"/>
                <w:color w:val="000000"/>
                <w:kern w:val="0"/>
                <w:sz w:val="22"/>
              </w:rPr>
            </w:pPr>
            <w:del w:id="5220"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5221" w:author="zhangph" w:date="2017-06-16T15:02:00Z"/>
                <w:rFonts w:ascii="宋体" w:eastAsia="宋体" w:hAnsi="宋体" w:cs="宋体"/>
                <w:color w:val="000000"/>
                <w:kern w:val="0"/>
                <w:sz w:val="22"/>
              </w:rPr>
            </w:pPr>
          </w:p>
        </w:tc>
      </w:tr>
      <w:tr w:rsidR="00F22C6A" w:rsidRPr="00F22C6A" w:rsidDel="00555323" w:rsidTr="00F22C6A">
        <w:trPr>
          <w:divId w:val="850875313"/>
          <w:trHeight w:val="270"/>
          <w:del w:id="5222" w:author="zhangph" w:date="2017-06-16T15:02:00Z"/>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23"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24" w:author="zhangph" w:date="2017-06-16T15:02:00Z"/>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25" w:author="zhangph" w:date="2017-06-16T15:02:00Z"/>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226" w:author="zhangph" w:date="2017-06-16T15:02:00Z"/>
                <w:rFonts w:ascii="宋体" w:eastAsia="宋体" w:hAnsi="宋体" w:cs="宋体"/>
                <w:color w:val="000000"/>
                <w:kern w:val="0"/>
                <w:sz w:val="22"/>
              </w:rPr>
            </w:pPr>
            <w:del w:id="5227" w:author="zhangph" w:date="2017-06-16T15:02:00Z">
              <w:r w:rsidRPr="00F22C6A" w:rsidDel="00555323">
                <w:rPr>
                  <w:rFonts w:ascii="宋体" w:eastAsia="宋体" w:hAnsi="宋体" w:cs="宋体" w:hint="eastAsia"/>
                  <w:color w:val="000000"/>
                  <w:kern w:val="0"/>
                  <w:sz w:val="22"/>
                </w:rPr>
                <w:delText>注销标志</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228" w:author="zhangph" w:date="2017-06-16T15:02:00Z"/>
                <w:rFonts w:ascii="宋体" w:eastAsia="宋体" w:hAnsi="宋体" w:cs="宋体"/>
                <w:color w:val="000000"/>
                <w:kern w:val="0"/>
                <w:sz w:val="22"/>
              </w:rPr>
            </w:pPr>
            <w:del w:id="5229" w:author="zhangph" w:date="2017-06-16T15:02:00Z">
              <w:r w:rsidRPr="00F22C6A" w:rsidDel="00555323">
                <w:rPr>
                  <w:rFonts w:ascii="宋体" w:eastAsia="宋体" w:hAnsi="宋体" w:cs="宋体" w:hint="eastAsia"/>
                  <w:color w:val="000000"/>
                  <w:kern w:val="0"/>
                  <w:sz w:val="22"/>
                </w:rPr>
                <w:delText>"未注销"</w:delText>
              </w:r>
            </w:del>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5230" w:author="zhangph" w:date="2017-06-16T15:02:00Z"/>
                <w:rFonts w:ascii="宋体" w:eastAsia="宋体" w:hAnsi="宋体" w:cs="宋体"/>
                <w:color w:val="000000"/>
                <w:kern w:val="0"/>
                <w:sz w:val="22"/>
              </w:rPr>
            </w:pPr>
          </w:p>
        </w:tc>
      </w:tr>
      <w:tr w:rsidR="00F22C6A" w:rsidRPr="00F22C6A" w:rsidDel="00555323" w:rsidTr="00F22C6A">
        <w:trPr>
          <w:divId w:val="850875313"/>
          <w:trHeight w:val="285"/>
          <w:del w:id="5231" w:author="zhangph" w:date="2017-06-16T15:02:00Z"/>
        </w:trPr>
        <w:tc>
          <w:tcPr>
            <w:tcW w:w="1080"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32" w:author="zhangph" w:date="2017-06-16T15:02:00Z"/>
                <w:rFonts w:ascii="宋体" w:eastAsia="宋体" w:hAnsi="宋体" w:cs="宋体"/>
                <w:color w:val="000000"/>
                <w:kern w:val="0"/>
                <w:sz w:val="22"/>
              </w:rPr>
            </w:pPr>
          </w:p>
        </w:tc>
        <w:tc>
          <w:tcPr>
            <w:tcW w:w="132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33" w:author="zhangph" w:date="2017-06-16T15:02:00Z"/>
                <w:rFonts w:ascii="宋体" w:eastAsia="宋体" w:hAnsi="宋体" w:cs="宋体"/>
                <w:color w:val="000000"/>
                <w:kern w:val="0"/>
                <w:sz w:val="22"/>
              </w:rPr>
            </w:pPr>
          </w:p>
        </w:tc>
        <w:tc>
          <w:tcPr>
            <w:tcW w:w="316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234" w:author="zhangph" w:date="2017-06-16T15:02:00Z"/>
                <w:rFonts w:ascii="宋体" w:eastAsia="宋体" w:hAnsi="宋体" w:cs="宋体"/>
                <w:color w:val="000000"/>
                <w:kern w:val="0"/>
                <w:sz w:val="22"/>
              </w:rPr>
            </w:pPr>
          </w:p>
        </w:tc>
        <w:tc>
          <w:tcPr>
            <w:tcW w:w="1560"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235" w:author="zhangph" w:date="2017-06-16T15:02:00Z"/>
                <w:rFonts w:ascii="宋体" w:eastAsia="宋体" w:hAnsi="宋体" w:cs="宋体"/>
                <w:color w:val="000000"/>
                <w:kern w:val="0"/>
                <w:sz w:val="22"/>
              </w:rPr>
            </w:pPr>
            <w:del w:id="5236" w:author="zhangph" w:date="2017-06-16T15:02:00Z">
              <w:r w:rsidRPr="00F22C6A" w:rsidDel="00555323">
                <w:rPr>
                  <w:rFonts w:ascii="宋体" w:eastAsia="宋体" w:hAnsi="宋体" w:cs="宋体" w:hint="eastAsia"/>
                  <w:color w:val="000000"/>
                  <w:kern w:val="0"/>
                  <w:sz w:val="22"/>
                </w:rPr>
                <w:delText>区县</w:delText>
              </w:r>
            </w:del>
          </w:p>
        </w:tc>
        <w:tc>
          <w:tcPr>
            <w:tcW w:w="1080"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237" w:author="zhangph" w:date="2017-06-16T15:02:00Z"/>
                <w:rFonts w:ascii="宋体" w:eastAsia="宋体" w:hAnsi="宋体" w:cs="宋体"/>
                <w:color w:val="000000"/>
                <w:kern w:val="0"/>
                <w:sz w:val="22"/>
              </w:rPr>
            </w:pPr>
            <w:del w:id="5238" w:author="zhangph" w:date="2017-06-16T15:02:00Z">
              <w:r w:rsidRPr="00F22C6A" w:rsidDel="00555323">
                <w:rPr>
                  <w:rFonts w:ascii="宋体" w:eastAsia="宋体" w:hAnsi="宋体" w:cs="宋体" w:hint="eastAsia"/>
                  <w:color w:val="000000"/>
                  <w:kern w:val="0"/>
                  <w:sz w:val="22"/>
                </w:rPr>
                <w:delText>"萧山"</w:delText>
              </w:r>
            </w:del>
          </w:p>
        </w:tc>
        <w:tc>
          <w:tcPr>
            <w:tcW w:w="1080"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5239" w:author="zhangph" w:date="2017-06-16T15:02:00Z"/>
                <w:rFonts w:ascii="宋体" w:eastAsia="宋体" w:hAnsi="宋体" w:cs="宋体"/>
                <w:color w:val="000000"/>
                <w:kern w:val="0"/>
                <w:sz w:val="22"/>
              </w:rPr>
            </w:pPr>
          </w:p>
        </w:tc>
      </w:tr>
    </w:tbl>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fldChar w:fldCharType="end"/>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br w:type="page"/>
      </w:r>
    </w:p>
    <w:p w:rsidR="00555323" w:rsidRPr="00555323" w:rsidRDefault="001360F8" w:rsidP="00F22C6A">
      <w:pPr>
        <w:pStyle w:val="11"/>
        <w:numPr>
          <w:ilvl w:val="0"/>
          <w:numId w:val="2"/>
        </w:numPr>
        <w:ind w:firstLineChars="0"/>
        <w:rPr>
          <w:rFonts w:ascii="华文细黑" w:eastAsia="华文细黑" w:hAnsi="华文细黑" w:cs="宋体"/>
          <w:kern w:val="0"/>
          <w:sz w:val="24"/>
          <w:rPrChange w:id="5240" w:author="zhangph" w:date="2017-06-16T15:02:00Z">
            <w:rPr>
              <w:rFonts w:asciiTheme="minorHAnsi" w:eastAsiaTheme="minorEastAsia" w:hAnsiTheme="minorHAnsi" w:cstheme="minorBidi"/>
              <w:szCs w:val="21"/>
            </w:rPr>
          </w:rPrChange>
        </w:rPr>
      </w:pPr>
      <w:r>
        <w:rPr>
          <w:rFonts w:ascii="华文细黑" w:eastAsia="华文细黑" w:hAnsi="华文细黑" w:cs="宋体" w:hint="eastAsia"/>
          <w:kern w:val="0"/>
          <w:sz w:val="24"/>
        </w:rPr>
        <w:lastRenderedPageBreak/>
        <w:t>出租房登记情况</w:t>
      </w: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出租房登记情况</w:instrText>
      </w:r>
      <w:r w:rsidR="00555323">
        <w:rPr>
          <w:rFonts w:hint="eastAsia"/>
        </w:rPr>
        <w:instrText xml:space="preserve">!R2C1:R6C6 </w:instrText>
      </w:r>
      <w:r>
        <w:instrText xml:space="preserve">\a \f 4 \h  \* MERGEFORMAT </w:instrText>
      </w:r>
      <w:r w:rsidR="00555323">
        <w:fldChar w:fldCharType="separate"/>
      </w:r>
    </w:p>
    <w:tbl>
      <w:tblPr>
        <w:tblW w:w="9212" w:type="dxa"/>
        <w:tblLook w:val="04A0" w:firstRow="1" w:lastRow="0" w:firstColumn="1" w:lastColumn="0" w:noHBand="0" w:noVBand="1"/>
      </w:tblPr>
      <w:tblGrid>
        <w:gridCol w:w="657"/>
        <w:gridCol w:w="1279"/>
        <w:gridCol w:w="2416"/>
        <w:gridCol w:w="2134"/>
        <w:gridCol w:w="1468"/>
        <w:gridCol w:w="1258"/>
        <w:tblGridChange w:id="5241">
          <w:tblGrid>
            <w:gridCol w:w="657"/>
            <w:gridCol w:w="1279"/>
            <w:gridCol w:w="2416"/>
            <w:gridCol w:w="2134"/>
            <w:gridCol w:w="1468"/>
            <w:gridCol w:w="1258"/>
          </w:tblGrid>
        </w:tblGridChange>
      </w:tblGrid>
      <w:tr w:rsidR="00555323" w:rsidRPr="00555323" w:rsidTr="00555323">
        <w:trPr>
          <w:divId w:val="406922466"/>
          <w:trHeight w:val="218"/>
          <w:ins w:id="5242" w:author="zhangph" w:date="2017-06-16T15:02:00Z"/>
        </w:trPr>
        <w:tc>
          <w:tcPr>
            <w:tcW w:w="65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55323" w:rsidRPr="00555323" w:rsidRDefault="00555323" w:rsidP="00555323">
            <w:pPr>
              <w:widowControl/>
              <w:jc w:val="left"/>
              <w:rPr>
                <w:ins w:id="5243" w:author="zhangph" w:date="2017-06-16T15:02:00Z"/>
                <w:rFonts w:ascii="宋体" w:eastAsia="宋体" w:hAnsi="宋体" w:cs="宋体"/>
                <w:color w:val="000000"/>
                <w:kern w:val="0"/>
                <w:sz w:val="22"/>
                <w:rPrChange w:id="5244" w:author="zhangph" w:date="2017-06-16T15:02:00Z">
                  <w:rPr>
                    <w:ins w:id="5245" w:author="zhangph" w:date="2017-06-16T15:02:00Z"/>
                    <w:color w:val="000000"/>
                    <w:sz w:val="22"/>
                  </w:rPr>
                </w:rPrChange>
              </w:rPr>
              <w:pPrChange w:id="5246" w:author="zhangph" w:date="2017-06-16T15:02:00Z">
                <w:pPr>
                  <w:widowControl/>
                  <w:jc w:val="left"/>
                </w:pPr>
              </w:pPrChange>
            </w:pPr>
            <w:ins w:id="5247" w:author="zhangph" w:date="2017-06-16T15:02:00Z">
              <w:r w:rsidRPr="00555323">
                <w:rPr>
                  <w:rFonts w:ascii="宋体" w:eastAsia="宋体" w:hAnsi="宋体" w:cs="宋体" w:hint="eastAsia"/>
                  <w:color w:val="000000"/>
                  <w:kern w:val="0"/>
                  <w:sz w:val="22"/>
                  <w:rPrChange w:id="5248" w:author="zhangph" w:date="2017-06-16T15:02:00Z">
                    <w:rPr>
                      <w:rFonts w:hint="eastAsia"/>
                      <w:color w:val="000000"/>
                      <w:sz w:val="22"/>
                    </w:rPr>
                  </w:rPrChange>
                </w:rPr>
                <w:t>序号</w:t>
              </w:r>
            </w:ins>
          </w:p>
        </w:tc>
        <w:tc>
          <w:tcPr>
            <w:tcW w:w="1279" w:type="dxa"/>
            <w:tcBorders>
              <w:top w:val="single" w:sz="8" w:space="0" w:color="auto"/>
              <w:left w:val="nil"/>
              <w:bottom w:val="single" w:sz="4" w:space="0" w:color="auto"/>
              <w:right w:val="single" w:sz="4" w:space="0" w:color="auto"/>
            </w:tcBorders>
            <w:shd w:val="clear" w:color="auto" w:fill="auto"/>
            <w:noWrap/>
            <w:vAlign w:val="bottom"/>
            <w:hideMark/>
          </w:tcPr>
          <w:p w:rsidR="00555323" w:rsidRPr="00555323" w:rsidRDefault="00555323" w:rsidP="00555323">
            <w:pPr>
              <w:widowControl/>
              <w:jc w:val="left"/>
              <w:rPr>
                <w:ins w:id="5249" w:author="zhangph" w:date="2017-06-16T15:02:00Z"/>
                <w:rFonts w:ascii="宋体" w:eastAsia="宋体" w:hAnsi="宋体" w:cs="宋体" w:hint="eastAsia"/>
                <w:color w:val="000000"/>
                <w:kern w:val="0"/>
                <w:sz w:val="22"/>
                <w:rPrChange w:id="5250" w:author="zhangph" w:date="2017-06-16T15:02:00Z">
                  <w:rPr>
                    <w:ins w:id="5251" w:author="zhangph" w:date="2017-06-16T15:02:00Z"/>
                    <w:rFonts w:hint="eastAsia"/>
                  </w:rPr>
                </w:rPrChange>
              </w:rPr>
              <w:pPrChange w:id="5252" w:author="zhangph" w:date="2017-06-16T15:02:00Z">
                <w:pPr/>
              </w:pPrChange>
            </w:pPr>
            <w:ins w:id="5253" w:author="zhangph" w:date="2017-06-16T15:02:00Z">
              <w:r w:rsidRPr="00555323">
                <w:rPr>
                  <w:rFonts w:ascii="宋体" w:eastAsia="宋体" w:hAnsi="宋体" w:cs="宋体" w:hint="eastAsia"/>
                  <w:color w:val="000000"/>
                  <w:kern w:val="0"/>
                  <w:sz w:val="22"/>
                  <w:rPrChange w:id="5254" w:author="zhangph" w:date="2017-06-16T15:02:00Z">
                    <w:rPr>
                      <w:rFonts w:hint="eastAsia"/>
                    </w:rPr>
                  </w:rPrChange>
                </w:rPr>
                <w:t>表名</w:t>
              </w:r>
            </w:ins>
          </w:p>
        </w:tc>
        <w:tc>
          <w:tcPr>
            <w:tcW w:w="2416" w:type="dxa"/>
            <w:tcBorders>
              <w:top w:val="single" w:sz="8" w:space="0" w:color="auto"/>
              <w:left w:val="nil"/>
              <w:bottom w:val="single" w:sz="4" w:space="0" w:color="auto"/>
              <w:right w:val="single" w:sz="4" w:space="0" w:color="auto"/>
            </w:tcBorders>
            <w:shd w:val="clear" w:color="auto" w:fill="auto"/>
            <w:noWrap/>
            <w:vAlign w:val="bottom"/>
            <w:hideMark/>
          </w:tcPr>
          <w:p w:rsidR="00555323" w:rsidRPr="00555323" w:rsidRDefault="00555323" w:rsidP="00555323">
            <w:pPr>
              <w:widowControl/>
              <w:jc w:val="left"/>
              <w:rPr>
                <w:ins w:id="5255" w:author="zhangph" w:date="2017-06-16T15:02:00Z"/>
                <w:rFonts w:ascii="宋体" w:eastAsia="宋体" w:hAnsi="宋体" w:cs="宋体" w:hint="eastAsia"/>
                <w:color w:val="000000"/>
                <w:kern w:val="0"/>
                <w:sz w:val="22"/>
                <w:rPrChange w:id="5256" w:author="zhangph" w:date="2017-06-16T15:02:00Z">
                  <w:rPr>
                    <w:ins w:id="5257" w:author="zhangph" w:date="2017-06-16T15:02:00Z"/>
                    <w:rFonts w:hint="eastAsia"/>
                  </w:rPr>
                </w:rPrChange>
              </w:rPr>
              <w:pPrChange w:id="5258" w:author="zhangph" w:date="2017-06-16T15:02:00Z">
                <w:pPr/>
              </w:pPrChange>
            </w:pPr>
            <w:ins w:id="5259" w:author="zhangph" w:date="2017-06-16T15:02:00Z">
              <w:r w:rsidRPr="00555323">
                <w:rPr>
                  <w:rFonts w:ascii="宋体" w:eastAsia="宋体" w:hAnsi="宋体" w:cs="宋体" w:hint="eastAsia"/>
                  <w:color w:val="000000"/>
                  <w:kern w:val="0"/>
                  <w:sz w:val="22"/>
                  <w:rPrChange w:id="5260" w:author="zhangph" w:date="2017-06-16T15:02:00Z">
                    <w:rPr>
                      <w:rFonts w:hint="eastAsia"/>
                    </w:rPr>
                  </w:rPrChange>
                </w:rPr>
                <w:t>英文名</w:t>
              </w:r>
            </w:ins>
          </w:p>
        </w:tc>
        <w:tc>
          <w:tcPr>
            <w:tcW w:w="2134" w:type="dxa"/>
            <w:tcBorders>
              <w:top w:val="single" w:sz="8" w:space="0" w:color="auto"/>
              <w:left w:val="nil"/>
              <w:bottom w:val="single" w:sz="4" w:space="0" w:color="auto"/>
              <w:right w:val="single" w:sz="4" w:space="0" w:color="auto"/>
            </w:tcBorders>
            <w:shd w:val="clear" w:color="auto" w:fill="auto"/>
            <w:noWrap/>
            <w:vAlign w:val="bottom"/>
            <w:hideMark/>
          </w:tcPr>
          <w:p w:rsidR="00555323" w:rsidRPr="00555323" w:rsidRDefault="00555323" w:rsidP="00555323">
            <w:pPr>
              <w:widowControl/>
              <w:jc w:val="left"/>
              <w:rPr>
                <w:ins w:id="5261" w:author="zhangph" w:date="2017-06-16T15:02:00Z"/>
                <w:rFonts w:ascii="宋体" w:eastAsia="宋体" w:hAnsi="宋体" w:cs="宋体" w:hint="eastAsia"/>
                <w:color w:val="000000"/>
                <w:kern w:val="0"/>
                <w:sz w:val="22"/>
                <w:rPrChange w:id="5262" w:author="zhangph" w:date="2017-06-16T15:02:00Z">
                  <w:rPr>
                    <w:ins w:id="5263" w:author="zhangph" w:date="2017-06-16T15:02:00Z"/>
                    <w:rFonts w:hint="eastAsia"/>
                  </w:rPr>
                </w:rPrChange>
              </w:rPr>
              <w:pPrChange w:id="5264" w:author="zhangph" w:date="2017-06-16T15:02:00Z">
                <w:pPr/>
              </w:pPrChange>
            </w:pPr>
            <w:ins w:id="5265" w:author="zhangph" w:date="2017-06-16T15:02:00Z">
              <w:r w:rsidRPr="00555323">
                <w:rPr>
                  <w:rFonts w:ascii="宋体" w:eastAsia="宋体" w:hAnsi="宋体" w:cs="宋体" w:hint="eastAsia"/>
                  <w:color w:val="000000"/>
                  <w:kern w:val="0"/>
                  <w:sz w:val="22"/>
                  <w:rPrChange w:id="5266" w:author="zhangph" w:date="2017-06-16T15:02:00Z">
                    <w:rPr>
                      <w:rFonts w:hint="eastAsia"/>
                    </w:rPr>
                  </w:rPrChange>
                </w:rPr>
                <w:t>字段</w:t>
              </w:r>
            </w:ins>
          </w:p>
        </w:tc>
        <w:tc>
          <w:tcPr>
            <w:tcW w:w="1468" w:type="dxa"/>
            <w:tcBorders>
              <w:top w:val="single" w:sz="8" w:space="0" w:color="auto"/>
              <w:left w:val="nil"/>
              <w:bottom w:val="single" w:sz="4" w:space="0" w:color="auto"/>
              <w:right w:val="single" w:sz="4" w:space="0" w:color="auto"/>
            </w:tcBorders>
            <w:shd w:val="clear" w:color="auto" w:fill="auto"/>
            <w:noWrap/>
            <w:vAlign w:val="bottom"/>
            <w:hideMark/>
          </w:tcPr>
          <w:p w:rsidR="00555323" w:rsidRPr="00555323" w:rsidRDefault="00555323" w:rsidP="00555323">
            <w:pPr>
              <w:widowControl/>
              <w:jc w:val="left"/>
              <w:rPr>
                <w:ins w:id="5267" w:author="zhangph" w:date="2017-06-16T15:02:00Z"/>
                <w:rFonts w:ascii="宋体" w:eastAsia="宋体" w:hAnsi="宋体" w:cs="宋体" w:hint="eastAsia"/>
                <w:color w:val="000000"/>
                <w:kern w:val="0"/>
                <w:sz w:val="22"/>
                <w:rPrChange w:id="5268" w:author="zhangph" w:date="2017-06-16T15:02:00Z">
                  <w:rPr>
                    <w:ins w:id="5269" w:author="zhangph" w:date="2017-06-16T15:02:00Z"/>
                    <w:rFonts w:hint="eastAsia"/>
                  </w:rPr>
                </w:rPrChange>
              </w:rPr>
              <w:pPrChange w:id="5270" w:author="zhangph" w:date="2017-06-16T15:02:00Z">
                <w:pPr/>
              </w:pPrChange>
            </w:pPr>
            <w:ins w:id="5271" w:author="zhangph" w:date="2017-06-16T15:02:00Z">
              <w:r w:rsidRPr="00555323">
                <w:rPr>
                  <w:rFonts w:ascii="宋体" w:eastAsia="宋体" w:hAnsi="宋体" w:cs="宋体" w:hint="eastAsia"/>
                  <w:color w:val="000000"/>
                  <w:kern w:val="0"/>
                  <w:sz w:val="22"/>
                  <w:rPrChange w:id="5272" w:author="zhangph" w:date="2017-06-16T15:02:00Z">
                    <w:rPr>
                      <w:rFonts w:hint="eastAsia"/>
                    </w:rPr>
                  </w:rPrChange>
                </w:rPr>
                <w:t>值</w:t>
              </w:r>
            </w:ins>
          </w:p>
        </w:tc>
        <w:tc>
          <w:tcPr>
            <w:tcW w:w="1258" w:type="dxa"/>
            <w:tcBorders>
              <w:top w:val="single" w:sz="8" w:space="0" w:color="auto"/>
              <w:left w:val="nil"/>
              <w:bottom w:val="single" w:sz="4" w:space="0" w:color="auto"/>
              <w:right w:val="single" w:sz="8" w:space="0" w:color="auto"/>
            </w:tcBorders>
            <w:shd w:val="clear" w:color="auto" w:fill="auto"/>
            <w:noWrap/>
            <w:vAlign w:val="bottom"/>
            <w:hideMark/>
          </w:tcPr>
          <w:p w:rsidR="00555323" w:rsidRPr="00555323" w:rsidRDefault="00555323" w:rsidP="00555323">
            <w:pPr>
              <w:widowControl/>
              <w:jc w:val="left"/>
              <w:rPr>
                <w:ins w:id="5273" w:author="zhangph" w:date="2017-06-16T15:02:00Z"/>
                <w:rFonts w:ascii="宋体" w:eastAsia="宋体" w:hAnsi="宋体" w:cs="宋体" w:hint="eastAsia"/>
                <w:color w:val="000000"/>
                <w:kern w:val="0"/>
                <w:sz w:val="22"/>
                <w:rPrChange w:id="5274" w:author="zhangph" w:date="2017-06-16T15:02:00Z">
                  <w:rPr>
                    <w:ins w:id="5275" w:author="zhangph" w:date="2017-06-16T15:02:00Z"/>
                    <w:rFonts w:hint="eastAsia"/>
                  </w:rPr>
                </w:rPrChange>
              </w:rPr>
              <w:pPrChange w:id="5276" w:author="zhangph" w:date="2017-06-16T15:02:00Z">
                <w:pPr/>
              </w:pPrChange>
            </w:pPr>
            <w:ins w:id="5277" w:author="zhangph" w:date="2017-06-16T15:02:00Z">
              <w:r w:rsidRPr="00555323">
                <w:rPr>
                  <w:rFonts w:ascii="宋体" w:eastAsia="宋体" w:hAnsi="宋体" w:cs="宋体" w:hint="eastAsia"/>
                  <w:color w:val="000000"/>
                  <w:kern w:val="0"/>
                  <w:sz w:val="22"/>
                  <w:rPrChange w:id="5278" w:author="zhangph" w:date="2017-06-16T15:02:00Z">
                    <w:rPr>
                      <w:rFonts w:hint="eastAsia"/>
                    </w:rPr>
                  </w:rPrChange>
                </w:rPr>
                <w:t>来源</w:t>
              </w:r>
            </w:ins>
          </w:p>
        </w:tc>
      </w:tr>
      <w:tr w:rsidR="00555323" w:rsidRPr="00555323" w:rsidTr="00555323">
        <w:trPr>
          <w:divId w:val="406922466"/>
          <w:trHeight w:val="218"/>
          <w:ins w:id="5279" w:author="zhangph" w:date="2017-06-16T15:02:00Z"/>
        </w:trPr>
        <w:tc>
          <w:tcPr>
            <w:tcW w:w="657"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center"/>
              <w:rPr>
                <w:ins w:id="5280" w:author="zhangph" w:date="2017-06-16T15:02:00Z"/>
                <w:rFonts w:ascii="宋体" w:eastAsia="宋体" w:hAnsi="宋体" w:cs="宋体" w:hint="eastAsia"/>
                <w:color w:val="000000"/>
                <w:kern w:val="0"/>
                <w:sz w:val="22"/>
                <w:rPrChange w:id="5281" w:author="zhangph" w:date="2017-06-16T15:02:00Z">
                  <w:rPr>
                    <w:ins w:id="5282" w:author="zhangph" w:date="2017-06-16T15:02:00Z"/>
                    <w:rFonts w:hint="eastAsia"/>
                  </w:rPr>
                </w:rPrChange>
              </w:rPr>
              <w:pPrChange w:id="5283" w:author="zhangph" w:date="2017-06-16T15:02:00Z">
                <w:pPr>
                  <w:jc w:val="center"/>
                </w:pPr>
              </w:pPrChange>
            </w:pPr>
            <w:ins w:id="5284" w:author="zhangph" w:date="2017-06-16T15:02:00Z">
              <w:r w:rsidRPr="00555323">
                <w:rPr>
                  <w:rFonts w:ascii="宋体" w:eastAsia="宋体" w:hAnsi="宋体" w:cs="宋体" w:hint="eastAsia"/>
                  <w:color w:val="000000"/>
                  <w:kern w:val="0"/>
                  <w:sz w:val="22"/>
                  <w:rPrChange w:id="5285" w:author="zhangph" w:date="2017-06-16T15:02:00Z">
                    <w:rPr>
                      <w:rFonts w:hint="eastAsia"/>
                    </w:rPr>
                  </w:rPrChange>
                </w:rPr>
                <w:t>2</w:t>
              </w:r>
            </w:ins>
          </w:p>
        </w:tc>
        <w:tc>
          <w:tcPr>
            <w:tcW w:w="1279"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left"/>
              <w:rPr>
                <w:ins w:id="5286" w:author="zhangph" w:date="2017-06-16T15:02:00Z"/>
                <w:rFonts w:ascii="宋体" w:eastAsia="宋体" w:hAnsi="宋体" w:cs="宋体" w:hint="eastAsia"/>
                <w:color w:val="000000"/>
                <w:kern w:val="0"/>
                <w:sz w:val="22"/>
                <w:rPrChange w:id="5287" w:author="zhangph" w:date="2017-06-16T15:02:00Z">
                  <w:rPr>
                    <w:ins w:id="5288" w:author="zhangph" w:date="2017-06-16T15:02:00Z"/>
                    <w:rFonts w:hint="eastAsia"/>
                  </w:rPr>
                </w:rPrChange>
              </w:rPr>
              <w:pPrChange w:id="5289" w:author="zhangph" w:date="2017-06-16T15:02:00Z">
                <w:pPr>
                  <w:jc w:val="left"/>
                </w:pPr>
              </w:pPrChange>
            </w:pPr>
            <w:ins w:id="5290" w:author="zhangph" w:date="2017-06-16T15:02:00Z">
              <w:r w:rsidRPr="00555323">
                <w:rPr>
                  <w:rFonts w:ascii="宋体" w:eastAsia="宋体" w:hAnsi="宋体" w:cs="宋体" w:hint="eastAsia"/>
                  <w:color w:val="000000"/>
                  <w:kern w:val="0"/>
                  <w:sz w:val="22"/>
                  <w:rPrChange w:id="5291" w:author="zhangph" w:date="2017-06-16T15:02:00Z">
                    <w:rPr>
                      <w:rFonts w:hint="eastAsia"/>
                    </w:rPr>
                  </w:rPrChange>
                </w:rPr>
                <w:t>流动人口表</w:t>
              </w:r>
            </w:ins>
          </w:p>
        </w:tc>
        <w:tc>
          <w:tcPr>
            <w:tcW w:w="2416"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left"/>
              <w:rPr>
                <w:ins w:id="5292" w:author="zhangph" w:date="2017-06-16T15:02:00Z"/>
                <w:rFonts w:ascii="宋体" w:eastAsia="宋体" w:hAnsi="宋体" w:cs="宋体" w:hint="eastAsia"/>
                <w:color w:val="000000"/>
                <w:kern w:val="0"/>
                <w:sz w:val="22"/>
                <w:rPrChange w:id="5293" w:author="zhangph" w:date="2017-06-16T15:02:00Z">
                  <w:rPr>
                    <w:ins w:id="5294" w:author="zhangph" w:date="2017-06-16T15:02:00Z"/>
                    <w:rFonts w:hint="eastAsia"/>
                  </w:rPr>
                </w:rPrChange>
              </w:rPr>
              <w:pPrChange w:id="5295" w:author="zhangph" w:date="2017-06-16T15:02:00Z">
                <w:pPr/>
              </w:pPrChange>
            </w:pPr>
            <w:proofErr w:type="spellStart"/>
            <w:ins w:id="5296" w:author="zhangph" w:date="2017-06-16T15:02:00Z">
              <w:r w:rsidRPr="00555323">
                <w:rPr>
                  <w:rFonts w:ascii="宋体" w:eastAsia="宋体" w:hAnsi="宋体" w:cs="宋体" w:hint="eastAsia"/>
                  <w:color w:val="000000"/>
                  <w:kern w:val="0"/>
                  <w:sz w:val="22"/>
                  <w:rPrChange w:id="5297" w:author="zhangph" w:date="2017-06-16T15:02:00Z">
                    <w:rPr>
                      <w:rFonts w:hint="eastAsia"/>
                    </w:rPr>
                  </w:rPrChange>
                </w:rPr>
                <w:t>gazhk_NEWZZRK_JB_TAB</w:t>
              </w:r>
              <w:proofErr w:type="spellEnd"/>
            </w:ins>
          </w:p>
        </w:tc>
        <w:tc>
          <w:tcPr>
            <w:tcW w:w="213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298" w:author="zhangph" w:date="2017-06-16T15:02:00Z"/>
                <w:rFonts w:ascii="宋体" w:eastAsia="宋体" w:hAnsi="宋体" w:cs="宋体" w:hint="eastAsia"/>
                <w:color w:val="000000"/>
                <w:kern w:val="0"/>
                <w:sz w:val="22"/>
                <w:rPrChange w:id="5299" w:author="zhangph" w:date="2017-06-16T15:02:00Z">
                  <w:rPr>
                    <w:ins w:id="5300" w:author="zhangph" w:date="2017-06-16T15:02:00Z"/>
                    <w:rFonts w:hint="eastAsia"/>
                  </w:rPr>
                </w:rPrChange>
              </w:rPr>
              <w:pPrChange w:id="5301" w:author="zhangph" w:date="2017-06-16T15:02:00Z">
                <w:pPr/>
              </w:pPrChange>
            </w:pPr>
            <w:ins w:id="5302" w:author="zhangph" w:date="2017-06-16T15:02:00Z">
              <w:r w:rsidRPr="00555323">
                <w:rPr>
                  <w:rFonts w:ascii="宋体" w:eastAsia="宋体" w:hAnsi="宋体" w:cs="宋体" w:hint="eastAsia"/>
                  <w:color w:val="000000"/>
                  <w:kern w:val="0"/>
                  <w:sz w:val="22"/>
                  <w:rPrChange w:id="5303" w:author="zhangph" w:date="2017-06-16T15:02:00Z">
                    <w:rPr>
                      <w:rFonts w:hint="eastAsia"/>
                    </w:rPr>
                  </w:rPrChange>
                </w:rPr>
                <w:t>租赁房屋档案号</w:t>
              </w:r>
            </w:ins>
          </w:p>
        </w:tc>
        <w:tc>
          <w:tcPr>
            <w:tcW w:w="146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304" w:author="zhangph" w:date="2017-06-16T15:02:00Z"/>
                <w:rFonts w:ascii="宋体" w:eastAsia="宋体" w:hAnsi="宋体" w:cs="宋体" w:hint="eastAsia"/>
                <w:color w:val="000000"/>
                <w:kern w:val="0"/>
                <w:sz w:val="22"/>
                <w:rPrChange w:id="5305" w:author="zhangph" w:date="2017-06-16T15:02:00Z">
                  <w:rPr>
                    <w:ins w:id="5306" w:author="zhangph" w:date="2017-06-16T15:02:00Z"/>
                    <w:rFonts w:hint="eastAsia"/>
                  </w:rPr>
                </w:rPrChange>
              </w:rPr>
              <w:pPrChange w:id="5307" w:author="zhangph" w:date="2017-06-16T15:02:00Z">
                <w:pPr/>
              </w:pPrChange>
            </w:pPr>
            <w:ins w:id="5308" w:author="zhangph" w:date="2017-06-16T15:02:00Z">
              <w:r w:rsidRPr="00555323">
                <w:rPr>
                  <w:rFonts w:ascii="宋体" w:eastAsia="宋体" w:hAnsi="宋体" w:cs="宋体" w:hint="eastAsia"/>
                  <w:color w:val="000000"/>
                  <w:kern w:val="0"/>
                  <w:sz w:val="22"/>
                  <w:rPrChange w:id="5309" w:author="zhangph" w:date="2017-06-16T15:02:00Z">
                    <w:rPr>
                      <w:rFonts w:hint="eastAsia"/>
                    </w:rPr>
                  </w:rPrChange>
                </w:rPr>
                <w:t xml:space="preserve">　</w:t>
              </w:r>
            </w:ins>
          </w:p>
        </w:tc>
        <w:tc>
          <w:tcPr>
            <w:tcW w:w="1258"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555323" w:rsidRPr="00555323" w:rsidRDefault="00555323" w:rsidP="00555323">
            <w:pPr>
              <w:widowControl/>
              <w:jc w:val="left"/>
              <w:rPr>
                <w:ins w:id="5310" w:author="zhangph" w:date="2017-06-16T15:02:00Z"/>
                <w:rFonts w:ascii="宋体" w:eastAsia="宋体" w:hAnsi="宋体" w:cs="宋体" w:hint="eastAsia"/>
                <w:color w:val="000000"/>
                <w:kern w:val="0"/>
                <w:sz w:val="22"/>
                <w:rPrChange w:id="5311" w:author="zhangph" w:date="2017-06-16T15:02:00Z">
                  <w:rPr>
                    <w:ins w:id="5312" w:author="zhangph" w:date="2017-06-16T15:02:00Z"/>
                    <w:rFonts w:hint="eastAsia"/>
                  </w:rPr>
                </w:rPrChange>
              </w:rPr>
              <w:pPrChange w:id="5313" w:author="zhangph" w:date="2017-06-16T15:02:00Z">
                <w:pPr/>
              </w:pPrChange>
            </w:pPr>
            <w:ins w:id="5314" w:author="zhangph" w:date="2017-06-16T15:02:00Z">
              <w:r w:rsidRPr="00555323">
                <w:rPr>
                  <w:rFonts w:ascii="宋体" w:eastAsia="宋体" w:hAnsi="宋体" w:cs="宋体" w:hint="eastAsia"/>
                  <w:color w:val="000000"/>
                  <w:kern w:val="0"/>
                  <w:sz w:val="22"/>
                  <w:rPrChange w:id="5315" w:author="zhangph" w:date="2017-06-16T15:02:00Z">
                    <w:rPr>
                      <w:rFonts w:hint="eastAsia"/>
                    </w:rPr>
                  </w:rPrChange>
                </w:rPr>
                <w:t>市云</w:t>
              </w:r>
            </w:ins>
          </w:p>
        </w:tc>
      </w:tr>
      <w:tr w:rsidR="00555323" w:rsidRPr="00555323" w:rsidTr="00555323">
        <w:trPr>
          <w:divId w:val="406922466"/>
          <w:trHeight w:val="218"/>
          <w:ins w:id="5316" w:author="zhangph" w:date="2017-06-16T15:02:00Z"/>
        </w:trPr>
        <w:tc>
          <w:tcPr>
            <w:tcW w:w="657"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5317" w:author="zhangph" w:date="2017-06-16T15:02:00Z"/>
                <w:rFonts w:ascii="宋体" w:eastAsia="宋体" w:hAnsi="宋体" w:cs="宋体"/>
                <w:color w:val="000000"/>
                <w:kern w:val="0"/>
                <w:sz w:val="22"/>
                <w:rPrChange w:id="5318" w:author="zhangph" w:date="2017-06-16T15:02:00Z">
                  <w:rPr>
                    <w:ins w:id="5319" w:author="zhangph" w:date="2017-06-16T15:02:00Z"/>
                  </w:rPr>
                </w:rPrChange>
              </w:rPr>
              <w:pPrChange w:id="5320" w:author="zhangph" w:date="2017-06-16T15:02:00Z">
                <w:pPr/>
              </w:pPrChange>
            </w:pPr>
          </w:p>
        </w:tc>
        <w:tc>
          <w:tcPr>
            <w:tcW w:w="1279"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5321" w:author="zhangph" w:date="2017-06-16T15:02:00Z"/>
                <w:rFonts w:ascii="宋体" w:eastAsia="宋体" w:hAnsi="宋体" w:cs="宋体"/>
                <w:color w:val="000000"/>
                <w:kern w:val="0"/>
                <w:sz w:val="22"/>
                <w:rPrChange w:id="5322" w:author="zhangph" w:date="2017-06-16T15:02:00Z">
                  <w:rPr>
                    <w:ins w:id="5323" w:author="zhangph" w:date="2017-06-16T15:02:00Z"/>
                  </w:rPr>
                </w:rPrChange>
              </w:rPr>
              <w:pPrChange w:id="5324" w:author="zhangph" w:date="2017-06-16T15:02:00Z">
                <w:pPr/>
              </w:pPrChange>
            </w:pPr>
          </w:p>
        </w:tc>
        <w:tc>
          <w:tcPr>
            <w:tcW w:w="2416"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5325" w:author="zhangph" w:date="2017-06-16T15:02:00Z"/>
                <w:rFonts w:ascii="宋体" w:eastAsia="宋体" w:hAnsi="宋体" w:cs="宋体"/>
                <w:color w:val="000000"/>
                <w:kern w:val="0"/>
                <w:sz w:val="22"/>
                <w:rPrChange w:id="5326" w:author="zhangph" w:date="2017-06-16T15:02:00Z">
                  <w:rPr>
                    <w:ins w:id="5327" w:author="zhangph" w:date="2017-06-16T15:02:00Z"/>
                  </w:rPr>
                </w:rPrChange>
              </w:rPr>
              <w:pPrChange w:id="5328" w:author="zhangph" w:date="2017-06-16T15:02:00Z">
                <w:pPr/>
              </w:pPrChange>
            </w:pPr>
          </w:p>
        </w:tc>
        <w:tc>
          <w:tcPr>
            <w:tcW w:w="213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329" w:author="zhangph" w:date="2017-06-16T15:02:00Z"/>
                <w:rFonts w:ascii="宋体" w:eastAsia="宋体" w:hAnsi="宋体" w:cs="宋体" w:hint="eastAsia"/>
                <w:color w:val="000000"/>
                <w:kern w:val="0"/>
                <w:sz w:val="22"/>
                <w:rPrChange w:id="5330" w:author="zhangph" w:date="2017-06-16T15:02:00Z">
                  <w:rPr>
                    <w:ins w:id="5331" w:author="zhangph" w:date="2017-06-16T15:02:00Z"/>
                    <w:rFonts w:hint="eastAsia"/>
                  </w:rPr>
                </w:rPrChange>
              </w:rPr>
              <w:pPrChange w:id="5332" w:author="zhangph" w:date="2017-06-16T15:02:00Z">
                <w:pPr/>
              </w:pPrChange>
            </w:pPr>
            <w:ins w:id="5333" w:author="zhangph" w:date="2017-06-16T15:02:00Z">
              <w:r w:rsidRPr="00555323">
                <w:rPr>
                  <w:rFonts w:ascii="宋体" w:eastAsia="宋体" w:hAnsi="宋体" w:cs="宋体" w:hint="eastAsia"/>
                  <w:color w:val="000000"/>
                  <w:kern w:val="0"/>
                  <w:sz w:val="22"/>
                  <w:rPrChange w:id="5334" w:author="zhangph" w:date="2017-06-16T15:02:00Z">
                    <w:rPr>
                      <w:rFonts w:hint="eastAsia"/>
                    </w:rPr>
                  </w:rPrChange>
                </w:rPr>
                <w:t>身份证号码</w:t>
              </w:r>
            </w:ins>
          </w:p>
        </w:tc>
        <w:tc>
          <w:tcPr>
            <w:tcW w:w="146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335" w:author="zhangph" w:date="2017-06-16T15:02:00Z"/>
                <w:rFonts w:ascii="宋体" w:eastAsia="宋体" w:hAnsi="宋体" w:cs="宋体" w:hint="eastAsia"/>
                <w:color w:val="000000"/>
                <w:kern w:val="0"/>
                <w:sz w:val="22"/>
                <w:rPrChange w:id="5336" w:author="zhangph" w:date="2017-06-16T15:02:00Z">
                  <w:rPr>
                    <w:ins w:id="5337" w:author="zhangph" w:date="2017-06-16T15:02:00Z"/>
                    <w:rFonts w:hint="eastAsia"/>
                  </w:rPr>
                </w:rPrChange>
              </w:rPr>
              <w:pPrChange w:id="5338" w:author="zhangph" w:date="2017-06-16T15:02:00Z">
                <w:pPr/>
              </w:pPrChange>
            </w:pPr>
            <w:ins w:id="5339" w:author="zhangph" w:date="2017-06-16T15:02:00Z">
              <w:r w:rsidRPr="00555323">
                <w:rPr>
                  <w:rFonts w:ascii="宋体" w:eastAsia="宋体" w:hAnsi="宋体" w:cs="宋体" w:hint="eastAsia"/>
                  <w:color w:val="000000"/>
                  <w:kern w:val="0"/>
                  <w:sz w:val="22"/>
                  <w:rPrChange w:id="5340" w:author="zhangph" w:date="2017-06-16T15:02:00Z">
                    <w:rPr>
                      <w:rFonts w:hint="eastAsia"/>
                    </w:rPr>
                  </w:rPrChange>
                </w:rPr>
                <w:t xml:space="preserve">　</w:t>
              </w:r>
            </w:ins>
          </w:p>
        </w:tc>
        <w:tc>
          <w:tcPr>
            <w:tcW w:w="1258" w:type="dxa"/>
            <w:vMerge/>
            <w:tcBorders>
              <w:top w:val="nil"/>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5341" w:author="zhangph" w:date="2017-06-16T15:02:00Z"/>
                <w:rFonts w:ascii="宋体" w:eastAsia="宋体" w:hAnsi="宋体" w:cs="宋体"/>
                <w:color w:val="000000"/>
                <w:kern w:val="0"/>
                <w:sz w:val="22"/>
                <w:rPrChange w:id="5342" w:author="zhangph" w:date="2017-06-16T15:02:00Z">
                  <w:rPr>
                    <w:ins w:id="5343" w:author="zhangph" w:date="2017-06-16T15:02:00Z"/>
                  </w:rPr>
                </w:rPrChange>
              </w:rPr>
              <w:pPrChange w:id="5344" w:author="zhangph" w:date="2017-06-16T15:02:00Z">
                <w:pPr/>
              </w:pPrChange>
            </w:pPr>
          </w:p>
        </w:tc>
      </w:tr>
      <w:tr w:rsidR="00555323" w:rsidRPr="00555323" w:rsidTr="00555323">
        <w:trPr>
          <w:divId w:val="406922466"/>
          <w:trHeight w:val="243"/>
          <w:ins w:id="5345" w:author="zhangph" w:date="2017-06-16T15:02:00Z"/>
        </w:trPr>
        <w:tc>
          <w:tcPr>
            <w:tcW w:w="657"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5346" w:author="zhangph" w:date="2017-06-16T15:02:00Z"/>
                <w:rFonts w:ascii="宋体" w:eastAsia="宋体" w:hAnsi="宋体" w:cs="宋体"/>
                <w:color w:val="000000"/>
                <w:kern w:val="0"/>
                <w:sz w:val="22"/>
                <w:rPrChange w:id="5347" w:author="zhangph" w:date="2017-06-16T15:02:00Z">
                  <w:rPr>
                    <w:ins w:id="5348" w:author="zhangph" w:date="2017-06-16T15:02:00Z"/>
                  </w:rPr>
                </w:rPrChange>
              </w:rPr>
              <w:pPrChange w:id="5349" w:author="zhangph" w:date="2017-06-16T15:02:00Z">
                <w:pPr/>
              </w:pPrChange>
            </w:pPr>
          </w:p>
        </w:tc>
        <w:tc>
          <w:tcPr>
            <w:tcW w:w="1279"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5350" w:author="zhangph" w:date="2017-06-16T15:02:00Z"/>
                <w:rFonts w:ascii="宋体" w:eastAsia="宋体" w:hAnsi="宋体" w:cs="宋体"/>
                <w:color w:val="000000"/>
                <w:kern w:val="0"/>
                <w:sz w:val="22"/>
                <w:rPrChange w:id="5351" w:author="zhangph" w:date="2017-06-16T15:02:00Z">
                  <w:rPr>
                    <w:ins w:id="5352" w:author="zhangph" w:date="2017-06-16T15:02:00Z"/>
                  </w:rPr>
                </w:rPrChange>
              </w:rPr>
              <w:pPrChange w:id="5353" w:author="zhangph" w:date="2017-06-16T15:02:00Z">
                <w:pPr/>
              </w:pPrChange>
            </w:pPr>
          </w:p>
        </w:tc>
        <w:tc>
          <w:tcPr>
            <w:tcW w:w="2416"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5354" w:author="zhangph" w:date="2017-06-16T15:02:00Z"/>
                <w:rFonts w:ascii="宋体" w:eastAsia="宋体" w:hAnsi="宋体" w:cs="宋体"/>
                <w:color w:val="000000"/>
                <w:kern w:val="0"/>
                <w:sz w:val="22"/>
                <w:rPrChange w:id="5355" w:author="zhangph" w:date="2017-06-16T15:02:00Z">
                  <w:rPr>
                    <w:ins w:id="5356" w:author="zhangph" w:date="2017-06-16T15:02:00Z"/>
                  </w:rPr>
                </w:rPrChange>
              </w:rPr>
              <w:pPrChange w:id="5357" w:author="zhangph" w:date="2017-06-16T15:02:00Z">
                <w:pPr/>
              </w:pPrChange>
            </w:pPr>
          </w:p>
        </w:tc>
        <w:tc>
          <w:tcPr>
            <w:tcW w:w="2134"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358" w:author="zhangph" w:date="2017-06-16T15:02:00Z"/>
                <w:rFonts w:ascii="宋体" w:eastAsia="宋体" w:hAnsi="宋体" w:cs="宋体" w:hint="eastAsia"/>
                <w:color w:val="000000"/>
                <w:kern w:val="0"/>
                <w:sz w:val="22"/>
                <w:rPrChange w:id="5359" w:author="zhangph" w:date="2017-06-16T15:02:00Z">
                  <w:rPr>
                    <w:ins w:id="5360" w:author="zhangph" w:date="2017-06-16T15:02:00Z"/>
                    <w:rFonts w:hint="eastAsia"/>
                  </w:rPr>
                </w:rPrChange>
              </w:rPr>
              <w:pPrChange w:id="5361" w:author="zhangph" w:date="2017-06-16T15:02:00Z">
                <w:pPr/>
              </w:pPrChange>
            </w:pPr>
            <w:ins w:id="5362" w:author="zhangph" w:date="2017-06-16T15:02:00Z">
              <w:r w:rsidRPr="00555323">
                <w:rPr>
                  <w:rFonts w:ascii="宋体" w:eastAsia="宋体" w:hAnsi="宋体" w:cs="宋体" w:hint="eastAsia"/>
                  <w:color w:val="000000"/>
                  <w:kern w:val="0"/>
                  <w:sz w:val="22"/>
                  <w:rPrChange w:id="5363" w:author="zhangph" w:date="2017-06-16T15:02:00Z">
                    <w:rPr>
                      <w:rFonts w:hint="eastAsia"/>
                    </w:rPr>
                  </w:rPrChange>
                </w:rPr>
                <w:t>注销标志</w:t>
              </w:r>
            </w:ins>
          </w:p>
        </w:tc>
        <w:tc>
          <w:tcPr>
            <w:tcW w:w="146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364" w:author="zhangph" w:date="2017-06-16T15:02:00Z"/>
                <w:rFonts w:ascii="宋体" w:eastAsia="宋体" w:hAnsi="宋体" w:cs="宋体" w:hint="eastAsia"/>
                <w:color w:val="000000"/>
                <w:kern w:val="0"/>
                <w:sz w:val="22"/>
                <w:rPrChange w:id="5365" w:author="zhangph" w:date="2017-06-16T15:02:00Z">
                  <w:rPr>
                    <w:ins w:id="5366" w:author="zhangph" w:date="2017-06-16T15:02:00Z"/>
                    <w:rFonts w:hint="eastAsia"/>
                  </w:rPr>
                </w:rPrChange>
              </w:rPr>
              <w:pPrChange w:id="5367" w:author="zhangph" w:date="2017-06-16T15:02:00Z">
                <w:pPr/>
              </w:pPrChange>
            </w:pPr>
            <w:ins w:id="5368" w:author="zhangph" w:date="2017-06-16T15:02:00Z">
              <w:r w:rsidRPr="00555323">
                <w:rPr>
                  <w:rFonts w:ascii="宋体" w:eastAsia="宋体" w:hAnsi="宋体" w:cs="宋体" w:hint="eastAsia"/>
                  <w:color w:val="000000"/>
                  <w:kern w:val="0"/>
                  <w:sz w:val="22"/>
                  <w:rPrChange w:id="5369" w:author="zhangph" w:date="2017-06-16T15:02:00Z">
                    <w:rPr>
                      <w:rFonts w:hint="eastAsia"/>
                    </w:rPr>
                  </w:rPrChange>
                </w:rPr>
                <w:t>"</w:t>
              </w:r>
              <w:r w:rsidRPr="00555323">
                <w:rPr>
                  <w:rFonts w:ascii="宋体" w:eastAsia="宋体" w:hAnsi="宋体" w:cs="宋体" w:hint="eastAsia"/>
                  <w:color w:val="000000"/>
                  <w:kern w:val="0"/>
                  <w:sz w:val="22"/>
                  <w:rPrChange w:id="5370" w:author="zhangph" w:date="2017-06-16T15:02:00Z">
                    <w:rPr>
                      <w:rFonts w:hint="eastAsia"/>
                    </w:rPr>
                  </w:rPrChange>
                </w:rPr>
                <w:t>未注销</w:t>
              </w:r>
              <w:r w:rsidRPr="00555323">
                <w:rPr>
                  <w:rFonts w:ascii="宋体" w:eastAsia="宋体" w:hAnsi="宋体" w:cs="宋体" w:hint="eastAsia"/>
                  <w:color w:val="000000"/>
                  <w:kern w:val="0"/>
                  <w:sz w:val="22"/>
                  <w:rPrChange w:id="5371" w:author="zhangph" w:date="2017-06-16T15:02:00Z">
                    <w:rPr>
                      <w:rFonts w:hint="eastAsia"/>
                    </w:rPr>
                  </w:rPrChange>
                </w:rPr>
                <w:t>"</w:t>
              </w:r>
            </w:ins>
          </w:p>
        </w:tc>
        <w:tc>
          <w:tcPr>
            <w:tcW w:w="1258" w:type="dxa"/>
            <w:vMerge/>
            <w:tcBorders>
              <w:top w:val="nil"/>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5372" w:author="zhangph" w:date="2017-06-16T15:02:00Z"/>
                <w:rFonts w:ascii="宋体" w:eastAsia="宋体" w:hAnsi="宋体" w:cs="宋体"/>
                <w:color w:val="000000"/>
                <w:kern w:val="0"/>
                <w:sz w:val="22"/>
                <w:rPrChange w:id="5373" w:author="zhangph" w:date="2017-06-16T15:02:00Z">
                  <w:rPr>
                    <w:ins w:id="5374" w:author="zhangph" w:date="2017-06-16T15:02:00Z"/>
                  </w:rPr>
                </w:rPrChange>
              </w:rPr>
              <w:pPrChange w:id="5375" w:author="zhangph" w:date="2017-06-16T15:02:00Z">
                <w:pPr/>
              </w:pPrChange>
            </w:pPr>
          </w:p>
        </w:tc>
      </w:tr>
      <w:tr w:rsidR="00555323" w:rsidRPr="00555323" w:rsidTr="00555323">
        <w:trPr>
          <w:divId w:val="406922466"/>
          <w:trHeight w:val="231"/>
          <w:ins w:id="5376" w:author="zhangph" w:date="2017-06-16T15:02:00Z"/>
        </w:trPr>
        <w:tc>
          <w:tcPr>
            <w:tcW w:w="657"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5377" w:author="zhangph" w:date="2017-06-16T15:02:00Z"/>
                <w:rFonts w:ascii="宋体" w:eastAsia="宋体" w:hAnsi="宋体" w:cs="宋体"/>
                <w:color w:val="000000"/>
                <w:kern w:val="0"/>
                <w:sz w:val="22"/>
                <w:rPrChange w:id="5378" w:author="zhangph" w:date="2017-06-16T15:02:00Z">
                  <w:rPr>
                    <w:ins w:id="5379" w:author="zhangph" w:date="2017-06-16T15:02:00Z"/>
                  </w:rPr>
                </w:rPrChange>
              </w:rPr>
              <w:pPrChange w:id="5380" w:author="zhangph" w:date="2017-06-16T15:02:00Z">
                <w:pPr/>
              </w:pPrChange>
            </w:pPr>
          </w:p>
        </w:tc>
        <w:tc>
          <w:tcPr>
            <w:tcW w:w="1279"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5381" w:author="zhangph" w:date="2017-06-16T15:02:00Z"/>
                <w:rFonts w:ascii="宋体" w:eastAsia="宋体" w:hAnsi="宋体" w:cs="宋体"/>
                <w:color w:val="000000"/>
                <w:kern w:val="0"/>
                <w:sz w:val="22"/>
                <w:rPrChange w:id="5382" w:author="zhangph" w:date="2017-06-16T15:02:00Z">
                  <w:rPr>
                    <w:ins w:id="5383" w:author="zhangph" w:date="2017-06-16T15:02:00Z"/>
                  </w:rPr>
                </w:rPrChange>
              </w:rPr>
              <w:pPrChange w:id="5384" w:author="zhangph" w:date="2017-06-16T15:02:00Z">
                <w:pPr/>
              </w:pPrChange>
            </w:pPr>
          </w:p>
        </w:tc>
        <w:tc>
          <w:tcPr>
            <w:tcW w:w="2416"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5385" w:author="zhangph" w:date="2017-06-16T15:02:00Z"/>
                <w:rFonts w:ascii="宋体" w:eastAsia="宋体" w:hAnsi="宋体" w:cs="宋体"/>
                <w:color w:val="000000"/>
                <w:kern w:val="0"/>
                <w:sz w:val="22"/>
                <w:rPrChange w:id="5386" w:author="zhangph" w:date="2017-06-16T15:02:00Z">
                  <w:rPr>
                    <w:ins w:id="5387" w:author="zhangph" w:date="2017-06-16T15:02:00Z"/>
                  </w:rPr>
                </w:rPrChange>
              </w:rPr>
              <w:pPrChange w:id="5388" w:author="zhangph" w:date="2017-06-16T15:02:00Z">
                <w:pPr/>
              </w:pPrChange>
            </w:pPr>
          </w:p>
        </w:tc>
        <w:tc>
          <w:tcPr>
            <w:tcW w:w="2134" w:type="dxa"/>
            <w:tcBorders>
              <w:top w:val="nil"/>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5389" w:author="zhangph" w:date="2017-06-16T15:02:00Z"/>
                <w:rFonts w:ascii="宋体" w:eastAsia="宋体" w:hAnsi="宋体" w:cs="宋体" w:hint="eastAsia"/>
                <w:color w:val="000000"/>
                <w:kern w:val="0"/>
                <w:sz w:val="22"/>
                <w:rPrChange w:id="5390" w:author="zhangph" w:date="2017-06-16T15:02:00Z">
                  <w:rPr>
                    <w:ins w:id="5391" w:author="zhangph" w:date="2017-06-16T15:02:00Z"/>
                    <w:rFonts w:hint="eastAsia"/>
                  </w:rPr>
                </w:rPrChange>
              </w:rPr>
              <w:pPrChange w:id="5392" w:author="zhangph" w:date="2017-06-16T15:02:00Z">
                <w:pPr/>
              </w:pPrChange>
            </w:pPr>
            <w:ins w:id="5393" w:author="zhangph" w:date="2017-06-16T15:02:00Z">
              <w:r w:rsidRPr="00555323">
                <w:rPr>
                  <w:rFonts w:ascii="宋体" w:eastAsia="宋体" w:hAnsi="宋体" w:cs="宋体" w:hint="eastAsia"/>
                  <w:color w:val="000000"/>
                  <w:kern w:val="0"/>
                  <w:sz w:val="22"/>
                  <w:rPrChange w:id="5394" w:author="zhangph" w:date="2017-06-16T15:02:00Z">
                    <w:rPr>
                      <w:rFonts w:hint="eastAsia"/>
                    </w:rPr>
                  </w:rPrChange>
                </w:rPr>
                <w:t>区县</w:t>
              </w:r>
            </w:ins>
          </w:p>
        </w:tc>
        <w:tc>
          <w:tcPr>
            <w:tcW w:w="1468" w:type="dxa"/>
            <w:tcBorders>
              <w:top w:val="nil"/>
              <w:left w:val="nil"/>
              <w:bottom w:val="single" w:sz="8" w:space="0" w:color="auto"/>
              <w:right w:val="single" w:sz="4" w:space="0" w:color="auto"/>
            </w:tcBorders>
            <w:shd w:val="clear" w:color="auto" w:fill="auto"/>
            <w:noWrap/>
            <w:vAlign w:val="center"/>
            <w:hideMark/>
          </w:tcPr>
          <w:p w:rsidR="00555323" w:rsidRPr="00555323" w:rsidRDefault="00555323" w:rsidP="00555323">
            <w:pPr>
              <w:widowControl/>
              <w:jc w:val="left"/>
              <w:rPr>
                <w:ins w:id="5395" w:author="zhangph" w:date="2017-06-16T15:02:00Z"/>
                <w:rFonts w:ascii="宋体" w:eastAsia="宋体" w:hAnsi="宋体" w:cs="宋体" w:hint="eastAsia"/>
                <w:color w:val="000000"/>
                <w:kern w:val="0"/>
                <w:sz w:val="22"/>
                <w:rPrChange w:id="5396" w:author="zhangph" w:date="2017-06-16T15:02:00Z">
                  <w:rPr>
                    <w:ins w:id="5397" w:author="zhangph" w:date="2017-06-16T15:02:00Z"/>
                    <w:rFonts w:hint="eastAsia"/>
                  </w:rPr>
                </w:rPrChange>
              </w:rPr>
              <w:pPrChange w:id="5398" w:author="zhangph" w:date="2017-06-16T15:02:00Z">
                <w:pPr/>
              </w:pPrChange>
            </w:pPr>
            <w:ins w:id="5399" w:author="zhangph" w:date="2017-06-16T15:02:00Z">
              <w:r w:rsidRPr="00555323">
                <w:rPr>
                  <w:rFonts w:ascii="宋体" w:eastAsia="宋体" w:hAnsi="宋体" w:cs="宋体" w:hint="eastAsia"/>
                  <w:color w:val="000000"/>
                  <w:kern w:val="0"/>
                  <w:sz w:val="22"/>
                  <w:rPrChange w:id="5400" w:author="zhangph" w:date="2017-06-16T15:02:00Z">
                    <w:rPr>
                      <w:rFonts w:hint="eastAsia"/>
                    </w:rPr>
                  </w:rPrChange>
                </w:rPr>
                <w:t>"</w:t>
              </w:r>
              <w:r w:rsidRPr="00555323">
                <w:rPr>
                  <w:rFonts w:ascii="宋体" w:eastAsia="宋体" w:hAnsi="宋体" w:cs="宋体" w:hint="eastAsia"/>
                  <w:color w:val="000000"/>
                  <w:kern w:val="0"/>
                  <w:sz w:val="22"/>
                  <w:rPrChange w:id="5401" w:author="zhangph" w:date="2017-06-16T15:02:00Z">
                    <w:rPr>
                      <w:rFonts w:hint="eastAsia"/>
                    </w:rPr>
                  </w:rPrChange>
                </w:rPr>
                <w:t>萧山</w:t>
              </w:r>
              <w:r w:rsidRPr="00555323">
                <w:rPr>
                  <w:rFonts w:ascii="宋体" w:eastAsia="宋体" w:hAnsi="宋体" w:cs="宋体" w:hint="eastAsia"/>
                  <w:color w:val="000000"/>
                  <w:kern w:val="0"/>
                  <w:sz w:val="22"/>
                  <w:rPrChange w:id="5402" w:author="zhangph" w:date="2017-06-16T15:02:00Z">
                    <w:rPr>
                      <w:rFonts w:hint="eastAsia"/>
                    </w:rPr>
                  </w:rPrChange>
                </w:rPr>
                <w:t>"</w:t>
              </w:r>
            </w:ins>
          </w:p>
        </w:tc>
        <w:tc>
          <w:tcPr>
            <w:tcW w:w="1258" w:type="dxa"/>
            <w:vMerge/>
            <w:tcBorders>
              <w:top w:val="nil"/>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5403" w:author="zhangph" w:date="2017-06-16T15:02:00Z"/>
                <w:rFonts w:ascii="宋体" w:eastAsia="宋体" w:hAnsi="宋体" w:cs="宋体"/>
                <w:color w:val="000000"/>
                <w:kern w:val="0"/>
                <w:sz w:val="22"/>
                <w:rPrChange w:id="5404" w:author="zhangph" w:date="2017-06-16T15:02:00Z">
                  <w:rPr>
                    <w:ins w:id="5405" w:author="zhangph" w:date="2017-06-16T15:02:00Z"/>
                  </w:rPr>
                </w:rPrChange>
              </w:rPr>
              <w:pPrChange w:id="5406" w:author="zhangph" w:date="2017-06-16T15:02:00Z">
                <w:pPr/>
              </w:pPrChange>
            </w:pPr>
          </w:p>
        </w:tc>
      </w:tr>
    </w:tbl>
    <w:p w:rsidR="00F22C6A" w:rsidRPr="00F22C6A" w:rsidDel="00555323" w:rsidRDefault="00F22C6A" w:rsidP="00555323">
      <w:pPr>
        <w:pStyle w:val="11"/>
        <w:numPr>
          <w:ilvl w:val="0"/>
          <w:numId w:val="2"/>
        </w:numPr>
        <w:ind w:firstLineChars="0"/>
        <w:rPr>
          <w:del w:id="5407" w:author="zhangph" w:date="2017-06-16T15:02:00Z"/>
          <w:rFonts w:ascii="华文细黑" w:eastAsia="华文细黑" w:hAnsi="华文细黑" w:cs="宋体"/>
          <w:kern w:val="0"/>
          <w:sz w:val="24"/>
        </w:rPr>
        <w:pPrChange w:id="5408" w:author="zhangph" w:date="2017-06-16T15:02:00Z">
          <w:pPr>
            <w:pStyle w:val="11"/>
            <w:numPr>
              <w:numId w:val="2"/>
            </w:numPr>
            <w:ind w:left="420" w:firstLineChars="0" w:hanging="420"/>
          </w:pPr>
        </w:pPrChange>
      </w:pPr>
    </w:p>
    <w:tbl>
      <w:tblPr>
        <w:tblW w:w="9212" w:type="dxa"/>
        <w:tblLook w:val="04A0" w:firstRow="1" w:lastRow="0" w:firstColumn="1" w:lastColumn="0" w:noHBand="0" w:noVBand="1"/>
      </w:tblPr>
      <w:tblGrid>
        <w:gridCol w:w="657"/>
        <w:gridCol w:w="1279"/>
        <w:gridCol w:w="2416"/>
        <w:gridCol w:w="2134"/>
        <w:gridCol w:w="1468"/>
        <w:gridCol w:w="1258"/>
      </w:tblGrid>
      <w:tr w:rsidR="00F22C6A" w:rsidRPr="00F22C6A" w:rsidDel="00555323" w:rsidTr="00F22C6A">
        <w:trPr>
          <w:divId w:val="1193610621"/>
          <w:trHeight w:val="218"/>
          <w:del w:id="5409" w:author="zhangph" w:date="2017-06-16T15:02:00Z"/>
        </w:trPr>
        <w:tc>
          <w:tcPr>
            <w:tcW w:w="65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410" w:author="zhangph" w:date="2017-06-16T15:02:00Z"/>
                <w:rFonts w:ascii="宋体" w:eastAsia="宋体" w:hAnsi="宋体" w:cs="宋体"/>
                <w:color w:val="000000"/>
                <w:kern w:val="0"/>
                <w:sz w:val="22"/>
              </w:rPr>
            </w:pPr>
            <w:del w:id="5411" w:author="zhangph" w:date="2017-06-16T15:02:00Z">
              <w:r w:rsidRPr="00F22C6A" w:rsidDel="00555323">
                <w:rPr>
                  <w:rFonts w:ascii="宋体" w:eastAsia="宋体" w:hAnsi="宋体" w:cs="宋体" w:hint="eastAsia"/>
                  <w:color w:val="000000"/>
                  <w:kern w:val="0"/>
                  <w:sz w:val="22"/>
                </w:rPr>
                <w:delText>序号</w:delText>
              </w:r>
            </w:del>
          </w:p>
        </w:tc>
        <w:tc>
          <w:tcPr>
            <w:tcW w:w="1279"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412" w:author="zhangph" w:date="2017-06-16T15:02:00Z"/>
                <w:rFonts w:ascii="宋体" w:eastAsia="宋体" w:hAnsi="宋体" w:cs="宋体"/>
                <w:color w:val="000000"/>
                <w:kern w:val="0"/>
                <w:sz w:val="22"/>
              </w:rPr>
            </w:pPr>
            <w:del w:id="5413" w:author="zhangph" w:date="2017-06-16T15:02:00Z">
              <w:r w:rsidRPr="00F22C6A" w:rsidDel="00555323">
                <w:rPr>
                  <w:rFonts w:ascii="宋体" w:eastAsia="宋体" w:hAnsi="宋体" w:cs="宋体" w:hint="eastAsia"/>
                  <w:color w:val="000000"/>
                  <w:kern w:val="0"/>
                  <w:sz w:val="22"/>
                </w:rPr>
                <w:delText>表名</w:delText>
              </w:r>
            </w:del>
          </w:p>
        </w:tc>
        <w:tc>
          <w:tcPr>
            <w:tcW w:w="2416"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414" w:author="zhangph" w:date="2017-06-16T15:02:00Z"/>
                <w:rFonts w:ascii="宋体" w:eastAsia="宋体" w:hAnsi="宋体" w:cs="宋体"/>
                <w:color w:val="000000"/>
                <w:kern w:val="0"/>
                <w:sz w:val="22"/>
              </w:rPr>
            </w:pPr>
            <w:del w:id="5415" w:author="zhangph" w:date="2017-06-16T15:02:00Z">
              <w:r w:rsidRPr="00F22C6A" w:rsidDel="00555323">
                <w:rPr>
                  <w:rFonts w:ascii="宋体" w:eastAsia="宋体" w:hAnsi="宋体" w:cs="宋体" w:hint="eastAsia"/>
                  <w:color w:val="000000"/>
                  <w:kern w:val="0"/>
                  <w:sz w:val="22"/>
                </w:rPr>
                <w:delText>英文名</w:delText>
              </w:r>
            </w:del>
          </w:p>
        </w:tc>
        <w:tc>
          <w:tcPr>
            <w:tcW w:w="2134"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416" w:author="zhangph" w:date="2017-06-16T15:02:00Z"/>
                <w:rFonts w:ascii="宋体" w:eastAsia="宋体" w:hAnsi="宋体" w:cs="宋体"/>
                <w:color w:val="000000"/>
                <w:kern w:val="0"/>
                <w:sz w:val="22"/>
              </w:rPr>
            </w:pPr>
            <w:del w:id="5417" w:author="zhangph" w:date="2017-06-16T15:02:00Z">
              <w:r w:rsidRPr="00F22C6A" w:rsidDel="00555323">
                <w:rPr>
                  <w:rFonts w:ascii="宋体" w:eastAsia="宋体" w:hAnsi="宋体" w:cs="宋体" w:hint="eastAsia"/>
                  <w:color w:val="000000"/>
                  <w:kern w:val="0"/>
                  <w:sz w:val="22"/>
                </w:rPr>
                <w:delText>字段</w:delText>
              </w:r>
            </w:del>
          </w:p>
        </w:tc>
        <w:tc>
          <w:tcPr>
            <w:tcW w:w="1468" w:type="dxa"/>
            <w:tcBorders>
              <w:top w:val="single" w:sz="8" w:space="0" w:color="auto"/>
              <w:left w:val="nil"/>
              <w:bottom w:val="single" w:sz="4" w:space="0" w:color="auto"/>
              <w:right w:val="single" w:sz="4" w:space="0" w:color="auto"/>
            </w:tcBorders>
            <w:shd w:val="clear" w:color="auto" w:fill="auto"/>
            <w:noWrap/>
            <w:vAlign w:val="bottom"/>
            <w:hideMark/>
          </w:tcPr>
          <w:p w:rsidR="00F22C6A" w:rsidRPr="00F22C6A" w:rsidDel="00555323" w:rsidRDefault="00F22C6A" w:rsidP="00F22C6A">
            <w:pPr>
              <w:widowControl/>
              <w:jc w:val="left"/>
              <w:rPr>
                <w:del w:id="5418" w:author="zhangph" w:date="2017-06-16T15:02:00Z"/>
                <w:rFonts w:ascii="宋体" w:eastAsia="宋体" w:hAnsi="宋体" w:cs="宋体"/>
                <w:color w:val="000000"/>
                <w:kern w:val="0"/>
                <w:sz w:val="22"/>
              </w:rPr>
            </w:pPr>
            <w:del w:id="5419" w:author="zhangph" w:date="2017-06-16T15:02:00Z">
              <w:r w:rsidRPr="00F22C6A" w:rsidDel="00555323">
                <w:rPr>
                  <w:rFonts w:ascii="宋体" w:eastAsia="宋体" w:hAnsi="宋体" w:cs="宋体" w:hint="eastAsia"/>
                  <w:color w:val="000000"/>
                  <w:kern w:val="0"/>
                  <w:sz w:val="22"/>
                </w:rPr>
                <w:delText>值</w:delText>
              </w:r>
            </w:del>
          </w:p>
        </w:tc>
        <w:tc>
          <w:tcPr>
            <w:tcW w:w="1258" w:type="dxa"/>
            <w:tcBorders>
              <w:top w:val="single" w:sz="8" w:space="0" w:color="auto"/>
              <w:left w:val="nil"/>
              <w:bottom w:val="single" w:sz="4" w:space="0" w:color="auto"/>
              <w:right w:val="single" w:sz="8" w:space="0" w:color="auto"/>
            </w:tcBorders>
            <w:shd w:val="clear" w:color="auto" w:fill="auto"/>
            <w:noWrap/>
            <w:vAlign w:val="bottom"/>
            <w:hideMark/>
          </w:tcPr>
          <w:p w:rsidR="00F22C6A" w:rsidRPr="00F22C6A" w:rsidDel="00555323" w:rsidRDefault="00F22C6A" w:rsidP="00F22C6A">
            <w:pPr>
              <w:widowControl/>
              <w:jc w:val="left"/>
              <w:rPr>
                <w:del w:id="5420" w:author="zhangph" w:date="2017-06-16T15:02:00Z"/>
                <w:rFonts w:ascii="宋体" w:eastAsia="宋体" w:hAnsi="宋体" w:cs="宋体"/>
                <w:color w:val="000000"/>
                <w:kern w:val="0"/>
                <w:sz w:val="22"/>
              </w:rPr>
            </w:pPr>
            <w:del w:id="5421"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1193610621"/>
          <w:trHeight w:val="218"/>
          <w:del w:id="5422" w:author="zhangph" w:date="2017-06-16T15:02:00Z"/>
        </w:trPr>
        <w:tc>
          <w:tcPr>
            <w:tcW w:w="657"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center"/>
              <w:rPr>
                <w:del w:id="5423" w:author="zhangph" w:date="2017-06-16T15:02:00Z"/>
                <w:rFonts w:ascii="宋体" w:eastAsia="宋体" w:hAnsi="宋体" w:cs="宋体"/>
                <w:color w:val="000000"/>
                <w:kern w:val="0"/>
                <w:sz w:val="22"/>
              </w:rPr>
            </w:pPr>
            <w:del w:id="5424" w:author="zhangph" w:date="2017-06-16T15:02:00Z">
              <w:r w:rsidRPr="00F22C6A" w:rsidDel="00555323">
                <w:rPr>
                  <w:rFonts w:ascii="宋体" w:eastAsia="宋体" w:hAnsi="宋体" w:cs="宋体" w:hint="eastAsia"/>
                  <w:color w:val="000000"/>
                  <w:kern w:val="0"/>
                  <w:sz w:val="22"/>
                </w:rPr>
                <w:delText>2</w:delText>
              </w:r>
            </w:del>
          </w:p>
        </w:tc>
        <w:tc>
          <w:tcPr>
            <w:tcW w:w="1279"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5425" w:author="zhangph" w:date="2017-06-16T15:02:00Z"/>
                <w:rFonts w:ascii="宋体" w:eastAsia="宋体" w:hAnsi="宋体" w:cs="宋体"/>
                <w:color w:val="000000"/>
                <w:kern w:val="0"/>
                <w:sz w:val="22"/>
              </w:rPr>
            </w:pPr>
            <w:del w:id="5426" w:author="zhangph" w:date="2017-06-16T15:02:00Z">
              <w:r w:rsidRPr="00F22C6A" w:rsidDel="00555323">
                <w:rPr>
                  <w:rFonts w:ascii="宋体" w:eastAsia="宋体" w:hAnsi="宋体" w:cs="宋体" w:hint="eastAsia"/>
                  <w:color w:val="000000"/>
                  <w:kern w:val="0"/>
                  <w:sz w:val="22"/>
                </w:rPr>
                <w:delText>流动人口表</w:delText>
              </w:r>
            </w:del>
          </w:p>
        </w:tc>
        <w:tc>
          <w:tcPr>
            <w:tcW w:w="2416"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5427" w:author="zhangph" w:date="2017-06-16T15:02:00Z"/>
                <w:rFonts w:ascii="宋体" w:eastAsia="宋体" w:hAnsi="宋体" w:cs="宋体"/>
                <w:color w:val="000000"/>
                <w:kern w:val="0"/>
                <w:sz w:val="22"/>
              </w:rPr>
            </w:pPr>
            <w:del w:id="5428" w:author="zhangph" w:date="2017-06-16T15:02:00Z">
              <w:r w:rsidRPr="00F22C6A" w:rsidDel="00555323">
                <w:rPr>
                  <w:rFonts w:ascii="宋体" w:eastAsia="宋体" w:hAnsi="宋体" w:cs="宋体" w:hint="eastAsia"/>
                  <w:color w:val="000000"/>
                  <w:kern w:val="0"/>
                  <w:sz w:val="22"/>
                </w:rPr>
                <w:delText>gazhk_NEWZZRK_JB_TAB</w:delText>
              </w:r>
            </w:del>
          </w:p>
        </w:tc>
        <w:tc>
          <w:tcPr>
            <w:tcW w:w="213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429" w:author="zhangph" w:date="2017-06-16T15:02:00Z"/>
                <w:rFonts w:ascii="宋体" w:eastAsia="宋体" w:hAnsi="宋体" w:cs="宋体"/>
                <w:color w:val="000000"/>
                <w:kern w:val="0"/>
                <w:sz w:val="22"/>
              </w:rPr>
            </w:pPr>
            <w:del w:id="5430" w:author="zhangph" w:date="2017-06-16T15:02:00Z">
              <w:r w:rsidRPr="00F22C6A" w:rsidDel="00555323">
                <w:rPr>
                  <w:rFonts w:ascii="宋体" w:eastAsia="宋体" w:hAnsi="宋体" w:cs="宋体" w:hint="eastAsia"/>
                  <w:color w:val="000000"/>
                  <w:kern w:val="0"/>
                  <w:sz w:val="22"/>
                </w:rPr>
                <w:delText>租赁房屋档案号</w:delText>
              </w:r>
            </w:del>
          </w:p>
        </w:tc>
        <w:tc>
          <w:tcPr>
            <w:tcW w:w="146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431" w:author="zhangph" w:date="2017-06-16T15:02:00Z"/>
                <w:rFonts w:ascii="宋体" w:eastAsia="宋体" w:hAnsi="宋体" w:cs="宋体"/>
                <w:color w:val="000000"/>
                <w:kern w:val="0"/>
                <w:sz w:val="22"/>
              </w:rPr>
            </w:pPr>
            <w:del w:id="5432" w:author="zhangph" w:date="2017-06-16T15:02:00Z">
              <w:r w:rsidRPr="00F22C6A" w:rsidDel="00555323">
                <w:rPr>
                  <w:rFonts w:ascii="宋体" w:eastAsia="宋体" w:hAnsi="宋体" w:cs="宋体" w:hint="eastAsia"/>
                  <w:color w:val="000000"/>
                  <w:kern w:val="0"/>
                  <w:sz w:val="22"/>
                </w:rPr>
                <w:delText xml:space="preserve">　</w:delText>
              </w:r>
            </w:del>
          </w:p>
        </w:tc>
        <w:tc>
          <w:tcPr>
            <w:tcW w:w="1258"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F22C6A" w:rsidRPr="00F22C6A" w:rsidDel="00555323" w:rsidRDefault="00F22C6A" w:rsidP="00F22C6A">
            <w:pPr>
              <w:widowControl/>
              <w:jc w:val="left"/>
              <w:rPr>
                <w:del w:id="5433" w:author="zhangph" w:date="2017-06-16T15:02:00Z"/>
                <w:rFonts w:ascii="宋体" w:eastAsia="宋体" w:hAnsi="宋体" w:cs="宋体"/>
                <w:color w:val="000000"/>
                <w:kern w:val="0"/>
                <w:sz w:val="22"/>
              </w:rPr>
            </w:pPr>
            <w:del w:id="5434"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1193610621"/>
          <w:trHeight w:val="218"/>
          <w:del w:id="5435" w:author="zhangph" w:date="2017-06-16T15:02:00Z"/>
        </w:trPr>
        <w:tc>
          <w:tcPr>
            <w:tcW w:w="657"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436" w:author="zhangph" w:date="2017-06-16T15:02:00Z"/>
                <w:rFonts w:ascii="宋体" w:eastAsia="宋体" w:hAnsi="宋体" w:cs="宋体"/>
                <w:color w:val="000000"/>
                <w:kern w:val="0"/>
                <w:sz w:val="22"/>
              </w:rPr>
            </w:pPr>
          </w:p>
        </w:tc>
        <w:tc>
          <w:tcPr>
            <w:tcW w:w="1279"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437" w:author="zhangph" w:date="2017-06-16T15:02:00Z"/>
                <w:rFonts w:ascii="宋体" w:eastAsia="宋体" w:hAnsi="宋体" w:cs="宋体"/>
                <w:color w:val="000000"/>
                <w:kern w:val="0"/>
                <w:sz w:val="22"/>
              </w:rPr>
            </w:pPr>
          </w:p>
        </w:tc>
        <w:tc>
          <w:tcPr>
            <w:tcW w:w="2416"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438" w:author="zhangph" w:date="2017-06-16T15:02:00Z"/>
                <w:rFonts w:ascii="宋体" w:eastAsia="宋体" w:hAnsi="宋体" w:cs="宋体"/>
                <w:color w:val="000000"/>
                <w:kern w:val="0"/>
                <w:sz w:val="22"/>
              </w:rPr>
            </w:pPr>
          </w:p>
        </w:tc>
        <w:tc>
          <w:tcPr>
            <w:tcW w:w="213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439" w:author="zhangph" w:date="2017-06-16T15:02:00Z"/>
                <w:rFonts w:ascii="宋体" w:eastAsia="宋体" w:hAnsi="宋体" w:cs="宋体"/>
                <w:color w:val="000000"/>
                <w:kern w:val="0"/>
                <w:sz w:val="22"/>
              </w:rPr>
            </w:pPr>
            <w:del w:id="5440" w:author="zhangph" w:date="2017-06-16T15:02:00Z">
              <w:r w:rsidRPr="00F22C6A" w:rsidDel="00555323">
                <w:rPr>
                  <w:rFonts w:ascii="宋体" w:eastAsia="宋体" w:hAnsi="宋体" w:cs="宋体" w:hint="eastAsia"/>
                  <w:color w:val="000000"/>
                  <w:kern w:val="0"/>
                  <w:sz w:val="22"/>
                </w:rPr>
                <w:delText>身份证号码</w:delText>
              </w:r>
            </w:del>
          </w:p>
        </w:tc>
        <w:tc>
          <w:tcPr>
            <w:tcW w:w="146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441" w:author="zhangph" w:date="2017-06-16T15:02:00Z"/>
                <w:rFonts w:ascii="宋体" w:eastAsia="宋体" w:hAnsi="宋体" w:cs="宋体"/>
                <w:color w:val="000000"/>
                <w:kern w:val="0"/>
                <w:sz w:val="22"/>
              </w:rPr>
            </w:pPr>
            <w:del w:id="5442" w:author="zhangph" w:date="2017-06-16T15:02:00Z">
              <w:r w:rsidRPr="00F22C6A" w:rsidDel="00555323">
                <w:rPr>
                  <w:rFonts w:ascii="宋体" w:eastAsia="宋体" w:hAnsi="宋体" w:cs="宋体" w:hint="eastAsia"/>
                  <w:color w:val="000000"/>
                  <w:kern w:val="0"/>
                  <w:sz w:val="22"/>
                </w:rPr>
                <w:delText xml:space="preserve">　</w:delText>
              </w:r>
            </w:del>
          </w:p>
        </w:tc>
        <w:tc>
          <w:tcPr>
            <w:tcW w:w="1258"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5443" w:author="zhangph" w:date="2017-06-16T15:02:00Z"/>
                <w:rFonts w:ascii="宋体" w:eastAsia="宋体" w:hAnsi="宋体" w:cs="宋体"/>
                <w:color w:val="000000"/>
                <w:kern w:val="0"/>
                <w:sz w:val="22"/>
              </w:rPr>
            </w:pPr>
          </w:p>
        </w:tc>
      </w:tr>
      <w:tr w:rsidR="00F22C6A" w:rsidRPr="00F22C6A" w:rsidDel="00555323" w:rsidTr="00F22C6A">
        <w:trPr>
          <w:divId w:val="1193610621"/>
          <w:trHeight w:val="243"/>
          <w:del w:id="5444" w:author="zhangph" w:date="2017-06-16T15:02:00Z"/>
        </w:trPr>
        <w:tc>
          <w:tcPr>
            <w:tcW w:w="657"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445" w:author="zhangph" w:date="2017-06-16T15:02:00Z"/>
                <w:rFonts w:ascii="宋体" w:eastAsia="宋体" w:hAnsi="宋体" w:cs="宋体"/>
                <w:color w:val="000000"/>
                <w:kern w:val="0"/>
                <w:sz w:val="22"/>
              </w:rPr>
            </w:pPr>
          </w:p>
        </w:tc>
        <w:tc>
          <w:tcPr>
            <w:tcW w:w="1279"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446" w:author="zhangph" w:date="2017-06-16T15:02:00Z"/>
                <w:rFonts w:ascii="宋体" w:eastAsia="宋体" w:hAnsi="宋体" w:cs="宋体"/>
                <w:color w:val="000000"/>
                <w:kern w:val="0"/>
                <w:sz w:val="22"/>
              </w:rPr>
            </w:pPr>
          </w:p>
        </w:tc>
        <w:tc>
          <w:tcPr>
            <w:tcW w:w="2416"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447" w:author="zhangph" w:date="2017-06-16T15:02:00Z"/>
                <w:rFonts w:ascii="宋体" w:eastAsia="宋体" w:hAnsi="宋体" w:cs="宋体"/>
                <w:color w:val="000000"/>
                <w:kern w:val="0"/>
                <w:sz w:val="22"/>
              </w:rPr>
            </w:pPr>
          </w:p>
        </w:tc>
        <w:tc>
          <w:tcPr>
            <w:tcW w:w="2134"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448" w:author="zhangph" w:date="2017-06-16T15:02:00Z"/>
                <w:rFonts w:ascii="宋体" w:eastAsia="宋体" w:hAnsi="宋体" w:cs="宋体"/>
                <w:color w:val="000000"/>
                <w:kern w:val="0"/>
                <w:sz w:val="22"/>
              </w:rPr>
            </w:pPr>
            <w:del w:id="5449" w:author="zhangph" w:date="2017-06-16T15:02:00Z">
              <w:r w:rsidRPr="00F22C6A" w:rsidDel="00555323">
                <w:rPr>
                  <w:rFonts w:ascii="宋体" w:eastAsia="宋体" w:hAnsi="宋体" w:cs="宋体" w:hint="eastAsia"/>
                  <w:color w:val="000000"/>
                  <w:kern w:val="0"/>
                  <w:sz w:val="22"/>
                </w:rPr>
                <w:delText>注销标志</w:delText>
              </w:r>
            </w:del>
          </w:p>
        </w:tc>
        <w:tc>
          <w:tcPr>
            <w:tcW w:w="146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450" w:author="zhangph" w:date="2017-06-16T15:02:00Z"/>
                <w:rFonts w:ascii="宋体" w:eastAsia="宋体" w:hAnsi="宋体" w:cs="宋体"/>
                <w:color w:val="000000"/>
                <w:kern w:val="0"/>
                <w:sz w:val="22"/>
              </w:rPr>
            </w:pPr>
            <w:del w:id="5451" w:author="zhangph" w:date="2017-06-16T15:02:00Z">
              <w:r w:rsidRPr="00F22C6A" w:rsidDel="00555323">
                <w:rPr>
                  <w:rFonts w:ascii="宋体" w:eastAsia="宋体" w:hAnsi="宋体" w:cs="宋体" w:hint="eastAsia"/>
                  <w:color w:val="000000"/>
                  <w:kern w:val="0"/>
                  <w:sz w:val="22"/>
                </w:rPr>
                <w:delText>"未注销"</w:delText>
              </w:r>
            </w:del>
          </w:p>
        </w:tc>
        <w:tc>
          <w:tcPr>
            <w:tcW w:w="1258"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5452" w:author="zhangph" w:date="2017-06-16T15:02:00Z"/>
                <w:rFonts w:ascii="宋体" w:eastAsia="宋体" w:hAnsi="宋体" w:cs="宋体"/>
                <w:color w:val="000000"/>
                <w:kern w:val="0"/>
                <w:sz w:val="22"/>
              </w:rPr>
            </w:pPr>
          </w:p>
        </w:tc>
      </w:tr>
      <w:tr w:rsidR="00F22C6A" w:rsidRPr="00F22C6A" w:rsidDel="00555323" w:rsidTr="00F22C6A">
        <w:trPr>
          <w:divId w:val="1193610621"/>
          <w:trHeight w:val="231"/>
          <w:del w:id="5453" w:author="zhangph" w:date="2017-06-16T15:02:00Z"/>
        </w:trPr>
        <w:tc>
          <w:tcPr>
            <w:tcW w:w="657"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454" w:author="zhangph" w:date="2017-06-16T15:02:00Z"/>
                <w:rFonts w:ascii="宋体" w:eastAsia="宋体" w:hAnsi="宋体" w:cs="宋体"/>
                <w:color w:val="000000"/>
                <w:kern w:val="0"/>
                <w:sz w:val="22"/>
              </w:rPr>
            </w:pPr>
          </w:p>
        </w:tc>
        <w:tc>
          <w:tcPr>
            <w:tcW w:w="1279"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455" w:author="zhangph" w:date="2017-06-16T15:02:00Z"/>
                <w:rFonts w:ascii="宋体" w:eastAsia="宋体" w:hAnsi="宋体" w:cs="宋体"/>
                <w:color w:val="000000"/>
                <w:kern w:val="0"/>
                <w:sz w:val="22"/>
              </w:rPr>
            </w:pPr>
          </w:p>
        </w:tc>
        <w:tc>
          <w:tcPr>
            <w:tcW w:w="2416"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5456" w:author="zhangph" w:date="2017-06-16T15:02:00Z"/>
                <w:rFonts w:ascii="宋体" w:eastAsia="宋体" w:hAnsi="宋体" w:cs="宋体"/>
                <w:color w:val="000000"/>
                <w:kern w:val="0"/>
                <w:sz w:val="22"/>
              </w:rPr>
            </w:pPr>
          </w:p>
        </w:tc>
        <w:tc>
          <w:tcPr>
            <w:tcW w:w="2134"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457" w:author="zhangph" w:date="2017-06-16T15:02:00Z"/>
                <w:rFonts w:ascii="宋体" w:eastAsia="宋体" w:hAnsi="宋体" w:cs="宋体"/>
                <w:color w:val="000000"/>
                <w:kern w:val="0"/>
                <w:sz w:val="22"/>
              </w:rPr>
            </w:pPr>
            <w:del w:id="5458" w:author="zhangph" w:date="2017-06-16T15:02:00Z">
              <w:r w:rsidRPr="00F22C6A" w:rsidDel="00555323">
                <w:rPr>
                  <w:rFonts w:ascii="宋体" w:eastAsia="宋体" w:hAnsi="宋体" w:cs="宋体" w:hint="eastAsia"/>
                  <w:color w:val="000000"/>
                  <w:kern w:val="0"/>
                  <w:sz w:val="22"/>
                </w:rPr>
                <w:delText>区县</w:delText>
              </w:r>
            </w:del>
          </w:p>
        </w:tc>
        <w:tc>
          <w:tcPr>
            <w:tcW w:w="1468" w:type="dxa"/>
            <w:tcBorders>
              <w:top w:val="nil"/>
              <w:left w:val="nil"/>
              <w:bottom w:val="single" w:sz="8"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459" w:author="zhangph" w:date="2017-06-16T15:02:00Z"/>
                <w:rFonts w:ascii="宋体" w:eastAsia="宋体" w:hAnsi="宋体" w:cs="宋体"/>
                <w:color w:val="000000"/>
                <w:kern w:val="0"/>
                <w:sz w:val="22"/>
              </w:rPr>
            </w:pPr>
            <w:del w:id="5460" w:author="zhangph" w:date="2017-06-16T15:02:00Z">
              <w:r w:rsidRPr="00F22C6A" w:rsidDel="00555323">
                <w:rPr>
                  <w:rFonts w:ascii="宋体" w:eastAsia="宋体" w:hAnsi="宋体" w:cs="宋体" w:hint="eastAsia"/>
                  <w:color w:val="000000"/>
                  <w:kern w:val="0"/>
                  <w:sz w:val="22"/>
                </w:rPr>
                <w:delText>"萧山"</w:delText>
              </w:r>
            </w:del>
          </w:p>
        </w:tc>
        <w:tc>
          <w:tcPr>
            <w:tcW w:w="1258"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5461" w:author="zhangph" w:date="2017-06-16T15:02:00Z"/>
                <w:rFonts w:ascii="宋体" w:eastAsia="宋体" w:hAnsi="宋体" w:cs="宋体"/>
                <w:color w:val="000000"/>
                <w:kern w:val="0"/>
                <w:sz w:val="22"/>
              </w:rPr>
            </w:pPr>
          </w:p>
        </w:tc>
      </w:tr>
    </w:tbl>
    <w:p w:rsidR="00555323" w:rsidRPr="00555323" w:rsidRDefault="001360F8" w:rsidP="00555323">
      <w:pPr>
        <w:pStyle w:val="11"/>
        <w:numPr>
          <w:ilvl w:val="0"/>
          <w:numId w:val="2"/>
        </w:numPr>
        <w:ind w:firstLineChars="0"/>
        <w:rPr>
          <w:rFonts w:ascii="华文细黑" w:eastAsia="华文细黑" w:hAnsi="华文细黑" w:cs="宋体"/>
          <w:kern w:val="0"/>
          <w:sz w:val="24"/>
          <w:rPrChange w:id="5462" w:author="zhangph" w:date="2017-06-16T15:02:00Z">
            <w:rPr>
              <w:rFonts w:asciiTheme="minorHAnsi" w:eastAsiaTheme="minorEastAsia" w:hAnsiTheme="minorHAnsi" w:cstheme="minorBidi"/>
              <w:szCs w:val="21"/>
            </w:rPr>
          </w:rPrChange>
        </w:rPr>
        <w:pPrChange w:id="5463" w:author="zhangph" w:date="2017-06-16T15:02:00Z">
          <w:pPr>
            <w:pStyle w:val="11"/>
            <w:numPr>
              <w:numId w:val="2"/>
            </w:numPr>
            <w:ind w:left="420"/>
          </w:pPr>
        </w:pPrChange>
      </w:pPr>
      <w:r>
        <w:fldChar w:fldCharType="end"/>
      </w:r>
      <w:r>
        <w:rPr>
          <w:rFonts w:ascii="华文细黑" w:eastAsia="华文细黑" w:hAnsi="华文细黑" w:cs="宋体" w:hint="eastAsia"/>
          <w:kern w:val="0"/>
          <w:sz w:val="24"/>
        </w:rPr>
        <w:t>工作情况</w:t>
      </w: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工作情况</w:instrText>
      </w:r>
      <w:r w:rsidR="00555323">
        <w:rPr>
          <w:rFonts w:hint="eastAsia"/>
        </w:rPr>
        <w:instrText xml:space="preserve">!R2C1:R10C6 </w:instrText>
      </w:r>
      <w:r>
        <w:instrText xml:space="preserve">\a \f 4 \h  \* MERGEFORMAT </w:instrText>
      </w:r>
      <w:r w:rsidR="00555323">
        <w:fldChar w:fldCharType="separate"/>
      </w:r>
    </w:p>
    <w:tbl>
      <w:tblPr>
        <w:tblW w:w="9292" w:type="dxa"/>
        <w:tblLook w:val="04A0" w:firstRow="1" w:lastRow="0" w:firstColumn="1" w:lastColumn="0" w:noHBand="0" w:noVBand="1"/>
      </w:tblPr>
      <w:tblGrid>
        <w:gridCol w:w="699"/>
        <w:gridCol w:w="1572"/>
        <w:gridCol w:w="2683"/>
        <w:gridCol w:w="1878"/>
        <w:gridCol w:w="1438"/>
        <w:gridCol w:w="1022"/>
        <w:tblGridChange w:id="5464">
          <w:tblGrid>
            <w:gridCol w:w="699"/>
            <w:gridCol w:w="1572"/>
            <w:gridCol w:w="2683"/>
            <w:gridCol w:w="1878"/>
            <w:gridCol w:w="1438"/>
            <w:gridCol w:w="1022"/>
          </w:tblGrid>
        </w:tblGridChange>
      </w:tblGrid>
      <w:tr w:rsidR="00555323" w:rsidRPr="00555323" w:rsidTr="00555323">
        <w:trPr>
          <w:divId w:val="962348762"/>
          <w:trHeight w:val="243"/>
          <w:ins w:id="5465" w:author="zhangph" w:date="2017-06-16T15:02:00Z"/>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466" w:author="zhangph" w:date="2017-06-16T15:02:00Z"/>
                <w:rFonts w:ascii="宋体" w:eastAsia="宋体" w:hAnsi="宋体" w:cs="宋体"/>
                <w:color w:val="000000"/>
                <w:kern w:val="0"/>
                <w:sz w:val="22"/>
                <w:rPrChange w:id="5467" w:author="zhangph" w:date="2017-06-16T15:02:00Z">
                  <w:rPr>
                    <w:ins w:id="5468" w:author="zhangph" w:date="2017-06-16T15:02:00Z"/>
                    <w:color w:val="000000"/>
                    <w:sz w:val="22"/>
                  </w:rPr>
                </w:rPrChange>
              </w:rPr>
              <w:pPrChange w:id="5469" w:author="zhangph" w:date="2017-06-16T15:02:00Z">
                <w:pPr>
                  <w:widowControl/>
                  <w:jc w:val="left"/>
                </w:pPr>
              </w:pPrChange>
            </w:pPr>
            <w:ins w:id="5470" w:author="zhangph" w:date="2017-06-16T15:02:00Z">
              <w:r w:rsidRPr="00555323">
                <w:rPr>
                  <w:rFonts w:ascii="宋体" w:eastAsia="宋体" w:hAnsi="宋体" w:cs="宋体" w:hint="eastAsia"/>
                  <w:color w:val="000000"/>
                  <w:kern w:val="0"/>
                  <w:sz w:val="22"/>
                  <w:rPrChange w:id="5471" w:author="zhangph" w:date="2017-06-16T15:02:00Z">
                    <w:rPr>
                      <w:rFonts w:hint="eastAsia"/>
                      <w:color w:val="000000"/>
                      <w:sz w:val="22"/>
                    </w:rPr>
                  </w:rPrChange>
                </w:rPr>
                <w:t>序号</w:t>
              </w:r>
            </w:ins>
          </w:p>
        </w:tc>
        <w:tc>
          <w:tcPr>
            <w:tcW w:w="1572"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472" w:author="zhangph" w:date="2017-06-16T15:02:00Z"/>
                <w:rFonts w:ascii="宋体" w:eastAsia="宋体" w:hAnsi="宋体" w:cs="宋体" w:hint="eastAsia"/>
                <w:color w:val="000000"/>
                <w:kern w:val="0"/>
                <w:sz w:val="22"/>
                <w:rPrChange w:id="5473" w:author="zhangph" w:date="2017-06-16T15:02:00Z">
                  <w:rPr>
                    <w:ins w:id="5474" w:author="zhangph" w:date="2017-06-16T15:02:00Z"/>
                    <w:rFonts w:hint="eastAsia"/>
                  </w:rPr>
                </w:rPrChange>
              </w:rPr>
              <w:pPrChange w:id="5475" w:author="zhangph" w:date="2017-06-16T15:02:00Z">
                <w:pPr/>
              </w:pPrChange>
            </w:pPr>
            <w:ins w:id="5476" w:author="zhangph" w:date="2017-06-16T15:02:00Z">
              <w:r w:rsidRPr="00555323">
                <w:rPr>
                  <w:rFonts w:ascii="宋体" w:eastAsia="宋体" w:hAnsi="宋体" w:cs="宋体" w:hint="eastAsia"/>
                  <w:color w:val="000000"/>
                  <w:kern w:val="0"/>
                  <w:sz w:val="22"/>
                  <w:rPrChange w:id="5477" w:author="zhangph" w:date="2017-06-16T15:02:00Z">
                    <w:rPr>
                      <w:rFonts w:hint="eastAsia"/>
                    </w:rPr>
                  </w:rPrChange>
                </w:rPr>
                <w:t>表名</w:t>
              </w:r>
            </w:ins>
          </w:p>
        </w:tc>
        <w:tc>
          <w:tcPr>
            <w:tcW w:w="2683"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478" w:author="zhangph" w:date="2017-06-16T15:02:00Z"/>
                <w:rFonts w:ascii="宋体" w:eastAsia="宋体" w:hAnsi="宋体" w:cs="宋体" w:hint="eastAsia"/>
                <w:color w:val="000000"/>
                <w:kern w:val="0"/>
                <w:sz w:val="22"/>
                <w:rPrChange w:id="5479" w:author="zhangph" w:date="2017-06-16T15:02:00Z">
                  <w:rPr>
                    <w:ins w:id="5480" w:author="zhangph" w:date="2017-06-16T15:02:00Z"/>
                    <w:rFonts w:hint="eastAsia"/>
                  </w:rPr>
                </w:rPrChange>
              </w:rPr>
              <w:pPrChange w:id="5481" w:author="zhangph" w:date="2017-06-16T15:02:00Z">
                <w:pPr/>
              </w:pPrChange>
            </w:pPr>
            <w:ins w:id="5482" w:author="zhangph" w:date="2017-06-16T15:02:00Z">
              <w:r w:rsidRPr="00555323">
                <w:rPr>
                  <w:rFonts w:ascii="宋体" w:eastAsia="宋体" w:hAnsi="宋体" w:cs="宋体" w:hint="eastAsia"/>
                  <w:color w:val="000000"/>
                  <w:kern w:val="0"/>
                  <w:sz w:val="22"/>
                  <w:rPrChange w:id="5483" w:author="zhangph" w:date="2017-06-16T15:02:00Z">
                    <w:rPr>
                      <w:rFonts w:hint="eastAsia"/>
                    </w:rPr>
                  </w:rPrChange>
                </w:rPr>
                <w:t>英文名</w:t>
              </w:r>
            </w:ins>
          </w:p>
        </w:tc>
        <w:tc>
          <w:tcPr>
            <w:tcW w:w="1878"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484" w:author="zhangph" w:date="2017-06-16T15:02:00Z"/>
                <w:rFonts w:ascii="宋体" w:eastAsia="宋体" w:hAnsi="宋体" w:cs="宋体" w:hint="eastAsia"/>
                <w:color w:val="000000"/>
                <w:kern w:val="0"/>
                <w:sz w:val="22"/>
                <w:rPrChange w:id="5485" w:author="zhangph" w:date="2017-06-16T15:02:00Z">
                  <w:rPr>
                    <w:ins w:id="5486" w:author="zhangph" w:date="2017-06-16T15:02:00Z"/>
                    <w:rFonts w:hint="eastAsia"/>
                  </w:rPr>
                </w:rPrChange>
              </w:rPr>
              <w:pPrChange w:id="5487" w:author="zhangph" w:date="2017-06-16T15:02:00Z">
                <w:pPr/>
              </w:pPrChange>
            </w:pPr>
            <w:ins w:id="5488" w:author="zhangph" w:date="2017-06-16T15:02:00Z">
              <w:r w:rsidRPr="00555323">
                <w:rPr>
                  <w:rFonts w:ascii="宋体" w:eastAsia="宋体" w:hAnsi="宋体" w:cs="宋体" w:hint="eastAsia"/>
                  <w:color w:val="000000"/>
                  <w:kern w:val="0"/>
                  <w:sz w:val="22"/>
                  <w:rPrChange w:id="5489" w:author="zhangph" w:date="2017-06-16T15:02:00Z">
                    <w:rPr>
                      <w:rFonts w:hint="eastAsia"/>
                    </w:rPr>
                  </w:rPrChange>
                </w:rPr>
                <w:t>字段</w:t>
              </w:r>
            </w:ins>
          </w:p>
        </w:tc>
        <w:tc>
          <w:tcPr>
            <w:tcW w:w="1438"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490" w:author="zhangph" w:date="2017-06-16T15:02:00Z"/>
                <w:rFonts w:ascii="宋体" w:eastAsia="宋体" w:hAnsi="宋体" w:cs="宋体" w:hint="eastAsia"/>
                <w:color w:val="000000"/>
                <w:kern w:val="0"/>
                <w:sz w:val="22"/>
                <w:rPrChange w:id="5491" w:author="zhangph" w:date="2017-06-16T15:02:00Z">
                  <w:rPr>
                    <w:ins w:id="5492" w:author="zhangph" w:date="2017-06-16T15:02:00Z"/>
                    <w:rFonts w:hint="eastAsia"/>
                  </w:rPr>
                </w:rPrChange>
              </w:rPr>
              <w:pPrChange w:id="5493" w:author="zhangph" w:date="2017-06-16T15:02:00Z">
                <w:pPr/>
              </w:pPrChange>
            </w:pPr>
            <w:ins w:id="5494" w:author="zhangph" w:date="2017-06-16T15:02:00Z">
              <w:r w:rsidRPr="00555323">
                <w:rPr>
                  <w:rFonts w:ascii="宋体" w:eastAsia="宋体" w:hAnsi="宋体" w:cs="宋体" w:hint="eastAsia"/>
                  <w:color w:val="000000"/>
                  <w:kern w:val="0"/>
                  <w:sz w:val="22"/>
                  <w:rPrChange w:id="5495" w:author="zhangph" w:date="2017-06-16T15:02:00Z">
                    <w:rPr>
                      <w:rFonts w:hint="eastAsia"/>
                    </w:rPr>
                  </w:rPrChange>
                </w:rPr>
                <w:t>值</w:t>
              </w:r>
            </w:ins>
          </w:p>
        </w:tc>
        <w:tc>
          <w:tcPr>
            <w:tcW w:w="1022"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5496" w:author="zhangph" w:date="2017-06-16T15:02:00Z"/>
                <w:rFonts w:ascii="宋体" w:eastAsia="宋体" w:hAnsi="宋体" w:cs="宋体" w:hint="eastAsia"/>
                <w:color w:val="000000"/>
                <w:kern w:val="0"/>
                <w:sz w:val="22"/>
                <w:rPrChange w:id="5497" w:author="zhangph" w:date="2017-06-16T15:02:00Z">
                  <w:rPr>
                    <w:ins w:id="5498" w:author="zhangph" w:date="2017-06-16T15:02:00Z"/>
                    <w:rFonts w:hint="eastAsia"/>
                  </w:rPr>
                </w:rPrChange>
              </w:rPr>
              <w:pPrChange w:id="5499" w:author="zhangph" w:date="2017-06-16T15:02:00Z">
                <w:pPr/>
              </w:pPrChange>
            </w:pPr>
            <w:ins w:id="5500" w:author="zhangph" w:date="2017-06-16T15:02:00Z">
              <w:r w:rsidRPr="00555323">
                <w:rPr>
                  <w:rFonts w:ascii="宋体" w:eastAsia="宋体" w:hAnsi="宋体" w:cs="宋体" w:hint="eastAsia"/>
                  <w:color w:val="000000"/>
                  <w:kern w:val="0"/>
                  <w:sz w:val="22"/>
                  <w:rPrChange w:id="5501" w:author="zhangph" w:date="2017-06-16T15:02:00Z">
                    <w:rPr>
                      <w:rFonts w:hint="eastAsia"/>
                    </w:rPr>
                  </w:rPrChange>
                </w:rPr>
                <w:t>来源</w:t>
              </w:r>
            </w:ins>
          </w:p>
        </w:tc>
      </w:tr>
      <w:tr w:rsidR="00555323" w:rsidRPr="00555323" w:rsidTr="00555323">
        <w:trPr>
          <w:divId w:val="962348762"/>
          <w:trHeight w:val="243"/>
          <w:ins w:id="5502" w:author="zhangph" w:date="2017-06-16T15:02:00Z"/>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503" w:author="zhangph" w:date="2017-06-16T15:02:00Z"/>
                <w:rFonts w:ascii="宋体" w:eastAsia="宋体" w:hAnsi="宋体" w:cs="宋体" w:hint="eastAsia"/>
                <w:color w:val="000000"/>
                <w:kern w:val="0"/>
                <w:sz w:val="22"/>
                <w:rPrChange w:id="5504" w:author="zhangph" w:date="2017-06-16T15:02:00Z">
                  <w:rPr>
                    <w:ins w:id="5505" w:author="zhangph" w:date="2017-06-16T15:02:00Z"/>
                    <w:rFonts w:hint="eastAsia"/>
                  </w:rPr>
                </w:rPrChange>
              </w:rPr>
              <w:pPrChange w:id="5506" w:author="zhangph" w:date="2017-06-16T15:02:00Z">
                <w:pPr/>
              </w:pPrChange>
            </w:pPr>
            <w:ins w:id="5507" w:author="zhangph" w:date="2017-06-16T15:02:00Z">
              <w:r w:rsidRPr="00555323">
                <w:rPr>
                  <w:rFonts w:ascii="宋体" w:eastAsia="宋体" w:hAnsi="宋体" w:cs="宋体" w:hint="eastAsia"/>
                  <w:color w:val="000000"/>
                  <w:kern w:val="0"/>
                  <w:sz w:val="22"/>
                  <w:rPrChange w:id="5508" w:author="zhangph" w:date="2017-06-16T15:02:00Z">
                    <w:rPr>
                      <w:rFonts w:hint="eastAsia"/>
                    </w:rPr>
                  </w:rPrChange>
                </w:rPr>
                <w:t>1</w:t>
              </w:r>
            </w:ins>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509" w:author="zhangph" w:date="2017-06-16T15:02:00Z"/>
                <w:rFonts w:ascii="宋体" w:eastAsia="宋体" w:hAnsi="宋体" w:cs="宋体" w:hint="eastAsia"/>
                <w:color w:val="000000"/>
                <w:kern w:val="0"/>
                <w:sz w:val="22"/>
                <w:rPrChange w:id="5510" w:author="zhangph" w:date="2017-06-16T15:02:00Z">
                  <w:rPr>
                    <w:ins w:id="5511" w:author="zhangph" w:date="2017-06-16T15:02:00Z"/>
                    <w:rFonts w:hint="eastAsia"/>
                  </w:rPr>
                </w:rPrChange>
              </w:rPr>
              <w:pPrChange w:id="5512" w:author="zhangph" w:date="2017-06-16T15:02:00Z">
                <w:pPr/>
              </w:pPrChange>
            </w:pPr>
            <w:ins w:id="5513" w:author="zhangph" w:date="2017-06-16T15:02:00Z">
              <w:r w:rsidRPr="00555323">
                <w:rPr>
                  <w:rFonts w:ascii="宋体" w:eastAsia="宋体" w:hAnsi="宋体" w:cs="宋体" w:hint="eastAsia"/>
                  <w:color w:val="000000"/>
                  <w:kern w:val="0"/>
                  <w:sz w:val="22"/>
                  <w:rPrChange w:id="5514" w:author="zhangph" w:date="2017-06-16T15:02:00Z">
                    <w:rPr>
                      <w:rFonts w:hint="eastAsia"/>
                    </w:rPr>
                  </w:rPrChange>
                </w:rPr>
                <w:t>流动人口表</w:t>
              </w:r>
            </w:ins>
          </w:p>
        </w:tc>
        <w:tc>
          <w:tcPr>
            <w:tcW w:w="26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515" w:author="zhangph" w:date="2017-06-16T15:02:00Z"/>
                <w:rFonts w:ascii="宋体" w:eastAsia="宋体" w:hAnsi="宋体" w:cs="宋体" w:hint="eastAsia"/>
                <w:color w:val="000000"/>
                <w:kern w:val="0"/>
                <w:sz w:val="22"/>
                <w:rPrChange w:id="5516" w:author="zhangph" w:date="2017-06-16T15:02:00Z">
                  <w:rPr>
                    <w:ins w:id="5517" w:author="zhangph" w:date="2017-06-16T15:02:00Z"/>
                    <w:rFonts w:hint="eastAsia"/>
                  </w:rPr>
                </w:rPrChange>
              </w:rPr>
              <w:pPrChange w:id="5518" w:author="zhangph" w:date="2017-06-16T15:02:00Z">
                <w:pPr/>
              </w:pPrChange>
            </w:pPr>
            <w:proofErr w:type="spellStart"/>
            <w:ins w:id="5519" w:author="zhangph" w:date="2017-06-16T15:02:00Z">
              <w:r w:rsidRPr="00555323">
                <w:rPr>
                  <w:rFonts w:ascii="宋体" w:eastAsia="宋体" w:hAnsi="宋体" w:cs="宋体" w:hint="eastAsia"/>
                  <w:color w:val="000000"/>
                  <w:kern w:val="0"/>
                  <w:sz w:val="22"/>
                  <w:rPrChange w:id="5520" w:author="zhangph" w:date="2017-06-16T15:02:00Z">
                    <w:rPr>
                      <w:rFonts w:hint="eastAsia"/>
                    </w:rPr>
                  </w:rPrChange>
                </w:rPr>
                <w:t>gazhk_NEWZZRK_JB_TAB</w:t>
              </w:r>
              <w:proofErr w:type="spellEnd"/>
            </w:ins>
          </w:p>
        </w:tc>
        <w:tc>
          <w:tcPr>
            <w:tcW w:w="187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521" w:author="zhangph" w:date="2017-06-16T15:02:00Z"/>
                <w:rFonts w:ascii="宋体" w:eastAsia="宋体" w:hAnsi="宋体" w:cs="宋体" w:hint="eastAsia"/>
                <w:color w:val="000000"/>
                <w:kern w:val="0"/>
                <w:sz w:val="22"/>
                <w:rPrChange w:id="5522" w:author="zhangph" w:date="2017-06-16T15:02:00Z">
                  <w:rPr>
                    <w:ins w:id="5523" w:author="zhangph" w:date="2017-06-16T15:02:00Z"/>
                    <w:rFonts w:hint="eastAsia"/>
                  </w:rPr>
                </w:rPrChange>
              </w:rPr>
              <w:pPrChange w:id="5524" w:author="zhangph" w:date="2017-06-16T15:02:00Z">
                <w:pPr/>
              </w:pPrChange>
            </w:pPr>
            <w:ins w:id="5525" w:author="zhangph" w:date="2017-06-16T15:02:00Z">
              <w:r w:rsidRPr="00555323">
                <w:rPr>
                  <w:rFonts w:ascii="宋体" w:eastAsia="宋体" w:hAnsi="宋体" w:cs="宋体" w:hint="eastAsia"/>
                  <w:color w:val="000000"/>
                  <w:kern w:val="0"/>
                  <w:sz w:val="22"/>
                  <w:rPrChange w:id="5526" w:author="zhangph" w:date="2017-06-16T15:02:00Z">
                    <w:rPr>
                      <w:rFonts w:hint="eastAsia"/>
                    </w:rPr>
                  </w:rPrChange>
                </w:rPr>
                <w:t>工作单位</w:t>
              </w:r>
            </w:ins>
          </w:p>
        </w:tc>
        <w:tc>
          <w:tcPr>
            <w:tcW w:w="143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527" w:author="zhangph" w:date="2017-06-16T15:02:00Z"/>
                <w:rFonts w:ascii="宋体" w:eastAsia="宋体" w:hAnsi="宋体" w:cs="宋体" w:hint="eastAsia"/>
                <w:color w:val="000000"/>
                <w:kern w:val="0"/>
                <w:sz w:val="22"/>
                <w:rPrChange w:id="5528" w:author="zhangph" w:date="2017-06-16T15:02:00Z">
                  <w:rPr>
                    <w:ins w:id="5529" w:author="zhangph" w:date="2017-06-16T15:02:00Z"/>
                    <w:rFonts w:hint="eastAsia"/>
                  </w:rPr>
                </w:rPrChange>
              </w:rPr>
              <w:pPrChange w:id="5530" w:author="zhangph" w:date="2017-06-16T15:02:00Z">
                <w:pPr/>
              </w:pPrChange>
            </w:pPr>
            <w:ins w:id="5531" w:author="zhangph" w:date="2017-06-16T15:02:00Z">
              <w:r w:rsidRPr="00555323">
                <w:rPr>
                  <w:rFonts w:ascii="宋体" w:eastAsia="宋体" w:hAnsi="宋体" w:cs="宋体" w:hint="eastAsia"/>
                  <w:color w:val="000000"/>
                  <w:kern w:val="0"/>
                  <w:sz w:val="22"/>
                  <w:rPrChange w:id="5532" w:author="zhangph" w:date="2017-06-16T15:02:00Z">
                    <w:rPr>
                      <w:rFonts w:hint="eastAsia"/>
                    </w:rPr>
                  </w:rPrChange>
                </w:rPr>
                <w:t xml:space="preserve">　</w:t>
              </w:r>
            </w:ins>
          </w:p>
        </w:tc>
        <w:tc>
          <w:tcPr>
            <w:tcW w:w="1022"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5533" w:author="zhangph" w:date="2017-06-16T15:02:00Z"/>
                <w:rFonts w:ascii="宋体" w:eastAsia="宋体" w:hAnsi="宋体" w:cs="宋体" w:hint="eastAsia"/>
                <w:color w:val="000000"/>
                <w:kern w:val="0"/>
                <w:sz w:val="22"/>
                <w:rPrChange w:id="5534" w:author="zhangph" w:date="2017-06-16T15:02:00Z">
                  <w:rPr>
                    <w:ins w:id="5535" w:author="zhangph" w:date="2017-06-16T15:02:00Z"/>
                    <w:rFonts w:hint="eastAsia"/>
                  </w:rPr>
                </w:rPrChange>
              </w:rPr>
              <w:pPrChange w:id="5536" w:author="zhangph" w:date="2017-06-16T15:02:00Z">
                <w:pPr/>
              </w:pPrChange>
            </w:pPr>
            <w:ins w:id="5537" w:author="zhangph" w:date="2017-06-16T15:02:00Z">
              <w:r w:rsidRPr="00555323">
                <w:rPr>
                  <w:rFonts w:ascii="宋体" w:eastAsia="宋体" w:hAnsi="宋体" w:cs="宋体" w:hint="eastAsia"/>
                  <w:color w:val="000000"/>
                  <w:kern w:val="0"/>
                  <w:sz w:val="22"/>
                  <w:rPrChange w:id="5538" w:author="zhangph" w:date="2017-06-16T15:02:00Z">
                    <w:rPr>
                      <w:rFonts w:hint="eastAsia"/>
                    </w:rPr>
                  </w:rPrChange>
                </w:rPr>
                <w:t>市云</w:t>
              </w:r>
            </w:ins>
          </w:p>
        </w:tc>
      </w:tr>
      <w:tr w:rsidR="00555323" w:rsidRPr="00555323" w:rsidTr="00555323">
        <w:trPr>
          <w:divId w:val="962348762"/>
          <w:trHeight w:val="243"/>
          <w:ins w:id="5539"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5540" w:author="zhangph" w:date="2017-06-16T15:02:00Z"/>
                <w:rFonts w:ascii="宋体" w:eastAsia="宋体" w:hAnsi="宋体" w:cs="宋体"/>
                <w:color w:val="000000"/>
                <w:kern w:val="0"/>
                <w:sz w:val="22"/>
                <w:rPrChange w:id="5541" w:author="zhangph" w:date="2017-06-16T15:02:00Z">
                  <w:rPr>
                    <w:ins w:id="5542" w:author="zhangph" w:date="2017-06-16T15:02:00Z"/>
                  </w:rPr>
                </w:rPrChange>
              </w:rPr>
              <w:pPrChange w:id="5543" w:author="zhangph" w:date="2017-06-16T15:02:00Z">
                <w:pPr/>
              </w:pPrChange>
            </w:pPr>
          </w:p>
        </w:tc>
        <w:tc>
          <w:tcPr>
            <w:tcW w:w="157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544" w:author="zhangph" w:date="2017-06-16T15:02:00Z"/>
                <w:rFonts w:ascii="宋体" w:eastAsia="宋体" w:hAnsi="宋体" w:cs="宋体"/>
                <w:color w:val="000000"/>
                <w:kern w:val="0"/>
                <w:sz w:val="22"/>
                <w:rPrChange w:id="5545" w:author="zhangph" w:date="2017-06-16T15:02:00Z">
                  <w:rPr>
                    <w:ins w:id="5546" w:author="zhangph" w:date="2017-06-16T15:02:00Z"/>
                  </w:rPr>
                </w:rPrChange>
              </w:rPr>
              <w:pPrChange w:id="5547" w:author="zhangph" w:date="2017-06-16T15:02:00Z">
                <w:pPr/>
              </w:pPrChange>
            </w:pPr>
          </w:p>
        </w:tc>
        <w:tc>
          <w:tcPr>
            <w:tcW w:w="268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548" w:author="zhangph" w:date="2017-06-16T15:02:00Z"/>
                <w:rFonts w:ascii="宋体" w:eastAsia="宋体" w:hAnsi="宋体" w:cs="宋体"/>
                <w:color w:val="000000"/>
                <w:kern w:val="0"/>
                <w:sz w:val="22"/>
                <w:rPrChange w:id="5549" w:author="zhangph" w:date="2017-06-16T15:02:00Z">
                  <w:rPr>
                    <w:ins w:id="5550" w:author="zhangph" w:date="2017-06-16T15:02:00Z"/>
                  </w:rPr>
                </w:rPrChange>
              </w:rPr>
              <w:pPrChange w:id="5551" w:author="zhangph" w:date="2017-06-16T15:02:00Z">
                <w:pPr/>
              </w:pPrChange>
            </w:pPr>
          </w:p>
        </w:tc>
        <w:tc>
          <w:tcPr>
            <w:tcW w:w="1878"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5552" w:author="zhangph" w:date="2017-06-16T15:02:00Z"/>
                <w:rFonts w:ascii="宋体" w:eastAsia="宋体" w:hAnsi="宋体" w:cs="宋体" w:hint="eastAsia"/>
                <w:color w:val="000000"/>
                <w:kern w:val="0"/>
                <w:sz w:val="22"/>
                <w:rPrChange w:id="5553" w:author="zhangph" w:date="2017-06-16T15:02:00Z">
                  <w:rPr>
                    <w:ins w:id="5554" w:author="zhangph" w:date="2017-06-16T15:02:00Z"/>
                    <w:rFonts w:hint="eastAsia"/>
                  </w:rPr>
                </w:rPrChange>
              </w:rPr>
              <w:pPrChange w:id="5555" w:author="zhangph" w:date="2017-06-16T15:02:00Z">
                <w:pPr/>
              </w:pPrChange>
            </w:pPr>
            <w:ins w:id="5556" w:author="zhangph" w:date="2017-06-16T15:02:00Z">
              <w:r w:rsidRPr="00555323">
                <w:rPr>
                  <w:rFonts w:ascii="宋体" w:eastAsia="宋体" w:hAnsi="宋体" w:cs="宋体" w:hint="eastAsia"/>
                  <w:color w:val="000000"/>
                  <w:kern w:val="0"/>
                  <w:sz w:val="22"/>
                  <w:rPrChange w:id="5557" w:author="zhangph" w:date="2017-06-16T15:02:00Z">
                    <w:rPr>
                      <w:rFonts w:hint="eastAsia"/>
                    </w:rPr>
                  </w:rPrChange>
                </w:rPr>
                <w:t>身份证号码</w:t>
              </w:r>
            </w:ins>
          </w:p>
        </w:tc>
        <w:tc>
          <w:tcPr>
            <w:tcW w:w="143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558" w:author="zhangph" w:date="2017-06-16T15:02:00Z"/>
                <w:rFonts w:ascii="宋体" w:eastAsia="宋体" w:hAnsi="宋体" w:cs="宋体" w:hint="eastAsia"/>
                <w:color w:val="000000"/>
                <w:kern w:val="0"/>
                <w:sz w:val="22"/>
                <w:rPrChange w:id="5559" w:author="zhangph" w:date="2017-06-16T15:02:00Z">
                  <w:rPr>
                    <w:ins w:id="5560" w:author="zhangph" w:date="2017-06-16T15:02:00Z"/>
                    <w:rFonts w:hint="eastAsia"/>
                  </w:rPr>
                </w:rPrChange>
              </w:rPr>
              <w:pPrChange w:id="5561" w:author="zhangph" w:date="2017-06-16T15:02:00Z">
                <w:pPr/>
              </w:pPrChange>
            </w:pPr>
            <w:ins w:id="5562" w:author="zhangph" w:date="2017-06-16T15:02:00Z">
              <w:r w:rsidRPr="00555323">
                <w:rPr>
                  <w:rFonts w:ascii="宋体" w:eastAsia="宋体" w:hAnsi="宋体" w:cs="宋体" w:hint="eastAsia"/>
                  <w:color w:val="000000"/>
                  <w:kern w:val="0"/>
                  <w:sz w:val="22"/>
                  <w:rPrChange w:id="5563" w:author="zhangph" w:date="2017-06-16T15:02:00Z">
                    <w:rPr>
                      <w:rFonts w:hint="eastAsia"/>
                    </w:rPr>
                  </w:rPrChange>
                </w:rPr>
                <w:t xml:space="preserve">　</w:t>
              </w:r>
            </w:ins>
          </w:p>
        </w:tc>
        <w:tc>
          <w:tcPr>
            <w:tcW w:w="1022"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5564" w:author="zhangph" w:date="2017-06-16T15:02:00Z"/>
                <w:rFonts w:ascii="宋体" w:eastAsia="宋体" w:hAnsi="宋体" w:cs="宋体"/>
                <w:color w:val="000000"/>
                <w:kern w:val="0"/>
                <w:sz w:val="22"/>
                <w:rPrChange w:id="5565" w:author="zhangph" w:date="2017-06-16T15:02:00Z">
                  <w:rPr>
                    <w:ins w:id="5566" w:author="zhangph" w:date="2017-06-16T15:02:00Z"/>
                  </w:rPr>
                </w:rPrChange>
              </w:rPr>
              <w:pPrChange w:id="5567" w:author="zhangph" w:date="2017-06-16T15:02:00Z">
                <w:pPr/>
              </w:pPrChange>
            </w:pPr>
          </w:p>
        </w:tc>
      </w:tr>
      <w:tr w:rsidR="00555323" w:rsidRPr="00555323" w:rsidTr="00555323">
        <w:trPr>
          <w:divId w:val="962348762"/>
          <w:trHeight w:val="243"/>
          <w:ins w:id="5568"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5569" w:author="zhangph" w:date="2017-06-16T15:02:00Z"/>
                <w:rFonts w:ascii="宋体" w:eastAsia="宋体" w:hAnsi="宋体" w:cs="宋体"/>
                <w:color w:val="000000"/>
                <w:kern w:val="0"/>
                <w:sz w:val="22"/>
                <w:rPrChange w:id="5570" w:author="zhangph" w:date="2017-06-16T15:02:00Z">
                  <w:rPr>
                    <w:ins w:id="5571" w:author="zhangph" w:date="2017-06-16T15:02:00Z"/>
                  </w:rPr>
                </w:rPrChange>
              </w:rPr>
              <w:pPrChange w:id="5572" w:author="zhangph" w:date="2017-06-16T15:02:00Z">
                <w:pPr/>
              </w:pPrChange>
            </w:pPr>
          </w:p>
        </w:tc>
        <w:tc>
          <w:tcPr>
            <w:tcW w:w="157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573" w:author="zhangph" w:date="2017-06-16T15:02:00Z"/>
                <w:rFonts w:ascii="宋体" w:eastAsia="宋体" w:hAnsi="宋体" w:cs="宋体"/>
                <w:color w:val="000000"/>
                <w:kern w:val="0"/>
                <w:sz w:val="22"/>
                <w:rPrChange w:id="5574" w:author="zhangph" w:date="2017-06-16T15:02:00Z">
                  <w:rPr>
                    <w:ins w:id="5575" w:author="zhangph" w:date="2017-06-16T15:02:00Z"/>
                  </w:rPr>
                </w:rPrChange>
              </w:rPr>
              <w:pPrChange w:id="5576" w:author="zhangph" w:date="2017-06-16T15:02:00Z">
                <w:pPr/>
              </w:pPrChange>
            </w:pPr>
          </w:p>
        </w:tc>
        <w:tc>
          <w:tcPr>
            <w:tcW w:w="268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577" w:author="zhangph" w:date="2017-06-16T15:02:00Z"/>
                <w:rFonts w:ascii="宋体" w:eastAsia="宋体" w:hAnsi="宋体" w:cs="宋体"/>
                <w:color w:val="000000"/>
                <w:kern w:val="0"/>
                <w:sz w:val="22"/>
                <w:rPrChange w:id="5578" w:author="zhangph" w:date="2017-06-16T15:02:00Z">
                  <w:rPr>
                    <w:ins w:id="5579" w:author="zhangph" w:date="2017-06-16T15:02:00Z"/>
                  </w:rPr>
                </w:rPrChange>
              </w:rPr>
              <w:pPrChange w:id="5580" w:author="zhangph" w:date="2017-06-16T15:02:00Z">
                <w:pPr/>
              </w:pPrChange>
            </w:pPr>
          </w:p>
        </w:tc>
        <w:tc>
          <w:tcPr>
            <w:tcW w:w="1878"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581" w:author="zhangph" w:date="2017-06-16T15:02:00Z"/>
                <w:rFonts w:ascii="宋体" w:eastAsia="宋体" w:hAnsi="宋体" w:cs="宋体" w:hint="eastAsia"/>
                <w:color w:val="000000"/>
                <w:kern w:val="0"/>
                <w:sz w:val="22"/>
                <w:rPrChange w:id="5582" w:author="zhangph" w:date="2017-06-16T15:02:00Z">
                  <w:rPr>
                    <w:ins w:id="5583" w:author="zhangph" w:date="2017-06-16T15:02:00Z"/>
                    <w:rFonts w:hint="eastAsia"/>
                  </w:rPr>
                </w:rPrChange>
              </w:rPr>
              <w:pPrChange w:id="5584" w:author="zhangph" w:date="2017-06-16T15:02:00Z">
                <w:pPr/>
              </w:pPrChange>
            </w:pPr>
            <w:ins w:id="5585" w:author="zhangph" w:date="2017-06-16T15:02:00Z">
              <w:r w:rsidRPr="00555323">
                <w:rPr>
                  <w:rFonts w:ascii="宋体" w:eastAsia="宋体" w:hAnsi="宋体" w:cs="宋体" w:hint="eastAsia"/>
                  <w:color w:val="000000"/>
                  <w:kern w:val="0"/>
                  <w:sz w:val="22"/>
                  <w:rPrChange w:id="5586" w:author="zhangph" w:date="2017-06-16T15:02:00Z">
                    <w:rPr>
                      <w:rFonts w:hint="eastAsia"/>
                    </w:rPr>
                  </w:rPrChange>
                </w:rPr>
                <w:t>注销标志</w:t>
              </w:r>
            </w:ins>
          </w:p>
        </w:tc>
        <w:tc>
          <w:tcPr>
            <w:tcW w:w="143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587" w:author="zhangph" w:date="2017-06-16T15:02:00Z"/>
                <w:rFonts w:ascii="宋体" w:eastAsia="宋体" w:hAnsi="宋体" w:cs="宋体" w:hint="eastAsia"/>
                <w:color w:val="000000"/>
                <w:kern w:val="0"/>
                <w:sz w:val="22"/>
                <w:rPrChange w:id="5588" w:author="zhangph" w:date="2017-06-16T15:02:00Z">
                  <w:rPr>
                    <w:ins w:id="5589" w:author="zhangph" w:date="2017-06-16T15:02:00Z"/>
                    <w:rFonts w:hint="eastAsia"/>
                  </w:rPr>
                </w:rPrChange>
              </w:rPr>
              <w:pPrChange w:id="5590" w:author="zhangph" w:date="2017-06-16T15:02:00Z">
                <w:pPr/>
              </w:pPrChange>
            </w:pPr>
            <w:ins w:id="5591" w:author="zhangph" w:date="2017-06-16T15:02:00Z">
              <w:r w:rsidRPr="00555323">
                <w:rPr>
                  <w:rFonts w:ascii="宋体" w:eastAsia="宋体" w:hAnsi="宋体" w:cs="宋体" w:hint="eastAsia"/>
                  <w:color w:val="000000"/>
                  <w:kern w:val="0"/>
                  <w:sz w:val="22"/>
                  <w:rPrChange w:id="5592" w:author="zhangph" w:date="2017-06-16T15:02:00Z">
                    <w:rPr>
                      <w:rFonts w:hint="eastAsia"/>
                    </w:rPr>
                  </w:rPrChange>
                </w:rPr>
                <w:t>"</w:t>
              </w:r>
              <w:r w:rsidRPr="00555323">
                <w:rPr>
                  <w:rFonts w:ascii="宋体" w:eastAsia="宋体" w:hAnsi="宋体" w:cs="宋体" w:hint="eastAsia"/>
                  <w:color w:val="000000"/>
                  <w:kern w:val="0"/>
                  <w:sz w:val="22"/>
                  <w:rPrChange w:id="5593" w:author="zhangph" w:date="2017-06-16T15:02:00Z">
                    <w:rPr>
                      <w:rFonts w:hint="eastAsia"/>
                    </w:rPr>
                  </w:rPrChange>
                </w:rPr>
                <w:t>未注销</w:t>
              </w:r>
              <w:r w:rsidRPr="00555323">
                <w:rPr>
                  <w:rFonts w:ascii="宋体" w:eastAsia="宋体" w:hAnsi="宋体" w:cs="宋体" w:hint="eastAsia"/>
                  <w:color w:val="000000"/>
                  <w:kern w:val="0"/>
                  <w:sz w:val="22"/>
                  <w:rPrChange w:id="5594" w:author="zhangph" w:date="2017-06-16T15:02:00Z">
                    <w:rPr>
                      <w:rFonts w:hint="eastAsia"/>
                    </w:rPr>
                  </w:rPrChange>
                </w:rPr>
                <w:t>"</w:t>
              </w:r>
            </w:ins>
          </w:p>
        </w:tc>
        <w:tc>
          <w:tcPr>
            <w:tcW w:w="1022"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5595" w:author="zhangph" w:date="2017-06-16T15:02:00Z"/>
                <w:rFonts w:ascii="宋体" w:eastAsia="宋体" w:hAnsi="宋体" w:cs="宋体"/>
                <w:color w:val="000000"/>
                <w:kern w:val="0"/>
                <w:sz w:val="22"/>
                <w:rPrChange w:id="5596" w:author="zhangph" w:date="2017-06-16T15:02:00Z">
                  <w:rPr>
                    <w:ins w:id="5597" w:author="zhangph" w:date="2017-06-16T15:02:00Z"/>
                  </w:rPr>
                </w:rPrChange>
              </w:rPr>
              <w:pPrChange w:id="5598" w:author="zhangph" w:date="2017-06-16T15:02:00Z">
                <w:pPr/>
              </w:pPrChange>
            </w:pPr>
          </w:p>
        </w:tc>
      </w:tr>
      <w:tr w:rsidR="00555323" w:rsidRPr="00555323" w:rsidTr="00555323">
        <w:trPr>
          <w:divId w:val="962348762"/>
          <w:trHeight w:val="243"/>
          <w:ins w:id="5599"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5600" w:author="zhangph" w:date="2017-06-16T15:02:00Z"/>
                <w:rFonts w:ascii="宋体" w:eastAsia="宋体" w:hAnsi="宋体" w:cs="宋体"/>
                <w:color w:val="000000"/>
                <w:kern w:val="0"/>
                <w:sz w:val="22"/>
                <w:rPrChange w:id="5601" w:author="zhangph" w:date="2017-06-16T15:02:00Z">
                  <w:rPr>
                    <w:ins w:id="5602" w:author="zhangph" w:date="2017-06-16T15:02:00Z"/>
                  </w:rPr>
                </w:rPrChange>
              </w:rPr>
              <w:pPrChange w:id="5603" w:author="zhangph" w:date="2017-06-16T15:02:00Z">
                <w:pPr/>
              </w:pPrChange>
            </w:pPr>
          </w:p>
        </w:tc>
        <w:tc>
          <w:tcPr>
            <w:tcW w:w="157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604" w:author="zhangph" w:date="2017-06-16T15:02:00Z"/>
                <w:rFonts w:ascii="宋体" w:eastAsia="宋体" w:hAnsi="宋体" w:cs="宋体"/>
                <w:color w:val="000000"/>
                <w:kern w:val="0"/>
                <w:sz w:val="22"/>
                <w:rPrChange w:id="5605" w:author="zhangph" w:date="2017-06-16T15:02:00Z">
                  <w:rPr>
                    <w:ins w:id="5606" w:author="zhangph" w:date="2017-06-16T15:02:00Z"/>
                  </w:rPr>
                </w:rPrChange>
              </w:rPr>
              <w:pPrChange w:id="5607" w:author="zhangph" w:date="2017-06-16T15:02:00Z">
                <w:pPr/>
              </w:pPrChange>
            </w:pPr>
          </w:p>
        </w:tc>
        <w:tc>
          <w:tcPr>
            <w:tcW w:w="268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608" w:author="zhangph" w:date="2017-06-16T15:02:00Z"/>
                <w:rFonts w:ascii="宋体" w:eastAsia="宋体" w:hAnsi="宋体" w:cs="宋体"/>
                <w:color w:val="000000"/>
                <w:kern w:val="0"/>
                <w:sz w:val="22"/>
                <w:rPrChange w:id="5609" w:author="zhangph" w:date="2017-06-16T15:02:00Z">
                  <w:rPr>
                    <w:ins w:id="5610" w:author="zhangph" w:date="2017-06-16T15:02:00Z"/>
                  </w:rPr>
                </w:rPrChange>
              </w:rPr>
              <w:pPrChange w:id="5611" w:author="zhangph" w:date="2017-06-16T15:02:00Z">
                <w:pPr/>
              </w:pPrChange>
            </w:pPr>
          </w:p>
        </w:tc>
        <w:tc>
          <w:tcPr>
            <w:tcW w:w="187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612" w:author="zhangph" w:date="2017-06-16T15:02:00Z"/>
                <w:rFonts w:ascii="宋体" w:eastAsia="宋体" w:hAnsi="宋体" w:cs="宋体" w:hint="eastAsia"/>
                <w:color w:val="000000"/>
                <w:kern w:val="0"/>
                <w:sz w:val="22"/>
                <w:rPrChange w:id="5613" w:author="zhangph" w:date="2017-06-16T15:02:00Z">
                  <w:rPr>
                    <w:ins w:id="5614" w:author="zhangph" w:date="2017-06-16T15:02:00Z"/>
                    <w:rFonts w:hint="eastAsia"/>
                  </w:rPr>
                </w:rPrChange>
              </w:rPr>
              <w:pPrChange w:id="5615" w:author="zhangph" w:date="2017-06-16T15:02:00Z">
                <w:pPr/>
              </w:pPrChange>
            </w:pPr>
            <w:ins w:id="5616" w:author="zhangph" w:date="2017-06-16T15:02:00Z">
              <w:r w:rsidRPr="00555323">
                <w:rPr>
                  <w:rFonts w:ascii="宋体" w:eastAsia="宋体" w:hAnsi="宋体" w:cs="宋体" w:hint="eastAsia"/>
                  <w:color w:val="000000"/>
                  <w:kern w:val="0"/>
                  <w:sz w:val="22"/>
                  <w:rPrChange w:id="5617" w:author="zhangph" w:date="2017-06-16T15:02:00Z">
                    <w:rPr>
                      <w:rFonts w:hint="eastAsia"/>
                    </w:rPr>
                  </w:rPrChange>
                </w:rPr>
                <w:t>区县</w:t>
              </w:r>
            </w:ins>
          </w:p>
        </w:tc>
        <w:tc>
          <w:tcPr>
            <w:tcW w:w="143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618" w:author="zhangph" w:date="2017-06-16T15:02:00Z"/>
                <w:rFonts w:ascii="宋体" w:eastAsia="宋体" w:hAnsi="宋体" w:cs="宋体" w:hint="eastAsia"/>
                <w:color w:val="000000"/>
                <w:kern w:val="0"/>
                <w:sz w:val="22"/>
                <w:rPrChange w:id="5619" w:author="zhangph" w:date="2017-06-16T15:02:00Z">
                  <w:rPr>
                    <w:ins w:id="5620" w:author="zhangph" w:date="2017-06-16T15:02:00Z"/>
                    <w:rFonts w:hint="eastAsia"/>
                  </w:rPr>
                </w:rPrChange>
              </w:rPr>
              <w:pPrChange w:id="5621" w:author="zhangph" w:date="2017-06-16T15:02:00Z">
                <w:pPr/>
              </w:pPrChange>
            </w:pPr>
            <w:ins w:id="5622" w:author="zhangph" w:date="2017-06-16T15:02:00Z">
              <w:r w:rsidRPr="00555323">
                <w:rPr>
                  <w:rFonts w:ascii="宋体" w:eastAsia="宋体" w:hAnsi="宋体" w:cs="宋体" w:hint="eastAsia"/>
                  <w:color w:val="000000"/>
                  <w:kern w:val="0"/>
                  <w:sz w:val="22"/>
                  <w:rPrChange w:id="5623" w:author="zhangph" w:date="2017-06-16T15:02:00Z">
                    <w:rPr>
                      <w:rFonts w:hint="eastAsia"/>
                    </w:rPr>
                  </w:rPrChange>
                </w:rPr>
                <w:t>"</w:t>
              </w:r>
              <w:r w:rsidRPr="00555323">
                <w:rPr>
                  <w:rFonts w:ascii="宋体" w:eastAsia="宋体" w:hAnsi="宋体" w:cs="宋体" w:hint="eastAsia"/>
                  <w:color w:val="000000"/>
                  <w:kern w:val="0"/>
                  <w:sz w:val="22"/>
                  <w:rPrChange w:id="5624" w:author="zhangph" w:date="2017-06-16T15:02:00Z">
                    <w:rPr>
                      <w:rFonts w:hint="eastAsia"/>
                    </w:rPr>
                  </w:rPrChange>
                </w:rPr>
                <w:t>萧山</w:t>
              </w:r>
              <w:r w:rsidRPr="00555323">
                <w:rPr>
                  <w:rFonts w:ascii="宋体" w:eastAsia="宋体" w:hAnsi="宋体" w:cs="宋体" w:hint="eastAsia"/>
                  <w:color w:val="000000"/>
                  <w:kern w:val="0"/>
                  <w:sz w:val="22"/>
                  <w:rPrChange w:id="5625" w:author="zhangph" w:date="2017-06-16T15:02:00Z">
                    <w:rPr>
                      <w:rFonts w:hint="eastAsia"/>
                    </w:rPr>
                  </w:rPrChange>
                </w:rPr>
                <w:t>"</w:t>
              </w:r>
            </w:ins>
          </w:p>
        </w:tc>
        <w:tc>
          <w:tcPr>
            <w:tcW w:w="1022"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5626" w:author="zhangph" w:date="2017-06-16T15:02:00Z"/>
                <w:rFonts w:ascii="宋体" w:eastAsia="宋体" w:hAnsi="宋体" w:cs="宋体"/>
                <w:color w:val="000000"/>
                <w:kern w:val="0"/>
                <w:sz w:val="22"/>
                <w:rPrChange w:id="5627" w:author="zhangph" w:date="2017-06-16T15:02:00Z">
                  <w:rPr>
                    <w:ins w:id="5628" w:author="zhangph" w:date="2017-06-16T15:02:00Z"/>
                  </w:rPr>
                </w:rPrChange>
              </w:rPr>
              <w:pPrChange w:id="5629" w:author="zhangph" w:date="2017-06-16T15:02:00Z">
                <w:pPr/>
              </w:pPrChange>
            </w:pPr>
          </w:p>
        </w:tc>
      </w:tr>
      <w:tr w:rsidR="00555323" w:rsidRPr="00555323" w:rsidTr="00555323">
        <w:trPr>
          <w:divId w:val="962348762"/>
          <w:trHeight w:val="243"/>
          <w:ins w:id="5630" w:author="zhangph" w:date="2017-06-16T15:02:00Z"/>
        </w:trPr>
        <w:tc>
          <w:tcPr>
            <w:tcW w:w="69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555323" w:rsidRPr="00555323" w:rsidRDefault="00555323" w:rsidP="00555323">
            <w:pPr>
              <w:widowControl/>
              <w:jc w:val="left"/>
              <w:rPr>
                <w:ins w:id="5631" w:author="zhangph" w:date="2017-06-16T15:02:00Z"/>
                <w:rFonts w:ascii="宋体" w:eastAsia="宋体" w:hAnsi="宋体" w:cs="宋体" w:hint="eastAsia"/>
                <w:color w:val="000000"/>
                <w:kern w:val="0"/>
                <w:sz w:val="22"/>
                <w:rPrChange w:id="5632" w:author="zhangph" w:date="2017-06-16T15:02:00Z">
                  <w:rPr>
                    <w:ins w:id="5633" w:author="zhangph" w:date="2017-06-16T15:02:00Z"/>
                    <w:rFonts w:hint="eastAsia"/>
                  </w:rPr>
                </w:rPrChange>
              </w:rPr>
              <w:pPrChange w:id="5634" w:author="zhangph" w:date="2017-06-16T15:02:00Z">
                <w:pPr/>
              </w:pPrChange>
            </w:pPr>
            <w:ins w:id="5635" w:author="zhangph" w:date="2017-06-16T15:02:00Z">
              <w:r w:rsidRPr="00555323">
                <w:rPr>
                  <w:rFonts w:ascii="宋体" w:eastAsia="宋体" w:hAnsi="宋体" w:cs="宋体" w:hint="eastAsia"/>
                  <w:color w:val="000000"/>
                  <w:kern w:val="0"/>
                  <w:sz w:val="22"/>
                  <w:rPrChange w:id="5636" w:author="zhangph" w:date="2017-06-16T15:02:00Z">
                    <w:rPr>
                      <w:rFonts w:hint="eastAsia"/>
                    </w:rPr>
                  </w:rPrChange>
                </w:rPr>
                <w:t>2</w:t>
              </w:r>
            </w:ins>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637" w:author="zhangph" w:date="2017-06-16T15:02:00Z"/>
                <w:rFonts w:ascii="宋体" w:eastAsia="宋体" w:hAnsi="宋体" w:cs="宋体" w:hint="eastAsia"/>
                <w:color w:val="000000"/>
                <w:kern w:val="0"/>
                <w:sz w:val="22"/>
                <w:rPrChange w:id="5638" w:author="zhangph" w:date="2017-06-16T15:02:00Z">
                  <w:rPr>
                    <w:ins w:id="5639" w:author="zhangph" w:date="2017-06-16T15:02:00Z"/>
                    <w:rFonts w:hint="eastAsia"/>
                  </w:rPr>
                </w:rPrChange>
              </w:rPr>
              <w:pPrChange w:id="5640" w:author="zhangph" w:date="2017-06-16T15:02:00Z">
                <w:pPr/>
              </w:pPrChange>
            </w:pPr>
            <w:ins w:id="5641" w:author="zhangph" w:date="2017-06-16T15:02:00Z">
              <w:r w:rsidRPr="00555323">
                <w:rPr>
                  <w:rFonts w:ascii="宋体" w:eastAsia="宋体" w:hAnsi="宋体" w:cs="宋体" w:hint="eastAsia"/>
                  <w:color w:val="000000"/>
                  <w:kern w:val="0"/>
                  <w:sz w:val="22"/>
                  <w:rPrChange w:id="5642" w:author="zhangph" w:date="2017-06-16T15:02:00Z">
                    <w:rPr>
                      <w:rFonts w:hint="eastAsia"/>
                    </w:rPr>
                  </w:rPrChange>
                </w:rPr>
                <w:t>社保登记</w:t>
              </w:r>
            </w:ins>
          </w:p>
        </w:tc>
        <w:tc>
          <w:tcPr>
            <w:tcW w:w="26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643" w:author="zhangph" w:date="2017-06-16T15:02:00Z"/>
                <w:rFonts w:ascii="宋体" w:eastAsia="宋体" w:hAnsi="宋体" w:cs="宋体" w:hint="eastAsia"/>
                <w:color w:val="000000"/>
                <w:kern w:val="0"/>
                <w:sz w:val="22"/>
                <w:rPrChange w:id="5644" w:author="zhangph" w:date="2017-06-16T15:02:00Z">
                  <w:rPr>
                    <w:ins w:id="5645" w:author="zhangph" w:date="2017-06-16T15:02:00Z"/>
                    <w:rFonts w:hint="eastAsia"/>
                  </w:rPr>
                </w:rPrChange>
              </w:rPr>
              <w:pPrChange w:id="5646" w:author="zhangph" w:date="2017-06-16T15:02:00Z">
                <w:pPr/>
              </w:pPrChange>
            </w:pPr>
            <w:proofErr w:type="spellStart"/>
            <w:ins w:id="5647" w:author="zhangph" w:date="2017-06-16T15:02:00Z">
              <w:r w:rsidRPr="00555323">
                <w:rPr>
                  <w:rFonts w:ascii="宋体" w:eastAsia="宋体" w:hAnsi="宋体" w:cs="宋体" w:hint="eastAsia"/>
                  <w:color w:val="000000"/>
                  <w:kern w:val="0"/>
                  <w:sz w:val="22"/>
                  <w:rPrChange w:id="5648" w:author="zhangph" w:date="2017-06-16T15:02:00Z">
                    <w:rPr>
                      <w:rFonts w:hint="eastAsia"/>
                    </w:rPr>
                  </w:rPrChange>
                </w:rPr>
                <w:t>gazhk_ZFZYK_SBXX</w:t>
              </w:r>
              <w:proofErr w:type="spellEnd"/>
            </w:ins>
          </w:p>
        </w:tc>
        <w:tc>
          <w:tcPr>
            <w:tcW w:w="187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649" w:author="zhangph" w:date="2017-06-16T15:02:00Z"/>
                <w:rFonts w:ascii="宋体" w:eastAsia="宋体" w:hAnsi="宋体" w:cs="宋体" w:hint="eastAsia"/>
                <w:color w:val="000000"/>
                <w:kern w:val="0"/>
                <w:sz w:val="22"/>
                <w:rPrChange w:id="5650" w:author="zhangph" w:date="2017-06-16T15:02:00Z">
                  <w:rPr>
                    <w:ins w:id="5651" w:author="zhangph" w:date="2017-06-16T15:02:00Z"/>
                    <w:rFonts w:hint="eastAsia"/>
                  </w:rPr>
                </w:rPrChange>
              </w:rPr>
              <w:pPrChange w:id="5652" w:author="zhangph" w:date="2017-06-16T15:02:00Z">
                <w:pPr/>
              </w:pPrChange>
            </w:pPr>
            <w:ins w:id="5653" w:author="zhangph" w:date="2017-06-16T15:02:00Z">
              <w:r w:rsidRPr="00555323">
                <w:rPr>
                  <w:rFonts w:ascii="宋体" w:eastAsia="宋体" w:hAnsi="宋体" w:cs="宋体" w:hint="eastAsia"/>
                  <w:color w:val="000000"/>
                  <w:kern w:val="0"/>
                  <w:sz w:val="22"/>
                  <w:rPrChange w:id="5654" w:author="zhangph" w:date="2017-06-16T15:02:00Z">
                    <w:rPr>
                      <w:rFonts w:hint="eastAsia"/>
                    </w:rPr>
                  </w:rPrChange>
                </w:rPr>
                <w:t>工作单位名称</w:t>
              </w:r>
            </w:ins>
          </w:p>
        </w:tc>
        <w:tc>
          <w:tcPr>
            <w:tcW w:w="143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655" w:author="zhangph" w:date="2017-06-16T15:02:00Z"/>
                <w:rFonts w:ascii="宋体" w:eastAsia="宋体" w:hAnsi="宋体" w:cs="宋体" w:hint="eastAsia"/>
                <w:color w:val="000000"/>
                <w:kern w:val="0"/>
                <w:sz w:val="22"/>
                <w:rPrChange w:id="5656" w:author="zhangph" w:date="2017-06-16T15:02:00Z">
                  <w:rPr>
                    <w:ins w:id="5657" w:author="zhangph" w:date="2017-06-16T15:02:00Z"/>
                    <w:rFonts w:hint="eastAsia"/>
                  </w:rPr>
                </w:rPrChange>
              </w:rPr>
              <w:pPrChange w:id="5658" w:author="zhangph" w:date="2017-06-16T15:02:00Z">
                <w:pPr/>
              </w:pPrChange>
            </w:pPr>
            <w:ins w:id="5659" w:author="zhangph" w:date="2017-06-16T15:02:00Z">
              <w:r w:rsidRPr="00555323">
                <w:rPr>
                  <w:rFonts w:ascii="宋体" w:eastAsia="宋体" w:hAnsi="宋体" w:cs="宋体" w:hint="eastAsia"/>
                  <w:color w:val="000000"/>
                  <w:kern w:val="0"/>
                  <w:sz w:val="22"/>
                  <w:rPrChange w:id="5660" w:author="zhangph" w:date="2017-06-16T15:02:00Z">
                    <w:rPr>
                      <w:rFonts w:hint="eastAsia"/>
                    </w:rPr>
                  </w:rPrChange>
                </w:rPr>
                <w:t xml:space="preserve">　</w:t>
              </w:r>
            </w:ins>
          </w:p>
        </w:tc>
        <w:tc>
          <w:tcPr>
            <w:tcW w:w="1022"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5661" w:author="zhangph" w:date="2017-06-16T15:02:00Z"/>
                <w:rFonts w:ascii="宋体" w:eastAsia="宋体" w:hAnsi="宋体" w:cs="宋体" w:hint="eastAsia"/>
                <w:color w:val="000000"/>
                <w:kern w:val="0"/>
                <w:sz w:val="22"/>
                <w:rPrChange w:id="5662" w:author="zhangph" w:date="2017-06-16T15:02:00Z">
                  <w:rPr>
                    <w:ins w:id="5663" w:author="zhangph" w:date="2017-06-16T15:02:00Z"/>
                    <w:rFonts w:hint="eastAsia"/>
                  </w:rPr>
                </w:rPrChange>
              </w:rPr>
              <w:pPrChange w:id="5664" w:author="zhangph" w:date="2017-06-16T15:02:00Z">
                <w:pPr/>
              </w:pPrChange>
            </w:pPr>
            <w:ins w:id="5665" w:author="zhangph" w:date="2017-06-16T15:02:00Z">
              <w:r w:rsidRPr="00555323">
                <w:rPr>
                  <w:rFonts w:ascii="宋体" w:eastAsia="宋体" w:hAnsi="宋体" w:cs="宋体" w:hint="eastAsia"/>
                  <w:color w:val="000000"/>
                  <w:kern w:val="0"/>
                  <w:sz w:val="22"/>
                  <w:rPrChange w:id="5666" w:author="zhangph" w:date="2017-06-16T15:02:00Z">
                    <w:rPr>
                      <w:rFonts w:hint="eastAsia"/>
                    </w:rPr>
                  </w:rPrChange>
                </w:rPr>
                <w:t>市云</w:t>
              </w:r>
            </w:ins>
          </w:p>
        </w:tc>
      </w:tr>
      <w:tr w:rsidR="00555323" w:rsidRPr="00555323" w:rsidTr="00555323">
        <w:trPr>
          <w:divId w:val="962348762"/>
          <w:trHeight w:val="243"/>
          <w:ins w:id="5667"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5668" w:author="zhangph" w:date="2017-06-16T15:02:00Z"/>
                <w:rFonts w:ascii="宋体" w:eastAsia="宋体" w:hAnsi="宋体" w:cs="宋体"/>
                <w:color w:val="000000"/>
                <w:kern w:val="0"/>
                <w:sz w:val="22"/>
                <w:rPrChange w:id="5669" w:author="zhangph" w:date="2017-06-16T15:02:00Z">
                  <w:rPr>
                    <w:ins w:id="5670" w:author="zhangph" w:date="2017-06-16T15:02:00Z"/>
                  </w:rPr>
                </w:rPrChange>
              </w:rPr>
              <w:pPrChange w:id="5671" w:author="zhangph" w:date="2017-06-16T15:02:00Z">
                <w:pPr/>
              </w:pPrChange>
            </w:pPr>
          </w:p>
        </w:tc>
        <w:tc>
          <w:tcPr>
            <w:tcW w:w="157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672" w:author="zhangph" w:date="2017-06-16T15:02:00Z"/>
                <w:rFonts w:ascii="宋体" w:eastAsia="宋体" w:hAnsi="宋体" w:cs="宋体"/>
                <w:color w:val="000000"/>
                <w:kern w:val="0"/>
                <w:sz w:val="22"/>
                <w:rPrChange w:id="5673" w:author="zhangph" w:date="2017-06-16T15:02:00Z">
                  <w:rPr>
                    <w:ins w:id="5674" w:author="zhangph" w:date="2017-06-16T15:02:00Z"/>
                  </w:rPr>
                </w:rPrChange>
              </w:rPr>
              <w:pPrChange w:id="5675" w:author="zhangph" w:date="2017-06-16T15:02:00Z">
                <w:pPr/>
              </w:pPrChange>
            </w:pPr>
          </w:p>
        </w:tc>
        <w:tc>
          <w:tcPr>
            <w:tcW w:w="268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676" w:author="zhangph" w:date="2017-06-16T15:02:00Z"/>
                <w:rFonts w:ascii="宋体" w:eastAsia="宋体" w:hAnsi="宋体" w:cs="宋体"/>
                <w:color w:val="000000"/>
                <w:kern w:val="0"/>
                <w:sz w:val="22"/>
                <w:rPrChange w:id="5677" w:author="zhangph" w:date="2017-06-16T15:02:00Z">
                  <w:rPr>
                    <w:ins w:id="5678" w:author="zhangph" w:date="2017-06-16T15:02:00Z"/>
                  </w:rPr>
                </w:rPrChange>
              </w:rPr>
              <w:pPrChange w:id="5679" w:author="zhangph" w:date="2017-06-16T15:02:00Z">
                <w:pPr/>
              </w:pPrChange>
            </w:pPr>
          </w:p>
        </w:tc>
        <w:tc>
          <w:tcPr>
            <w:tcW w:w="1878"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5680" w:author="zhangph" w:date="2017-06-16T15:02:00Z"/>
                <w:rFonts w:ascii="宋体" w:eastAsia="宋体" w:hAnsi="宋体" w:cs="宋体" w:hint="eastAsia"/>
                <w:color w:val="000000"/>
                <w:kern w:val="0"/>
                <w:sz w:val="22"/>
                <w:rPrChange w:id="5681" w:author="zhangph" w:date="2017-06-16T15:02:00Z">
                  <w:rPr>
                    <w:ins w:id="5682" w:author="zhangph" w:date="2017-06-16T15:02:00Z"/>
                    <w:rFonts w:hint="eastAsia"/>
                  </w:rPr>
                </w:rPrChange>
              </w:rPr>
              <w:pPrChange w:id="5683" w:author="zhangph" w:date="2017-06-16T15:02:00Z">
                <w:pPr/>
              </w:pPrChange>
            </w:pPr>
            <w:ins w:id="5684" w:author="zhangph" w:date="2017-06-16T15:02:00Z">
              <w:r w:rsidRPr="00555323">
                <w:rPr>
                  <w:rFonts w:ascii="宋体" w:eastAsia="宋体" w:hAnsi="宋体" w:cs="宋体" w:hint="eastAsia"/>
                  <w:color w:val="000000"/>
                  <w:kern w:val="0"/>
                  <w:sz w:val="22"/>
                  <w:rPrChange w:id="5685" w:author="zhangph" w:date="2017-06-16T15:02:00Z">
                    <w:rPr>
                      <w:rFonts w:hint="eastAsia"/>
                    </w:rPr>
                  </w:rPrChange>
                </w:rPr>
                <w:t>身份证号码</w:t>
              </w:r>
            </w:ins>
          </w:p>
        </w:tc>
        <w:tc>
          <w:tcPr>
            <w:tcW w:w="143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686" w:author="zhangph" w:date="2017-06-16T15:02:00Z"/>
                <w:rFonts w:ascii="宋体" w:eastAsia="宋体" w:hAnsi="宋体" w:cs="宋体" w:hint="eastAsia"/>
                <w:color w:val="000000"/>
                <w:kern w:val="0"/>
                <w:sz w:val="22"/>
                <w:rPrChange w:id="5687" w:author="zhangph" w:date="2017-06-16T15:02:00Z">
                  <w:rPr>
                    <w:ins w:id="5688" w:author="zhangph" w:date="2017-06-16T15:02:00Z"/>
                    <w:rFonts w:hint="eastAsia"/>
                  </w:rPr>
                </w:rPrChange>
              </w:rPr>
              <w:pPrChange w:id="5689" w:author="zhangph" w:date="2017-06-16T15:02:00Z">
                <w:pPr/>
              </w:pPrChange>
            </w:pPr>
            <w:ins w:id="5690" w:author="zhangph" w:date="2017-06-16T15:02:00Z">
              <w:r w:rsidRPr="00555323">
                <w:rPr>
                  <w:rFonts w:ascii="宋体" w:eastAsia="宋体" w:hAnsi="宋体" w:cs="宋体" w:hint="eastAsia"/>
                  <w:color w:val="000000"/>
                  <w:kern w:val="0"/>
                  <w:sz w:val="22"/>
                  <w:rPrChange w:id="5691" w:author="zhangph" w:date="2017-06-16T15:02:00Z">
                    <w:rPr>
                      <w:rFonts w:hint="eastAsia"/>
                    </w:rPr>
                  </w:rPrChange>
                </w:rPr>
                <w:t xml:space="preserve">　</w:t>
              </w:r>
            </w:ins>
          </w:p>
        </w:tc>
        <w:tc>
          <w:tcPr>
            <w:tcW w:w="1022"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5692" w:author="zhangph" w:date="2017-06-16T15:02:00Z"/>
                <w:rFonts w:ascii="宋体" w:eastAsia="宋体" w:hAnsi="宋体" w:cs="宋体"/>
                <w:color w:val="000000"/>
                <w:kern w:val="0"/>
                <w:sz w:val="22"/>
                <w:rPrChange w:id="5693" w:author="zhangph" w:date="2017-06-16T15:02:00Z">
                  <w:rPr>
                    <w:ins w:id="5694" w:author="zhangph" w:date="2017-06-16T15:02:00Z"/>
                  </w:rPr>
                </w:rPrChange>
              </w:rPr>
              <w:pPrChange w:id="5695" w:author="zhangph" w:date="2017-06-16T15:02:00Z">
                <w:pPr/>
              </w:pPrChange>
            </w:pPr>
          </w:p>
        </w:tc>
      </w:tr>
      <w:tr w:rsidR="00555323" w:rsidRPr="00555323" w:rsidTr="00555323">
        <w:trPr>
          <w:divId w:val="962348762"/>
          <w:trHeight w:val="243"/>
          <w:ins w:id="5696"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5697" w:author="zhangph" w:date="2017-06-16T15:02:00Z"/>
                <w:rFonts w:ascii="宋体" w:eastAsia="宋体" w:hAnsi="宋体" w:cs="宋体"/>
                <w:color w:val="000000"/>
                <w:kern w:val="0"/>
                <w:sz w:val="22"/>
                <w:rPrChange w:id="5698" w:author="zhangph" w:date="2017-06-16T15:02:00Z">
                  <w:rPr>
                    <w:ins w:id="5699" w:author="zhangph" w:date="2017-06-16T15:02:00Z"/>
                  </w:rPr>
                </w:rPrChange>
              </w:rPr>
              <w:pPrChange w:id="5700" w:author="zhangph" w:date="2017-06-16T15:02:00Z">
                <w:pPr/>
              </w:pPrChange>
            </w:pPr>
          </w:p>
        </w:tc>
        <w:tc>
          <w:tcPr>
            <w:tcW w:w="157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701" w:author="zhangph" w:date="2017-06-16T15:02:00Z"/>
                <w:rFonts w:ascii="宋体" w:eastAsia="宋体" w:hAnsi="宋体" w:cs="宋体"/>
                <w:color w:val="000000"/>
                <w:kern w:val="0"/>
                <w:sz w:val="22"/>
                <w:rPrChange w:id="5702" w:author="zhangph" w:date="2017-06-16T15:02:00Z">
                  <w:rPr>
                    <w:ins w:id="5703" w:author="zhangph" w:date="2017-06-16T15:02:00Z"/>
                  </w:rPr>
                </w:rPrChange>
              </w:rPr>
              <w:pPrChange w:id="5704" w:author="zhangph" w:date="2017-06-16T15:02:00Z">
                <w:pPr/>
              </w:pPrChange>
            </w:pPr>
          </w:p>
        </w:tc>
        <w:tc>
          <w:tcPr>
            <w:tcW w:w="268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705" w:author="zhangph" w:date="2017-06-16T15:02:00Z"/>
                <w:rFonts w:ascii="宋体" w:eastAsia="宋体" w:hAnsi="宋体" w:cs="宋体"/>
                <w:color w:val="000000"/>
                <w:kern w:val="0"/>
                <w:sz w:val="22"/>
                <w:rPrChange w:id="5706" w:author="zhangph" w:date="2017-06-16T15:02:00Z">
                  <w:rPr>
                    <w:ins w:id="5707" w:author="zhangph" w:date="2017-06-16T15:02:00Z"/>
                  </w:rPr>
                </w:rPrChange>
              </w:rPr>
              <w:pPrChange w:id="5708" w:author="zhangph" w:date="2017-06-16T15:02:00Z">
                <w:pPr/>
              </w:pPrChange>
            </w:pPr>
          </w:p>
        </w:tc>
        <w:tc>
          <w:tcPr>
            <w:tcW w:w="1878"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709" w:author="zhangph" w:date="2017-06-16T15:02:00Z"/>
                <w:rFonts w:ascii="宋体" w:eastAsia="宋体" w:hAnsi="宋体" w:cs="宋体" w:hint="eastAsia"/>
                <w:color w:val="000000"/>
                <w:kern w:val="0"/>
                <w:sz w:val="22"/>
                <w:rPrChange w:id="5710" w:author="zhangph" w:date="2017-06-16T15:02:00Z">
                  <w:rPr>
                    <w:ins w:id="5711" w:author="zhangph" w:date="2017-06-16T15:02:00Z"/>
                    <w:rFonts w:hint="eastAsia"/>
                  </w:rPr>
                </w:rPrChange>
              </w:rPr>
              <w:pPrChange w:id="5712" w:author="zhangph" w:date="2017-06-16T15:02:00Z">
                <w:pPr/>
              </w:pPrChange>
            </w:pPr>
            <w:ins w:id="5713" w:author="zhangph" w:date="2017-06-16T15:02:00Z">
              <w:r w:rsidRPr="00555323">
                <w:rPr>
                  <w:rFonts w:ascii="宋体" w:eastAsia="宋体" w:hAnsi="宋体" w:cs="宋体" w:hint="eastAsia"/>
                  <w:color w:val="000000"/>
                  <w:kern w:val="0"/>
                  <w:sz w:val="22"/>
                  <w:rPrChange w:id="5714" w:author="zhangph" w:date="2017-06-16T15:02:00Z">
                    <w:rPr>
                      <w:rFonts w:hint="eastAsia"/>
                    </w:rPr>
                  </w:rPrChange>
                </w:rPr>
                <w:t>参保日期</w:t>
              </w:r>
            </w:ins>
          </w:p>
        </w:tc>
        <w:tc>
          <w:tcPr>
            <w:tcW w:w="143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715" w:author="zhangph" w:date="2017-06-16T15:02:00Z"/>
                <w:rFonts w:ascii="宋体" w:eastAsia="宋体" w:hAnsi="宋体" w:cs="宋体" w:hint="eastAsia"/>
                <w:color w:val="000000"/>
                <w:kern w:val="0"/>
                <w:sz w:val="22"/>
                <w:rPrChange w:id="5716" w:author="zhangph" w:date="2017-06-16T15:02:00Z">
                  <w:rPr>
                    <w:ins w:id="5717" w:author="zhangph" w:date="2017-06-16T15:02:00Z"/>
                    <w:rFonts w:hint="eastAsia"/>
                  </w:rPr>
                </w:rPrChange>
              </w:rPr>
              <w:pPrChange w:id="5718" w:author="zhangph" w:date="2017-06-16T15:02:00Z">
                <w:pPr/>
              </w:pPrChange>
            </w:pPr>
            <w:ins w:id="5719" w:author="zhangph" w:date="2017-06-16T15:02:00Z">
              <w:r w:rsidRPr="00555323">
                <w:rPr>
                  <w:rFonts w:ascii="宋体" w:eastAsia="宋体" w:hAnsi="宋体" w:cs="宋体" w:hint="eastAsia"/>
                  <w:color w:val="000000"/>
                  <w:kern w:val="0"/>
                  <w:sz w:val="22"/>
                  <w:rPrChange w:id="5720" w:author="zhangph" w:date="2017-06-16T15:02:00Z">
                    <w:rPr>
                      <w:rFonts w:hint="eastAsia"/>
                    </w:rPr>
                  </w:rPrChange>
                </w:rPr>
                <w:t xml:space="preserve">　</w:t>
              </w:r>
            </w:ins>
          </w:p>
        </w:tc>
        <w:tc>
          <w:tcPr>
            <w:tcW w:w="1022"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5721" w:author="zhangph" w:date="2017-06-16T15:02:00Z"/>
                <w:rFonts w:ascii="宋体" w:eastAsia="宋体" w:hAnsi="宋体" w:cs="宋体"/>
                <w:color w:val="000000"/>
                <w:kern w:val="0"/>
                <w:sz w:val="22"/>
                <w:rPrChange w:id="5722" w:author="zhangph" w:date="2017-06-16T15:02:00Z">
                  <w:rPr>
                    <w:ins w:id="5723" w:author="zhangph" w:date="2017-06-16T15:02:00Z"/>
                  </w:rPr>
                </w:rPrChange>
              </w:rPr>
              <w:pPrChange w:id="5724" w:author="zhangph" w:date="2017-06-16T15:02:00Z">
                <w:pPr/>
              </w:pPrChange>
            </w:pPr>
          </w:p>
        </w:tc>
      </w:tr>
      <w:tr w:rsidR="00555323" w:rsidRPr="00555323" w:rsidTr="00555323">
        <w:trPr>
          <w:divId w:val="962348762"/>
          <w:trHeight w:val="243"/>
          <w:ins w:id="5725"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5726" w:author="zhangph" w:date="2017-06-16T15:02:00Z"/>
                <w:rFonts w:ascii="宋体" w:eastAsia="宋体" w:hAnsi="宋体" w:cs="宋体"/>
                <w:color w:val="000000"/>
                <w:kern w:val="0"/>
                <w:sz w:val="22"/>
                <w:rPrChange w:id="5727" w:author="zhangph" w:date="2017-06-16T15:02:00Z">
                  <w:rPr>
                    <w:ins w:id="5728" w:author="zhangph" w:date="2017-06-16T15:02:00Z"/>
                  </w:rPr>
                </w:rPrChange>
              </w:rPr>
              <w:pPrChange w:id="5729" w:author="zhangph" w:date="2017-06-16T15:02:00Z">
                <w:pPr/>
              </w:pPrChange>
            </w:pPr>
          </w:p>
        </w:tc>
        <w:tc>
          <w:tcPr>
            <w:tcW w:w="157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730" w:author="zhangph" w:date="2017-06-16T15:02:00Z"/>
                <w:rFonts w:ascii="宋体" w:eastAsia="宋体" w:hAnsi="宋体" w:cs="宋体"/>
                <w:color w:val="000000"/>
                <w:kern w:val="0"/>
                <w:sz w:val="22"/>
                <w:rPrChange w:id="5731" w:author="zhangph" w:date="2017-06-16T15:02:00Z">
                  <w:rPr>
                    <w:ins w:id="5732" w:author="zhangph" w:date="2017-06-16T15:02:00Z"/>
                  </w:rPr>
                </w:rPrChange>
              </w:rPr>
              <w:pPrChange w:id="5733" w:author="zhangph" w:date="2017-06-16T15:02:00Z">
                <w:pPr/>
              </w:pPrChange>
            </w:pPr>
          </w:p>
        </w:tc>
        <w:tc>
          <w:tcPr>
            <w:tcW w:w="268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734" w:author="zhangph" w:date="2017-06-16T15:02:00Z"/>
                <w:rFonts w:ascii="宋体" w:eastAsia="宋体" w:hAnsi="宋体" w:cs="宋体"/>
                <w:color w:val="000000"/>
                <w:kern w:val="0"/>
                <w:sz w:val="22"/>
                <w:rPrChange w:id="5735" w:author="zhangph" w:date="2017-06-16T15:02:00Z">
                  <w:rPr>
                    <w:ins w:id="5736" w:author="zhangph" w:date="2017-06-16T15:02:00Z"/>
                  </w:rPr>
                </w:rPrChange>
              </w:rPr>
              <w:pPrChange w:id="5737" w:author="zhangph" w:date="2017-06-16T15:02:00Z">
                <w:pPr/>
              </w:pPrChange>
            </w:pPr>
          </w:p>
        </w:tc>
        <w:tc>
          <w:tcPr>
            <w:tcW w:w="187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738" w:author="zhangph" w:date="2017-06-16T15:02:00Z"/>
                <w:rFonts w:ascii="宋体" w:eastAsia="宋体" w:hAnsi="宋体" w:cs="宋体" w:hint="eastAsia"/>
                <w:color w:val="000000"/>
                <w:kern w:val="0"/>
                <w:sz w:val="22"/>
                <w:rPrChange w:id="5739" w:author="zhangph" w:date="2017-06-16T15:02:00Z">
                  <w:rPr>
                    <w:ins w:id="5740" w:author="zhangph" w:date="2017-06-16T15:02:00Z"/>
                    <w:rFonts w:hint="eastAsia"/>
                  </w:rPr>
                </w:rPrChange>
              </w:rPr>
              <w:pPrChange w:id="5741" w:author="zhangph" w:date="2017-06-16T15:02:00Z">
                <w:pPr/>
              </w:pPrChange>
            </w:pPr>
            <w:ins w:id="5742" w:author="zhangph" w:date="2017-06-16T15:02:00Z">
              <w:r w:rsidRPr="00555323">
                <w:rPr>
                  <w:rFonts w:ascii="宋体" w:eastAsia="宋体" w:hAnsi="宋体" w:cs="宋体" w:hint="eastAsia"/>
                  <w:color w:val="000000"/>
                  <w:kern w:val="0"/>
                  <w:sz w:val="22"/>
                  <w:rPrChange w:id="5743" w:author="zhangph" w:date="2017-06-16T15:02:00Z">
                    <w:rPr>
                      <w:rFonts w:hint="eastAsia"/>
                    </w:rPr>
                  </w:rPrChange>
                </w:rPr>
                <w:t>参保状态</w:t>
              </w:r>
            </w:ins>
          </w:p>
        </w:tc>
        <w:tc>
          <w:tcPr>
            <w:tcW w:w="143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744" w:author="zhangph" w:date="2017-06-16T15:02:00Z"/>
                <w:rFonts w:ascii="宋体" w:eastAsia="宋体" w:hAnsi="宋体" w:cs="宋体" w:hint="eastAsia"/>
                <w:color w:val="000000"/>
                <w:kern w:val="0"/>
                <w:sz w:val="22"/>
                <w:rPrChange w:id="5745" w:author="zhangph" w:date="2017-06-16T15:02:00Z">
                  <w:rPr>
                    <w:ins w:id="5746" w:author="zhangph" w:date="2017-06-16T15:02:00Z"/>
                    <w:rFonts w:hint="eastAsia"/>
                  </w:rPr>
                </w:rPrChange>
              </w:rPr>
              <w:pPrChange w:id="5747" w:author="zhangph" w:date="2017-06-16T15:02:00Z">
                <w:pPr/>
              </w:pPrChange>
            </w:pPr>
            <w:ins w:id="5748" w:author="zhangph" w:date="2017-06-16T15:02:00Z">
              <w:r w:rsidRPr="00555323">
                <w:rPr>
                  <w:rFonts w:ascii="宋体" w:eastAsia="宋体" w:hAnsi="宋体" w:cs="宋体" w:hint="eastAsia"/>
                  <w:color w:val="000000"/>
                  <w:kern w:val="0"/>
                  <w:sz w:val="22"/>
                  <w:rPrChange w:id="5749" w:author="zhangph" w:date="2017-06-16T15:02:00Z">
                    <w:rPr>
                      <w:rFonts w:hint="eastAsia"/>
                    </w:rPr>
                  </w:rPrChange>
                </w:rPr>
                <w:t xml:space="preserve">　</w:t>
              </w:r>
            </w:ins>
          </w:p>
        </w:tc>
        <w:tc>
          <w:tcPr>
            <w:tcW w:w="1022"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5750" w:author="zhangph" w:date="2017-06-16T15:02:00Z"/>
                <w:rFonts w:ascii="宋体" w:eastAsia="宋体" w:hAnsi="宋体" w:cs="宋体"/>
                <w:color w:val="000000"/>
                <w:kern w:val="0"/>
                <w:sz w:val="22"/>
                <w:rPrChange w:id="5751" w:author="zhangph" w:date="2017-06-16T15:02:00Z">
                  <w:rPr>
                    <w:ins w:id="5752" w:author="zhangph" w:date="2017-06-16T15:02:00Z"/>
                  </w:rPr>
                </w:rPrChange>
              </w:rPr>
              <w:pPrChange w:id="5753" w:author="zhangph" w:date="2017-06-16T15:02:00Z">
                <w:pPr/>
              </w:pPrChange>
            </w:pPr>
          </w:p>
        </w:tc>
      </w:tr>
    </w:tbl>
    <w:p w:rsidR="00F22C6A" w:rsidRPr="00F22C6A" w:rsidDel="00555323" w:rsidRDefault="00F22C6A" w:rsidP="00555323">
      <w:pPr>
        <w:pStyle w:val="11"/>
        <w:numPr>
          <w:ilvl w:val="0"/>
          <w:numId w:val="2"/>
        </w:numPr>
        <w:ind w:firstLineChars="0"/>
        <w:rPr>
          <w:del w:id="5754" w:author="zhangph" w:date="2017-06-16T15:02:00Z"/>
          <w:rFonts w:ascii="华文细黑" w:eastAsia="华文细黑" w:hAnsi="华文细黑" w:cs="宋体"/>
          <w:kern w:val="0"/>
          <w:sz w:val="24"/>
        </w:rPr>
        <w:pPrChange w:id="5755" w:author="zhangph" w:date="2017-06-16T15:02:00Z">
          <w:pPr>
            <w:pStyle w:val="11"/>
            <w:numPr>
              <w:numId w:val="2"/>
            </w:numPr>
            <w:ind w:left="420" w:firstLineChars="0" w:hanging="420"/>
          </w:pPr>
        </w:pPrChange>
      </w:pPr>
    </w:p>
    <w:tbl>
      <w:tblPr>
        <w:tblW w:w="9292" w:type="dxa"/>
        <w:tblLook w:val="04A0" w:firstRow="1" w:lastRow="0" w:firstColumn="1" w:lastColumn="0" w:noHBand="0" w:noVBand="1"/>
      </w:tblPr>
      <w:tblGrid>
        <w:gridCol w:w="699"/>
        <w:gridCol w:w="1572"/>
        <w:gridCol w:w="2683"/>
        <w:gridCol w:w="1878"/>
        <w:gridCol w:w="1438"/>
        <w:gridCol w:w="1022"/>
      </w:tblGrid>
      <w:tr w:rsidR="00F22C6A" w:rsidRPr="00F22C6A" w:rsidDel="00555323" w:rsidTr="00F22C6A">
        <w:trPr>
          <w:divId w:val="547494468"/>
          <w:trHeight w:val="243"/>
          <w:del w:id="5756" w:author="zhangph" w:date="2017-06-16T15:02:00Z"/>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57" w:author="zhangph" w:date="2017-06-16T15:02:00Z"/>
                <w:rFonts w:ascii="宋体" w:eastAsia="宋体" w:hAnsi="宋体" w:cs="宋体"/>
                <w:color w:val="000000"/>
                <w:kern w:val="0"/>
                <w:sz w:val="22"/>
              </w:rPr>
            </w:pPr>
            <w:del w:id="5758" w:author="zhangph" w:date="2017-06-16T15:02:00Z">
              <w:r w:rsidRPr="00F22C6A" w:rsidDel="00555323">
                <w:rPr>
                  <w:rFonts w:ascii="宋体" w:eastAsia="宋体" w:hAnsi="宋体" w:cs="宋体" w:hint="eastAsia"/>
                  <w:color w:val="000000"/>
                  <w:kern w:val="0"/>
                  <w:sz w:val="22"/>
                </w:rPr>
                <w:delText>序号</w:delText>
              </w:r>
            </w:del>
          </w:p>
        </w:tc>
        <w:tc>
          <w:tcPr>
            <w:tcW w:w="1572"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59" w:author="zhangph" w:date="2017-06-16T15:02:00Z"/>
                <w:rFonts w:ascii="宋体" w:eastAsia="宋体" w:hAnsi="宋体" w:cs="宋体"/>
                <w:color w:val="000000"/>
                <w:kern w:val="0"/>
                <w:sz w:val="22"/>
              </w:rPr>
            </w:pPr>
            <w:del w:id="5760" w:author="zhangph" w:date="2017-06-16T15:02:00Z">
              <w:r w:rsidRPr="00F22C6A" w:rsidDel="00555323">
                <w:rPr>
                  <w:rFonts w:ascii="宋体" w:eastAsia="宋体" w:hAnsi="宋体" w:cs="宋体" w:hint="eastAsia"/>
                  <w:color w:val="000000"/>
                  <w:kern w:val="0"/>
                  <w:sz w:val="22"/>
                </w:rPr>
                <w:delText>表名</w:delText>
              </w:r>
            </w:del>
          </w:p>
        </w:tc>
        <w:tc>
          <w:tcPr>
            <w:tcW w:w="268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61" w:author="zhangph" w:date="2017-06-16T15:02:00Z"/>
                <w:rFonts w:ascii="宋体" w:eastAsia="宋体" w:hAnsi="宋体" w:cs="宋体"/>
                <w:color w:val="000000"/>
                <w:kern w:val="0"/>
                <w:sz w:val="22"/>
              </w:rPr>
            </w:pPr>
            <w:del w:id="5762" w:author="zhangph" w:date="2017-06-16T15:02:00Z">
              <w:r w:rsidRPr="00F22C6A" w:rsidDel="00555323">
                <w:rPr>
                  <w:rFonts w:ascii="宋体" w:eastAsia="宋体" w:hAnsi="宋体" w:cs="宋体" w:hint="eastAsia"/>
                  <w:color w:val="000000"/>
                  <w:kern w:val="0"/>
                  <w:sz w:val="22"/>
                </w:rPr>
                <w:delText>英文名</w:delText>
              </w:r>
            </w:del>
          </w:p>
        </w:tc>
        <w:tc>
          <w:tcPr>
            <w:tcW w:w="1878"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63" w:author="zhangph" w:date="2017-06-16T15:02:00Z"/>
                <w:rFonts w:ascii="宋体" w:eastAsia="宋体" w:hAnsi="宋体" w:cs="宋体"/>
                <w:color w:val="000000"/>
                <w:kern w:val="0"/>
                <w:sz w:val="22"/>
              </w:rPr>
            </w:pPr>
            <w:del w:id="5764" w:author="zhangph" w:date="2017-06-16T15:02:00Z">
              <w:r w:rsidRPr="00F22C6A" w:rsidDel="00555323">
                <w:rPr>
                  <w:rFonts w:ascii="宋体" w:eastAsia="宋体" w:hAnsi="宋体" w:cs="宋体" w:hint="eastAsia"/>
                  <w:color w:val="000000"/>
                  <w:kern w:val="0"/>
                  <w:sz w:val="22"/>
                </w:rPr>
                <w:delText>字段</w:delText>
              </w:r>
            </w:del>
          </w:p>
        </w:tc>
        <w:tc>
          <w:tcPr>
            <w:tcW w:w="1438"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65" w:author="zhangph" w:date="2017-06-16T15:02:00Z"/>
                <w:rFonts w:ascii="宋体" w:eastAsia="宋体" w:hAnsi="宋体" w:cs="宋体"/>
                <w:color w:val="000000"/>
                <w:kern w:val="0"/>
                <w:sz w:val="22"/>
              </w:rPr>
            </w:pPr>
            <w:del w:id="5766" w:author="zhangph" w:date="2017-06-16T15:02:00Z">
              <w:r w:rsidRPr="00F22C6A" w:rsidDel="00555323">
                <w:rPr>
                  <w:rFonts w:ascii="宋体" w:eastAsia="宋体" w:hAnsi="宋体" w:cs="宋体" w:hint="eastAsia"/>
                  <w:color w:val="000000"/>
                  <w:kern w:val="0"/>
                  <w:sz w:val="22"/>
                </w:rPr>
                <w:delText>值</w:delText>
              </w:r>
            </w:del>
          </w:p>
        </w:tc>
        <w:tc>
          <w:tcPr>
            <w:tcW w:w="1022"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5767" w:author="zhangph" w:date="2017-06-16T15:02:00Z"/>
                <w:rFonts w:ascii="宋体" w:eastAsia="宋体" w:hAnsi="宋体" w:cs="宋体"/>
                <w:color w:val="000000"/>
                <w:kern w:val="0"/>
                <w:sz w:val="22"/>
              </w:rPr>
            </w:pPr>
            <w:del w:id="5768"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547494468"/>
          <w:trHeight w:val="243"/>
          <w:del w:id="5769" w:author="zhangph" w:date="2017-06-16T15:02:00Z"/>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70" w:author="zhangph" w:date="2017-06-16T15:02:00Z"/>
                <w:rFonts w:ascii="宋体" w:eastAsia="宋体" w:hAnsi="宋体" w:cs="宋体"/>
                <w:color w:val="000000"/>
                <w:kern w:val="0"/>
                <w:sz w:val="22"/>
              </w:rPr>
            </w:pPr>
            <w:del w:id="5771" w:author="zhangph" w:date="2017-06-16T15:02:00Z">
              <w:r w:rsidRPr="00F22C6A" w:rsidDel="00555323">
                <w:rPr>
                  <w:rFonts w:ascii="宋体" w:eastAsia="宋体" w:hAnsi="宋体" w:cs="宋体" w:hint="eastAsia"/>
                  <w:color w:val="000000"/>
                  <w:kern w:val="0"/>
                  <w:sz w:val="22"/>
                </w:rPr>
                <w:delText>1</w:delText>
              </w:r>
            </w:del>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72" w:author="zhangph" w:date="2017-06-16T15:02:00Z"/>
                <w:rFonts w:ascii="宋体" w:eastAsia="宋体" w:hAnsi="宋体" w:cs="宋体"/>
                <w:color w:val="000000"/>
                <w:kern w:val="0"/>
                <w:sz w:val="22"/>
              </w:rPr>
            </w:pPr>
            <w:del w:id="5773" w:author="zhangph" w:date="2017-06-16T15:02:00Z">
              <w:r w:rsidRPr="00F22C6A" w:rsidDel="00555323">
                <w:rPr>
                  <w:rFonts w:ascii="宋体" w:eastAsia="宋体" w:hAnsi="宋体" w:cs="宋体" w:hint="eastAsia"/>
                  <w:color w:val="000000"/>
                  <w:kern w:val="0"/>
                  <w:sz w:val="22"/>
                </w:rPr>
                <w:delText>流动人口表</w:delText>
              </w:r>
            </w:del>
          </w:p>
        </w:tc>
        <w:tc>
          <w:tcPr>
            <w:tcW w:w="26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74" w:author="zhangph" w:date="2017-06-16T15:02:00Z"/>
                <w:rFonts w:ascii="宋体" w:eastAsia="宋体" w:hAnsi="宋体" w:cs="宋体"/>
                <w:color w:val="000000"/>
                <w:kern w:val="0"/>
                <w:sz w:val="22"/>
              </w:rPr>
            </w:pPr>
            <w:del w:id="5775" w:author="zhangph" w:date="2017-06-16T15:02:00Z">
              <w:r w:rsidRPr="00F22C6A" w:rsidDel="00555323">
                <w:rPr>
                  <w:rFonts w:ascii="宋体" w:eastAsia="宋体" w:hAnsi="宋体" w:cs="宋体" w:hint="eastAsia"/>
                  <w:color w:val="000000"/>
                  <w:kern w:val="0"/>
                  <w:sz w:val="22"/>
                </w:rPr>
                <w:delText>gazhk_NEWZZRK_JB_TAB</w:delText>
              </w:r>
            </w:del>
          </w:p>
        </w:tc>
        <w:tc>
          <w:tcPr>
            <w:tcW w:w="187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76" w:author="zhangph" w:date="2017-06-16T15:02:00Z"/>
                <w:rFonts w:ascii="宋体" w:eastAsia="宋体" w:hAnsi="宋体" w:cs="宋体"/>
                <w:color w:val="000000"/>
                <w:kern w:val="0"/>
                <w:sz w:val="22"/>
              </w:rPr>
            </w:pPr>
            <w:del w:id="5777" w:author="zhangph" w:date="2017-06-16T15:02:00Z">
              <w:r w:rsidRPr="00F22C6A" w:rsidDel="00555323">
                <w:rPr>
                  <w:rFonts w:ascii="宋体" w:eastAsia="宋体" w:hAnsi="宋体" w:cs="宋体" w:hint="eastAsia"/>
                  <w:color w:val="000000"/>
                  <w:kern w:val="0"/>
                  <w:sz w:val="22"/>
                </w:rPr>
                <w:delText>工作单位</w:delText>
              </w:r>
            </w:del>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78" w:author="zhangph" w:date="2017-06-16T15:02:00Z"/>
                <w:rFonts w:ascii="宋体" w:eastAsia="宋体" w:hAnsi="宋体" w:cs="宋体"/>
                <w:color w:val="000000"/>
                <w:kern w:val="0"/>
                <w:sz w:val="22"/>
              </w:rPr>
            </w:pPr>
            <w:del w:id="5779" w:author="zhangph" w:date="2017-06-16T15:02:00Z">
              <w:r w:rsidRPr="00F22C6A" w:rsidDel="00555323">
                <w:rPr>
                  <w:rFonts w:ascii="宋体" w:eastAsia="宋体" w:hAnsi="宋体" w:cs="宋体" w:hint="eastAsia"/>
                  <w:color w:val="000000"/>
                  <w:kern w:val="0"/>
                  <w:sz w:val="22"/>
                </w:rPr>
                <w:delText xml:space="preserve">　</w:delText>
              </w:r>
            </w:del>
          </w:p>
        </w:tc>
        <w:tc>
          <w:tcPr>
            <w:tcW w:w="1022"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5780" w:author="zhangph" w:date="2017-06-16T15:02:00Z"/>
                <w:rFonts w:ascii="宋体" w:eastAsia="宋体" w:hAnsi="宋体" w:cs="宋体"/>
                <w:color w:val="000000"/>
                <w:kern w:val="0"/>
                <w:sz w:val="22"/>
              </w:rPr>
            </w:pPr>
            <w:del w:id="5781"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547494468"/>
          <w:trHeight w:val="243"/>
          <w:del w:id="5782"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783" w:author="zhangph" w:date="2017-06-16T15:02:00Z"/>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784" w:author="zhangph" w:date="2017-06-16T15:02:00Z"/>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785" w:author="zhangph" w:date="2017-06-16T15:02:00Z"/>
                <w:rFonts w:ascii="宋体" w:eastAsia="宋体" w:hAnsi="宋体" w:cs="宋体"/>
                <w:color w:val="000000"/>
                <w:kern w:val="0"/>
                <w:sz w:val="22"/>
              </w:rPr>
            </w:pPr>
          </w:p>
        </w:tc>
        <w:tc>
          <w:tcPr>
            <w:tcW w:w="1878"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5786" w:author="zhangph" w:date="2017-06-16T15:02:00Z"/>
                <w:rFonts w:ascii="宋体" w:eastAsia="宋体" w:hAnsi="宋体" w:cs="宋体"/>
                <w:color w:val="000000"/>
                <w:kern w:val="0"/>
                <w:sz w:val="22"/>
              </w:rPr>
            </w:pPr>
            <w:del w:id="5787" w:author="zhangph" w:date="2017-06-16T15:02:00Z">
              <w:r w:rsidRPr="00F22C6A" w:rsidDel="00555323">
                <w:rPr>
                  <w:rFonts w:ascii="宋体" w:eastAsia="宋体" w:hAnsi="宋体" w:cs="宋体" w:hint="eastAsia"/>
                  <w:color w:val="000000"/>
                  <w:kern w:val="0"/>
                  <w:sz w:val="22"/>
                </w:rPr>
                <w:delText>身份证号码</w:delText>
              </w:r>
            </w:del>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88" w:author="zhangph" w:date="2017-06-16T15:02:00Z"/>
                <w:rFonts w:ascii="宋体" w:eastAsia="宋体" w:hAnsi="宋体" w:cs="宋体"/>
                <w:color w:val="000000"/>
                <w:kern w:val="0"/>
                <w:sz w:val="22"/>
              </w:rPr>
            </w:pPr>
            <w:del w:id="5789" w:author="zhangph" w:date="2017-06-16T15:02:00Z">
              <w:r w:rsidRPr="00F22C6A" w:rsidDel="00555323">
                <w:rPr>
                  <w:rFonts w:ascii="宋体" w:eastAsia="宋体" w:hAnsi="宋体" w:cs="宋体" w:hint="eastAsia"/>
                  <w:color w:val="000000"/>
                  <w:kern w:val="0"/>
                  <w:sz w:val="22"/>
                </w:rPr>
                <w:delText xml:space="preserve">　</w:delText>
              </w:r>
            </w:del>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5790" w:author="zhangph" w:date="2017-06-16T15:02:00Z"/>
                <w:rFonts w:ascii="宋体" w:eastAsia="宋体" w:hAnsi="宋体" w:cs="宋体"/>
                <w:color w:val="000000"/>
                <w:kern w:val="0"/>
                <w:sz w:val="22"/>
              </w:rPr>
            </w:pPr>
          </w:p>
        </w:tc>
      </w:tr>
      <w:tr w:rsidR="00F22C6A" w:rsidRPr="00F22C6A" w:rsidDel="00555323" w:rsidTr="00F22C6A">
        <w:trPr>
          <w:divId w:val="547494468"/>
          <w:trHeight w:val="243"/>
          <w:del w:id="5791"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792" w:author="zhangph" w:date="2017-06-16T15:02:00Z"/>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793" w:author="zhangph" w:date="2017-06-16T15:02:00Z"/>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794" w:author="zhangph" w:date="2017-06-16T15:02:00Z"/>
                <w:rFonts w:ascii="宋体" w:eastAsia="宋体" w:hAnsi="宋体" w:cs="宋体"/>
                <w:color w:val="000000"/>
                <w:kern w:val="0"/>
                <w:sz w:val="22"/>
              </w:rPr>
            </w:pPr>
          </w:p>
        </w:tc>
        <w:tc>
          <w:tcPr>
            <w:tcW w:w="1878"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95" w:author="zhangph" w:date="2017-06-16T15:02:00Z"/>
                <w:rFonts w:ascii="宋体" w:eastAsia="宋体" w:hAnsi="宋体" w:cs="宋体"/>
                <w:color w:val="000000"/>
                <w:kern w:val="0"/>
                <w:sz w:val="22"/>
              </w:rPr>
            </w:pPr>
            <w:del w:id="5796" w:author="zhangph" w:date="2017-06-16T15:02:00Z">
              <w:r w:rsidRPr="00F22C6A" w:rsidDel="00555323">
                <w:rPr>
                  <w:rFonts w:ascii="宋体" w:eastAsia="宋体" w:hAnsi="宋体" w:cs="宋体" w:hint="eastAsia"/>
                  <w:color w:val="000000"/>
                  <w:kern w:val="0"/>
                  <w:sz w:val="22"/>
                </w:rPr>
                <w:delText>注销标志</w:delText>
              </w:r>
            </w:del>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797" w:author="zhangph" w:date="2017-06-16T15:02:00Z"/>
                <w:rFonts w:ascii="宋体" w:eastAsia="宋体" w:hAnsi="宋体" w:cs="宋体"/>
                <w:color w:val="000000"/>
                <w:kern w:val="0"/>
                <w:sz w:val="22"/>
              </w:rPr>
            </w:pPr>
            <w:del w:id="5798" w:author="zhangph" w:date="2017-06-16T15:02:00Z">
              <w:r w:rsidRPr="00F22C6A" w:rsidDel="00555323">
                <w:rPr>
                  <w:rFonts w:ascii="宋体" w:eastAsia="宋体" w:hAnsi="宋体" w:cs="宋体" w:hint="eastAsia"/>
                  <w:color w:val="000000"/>
                  <w:kern w:val="0"/>
                  <w:sz w:val="22"/>
                </w:rPr>
                <w:delText>"未注销"</w:delText>
              </w:r>
            </w:del>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5799" w:author="zhangph" w:date="2017-06-16T15:02:00Z"/>
                <w:rFonts w:ascii="宋体" w:eastAsia="宋体" w:hAnsi="宋体" w:cs="宋体"/>
                <w:color w:val="000000"/>
                <w:kern w:val="0"/>
                <w:sz w:val="22"/>
              </w:rPr>
            </w:pPr>
          </w:p>
        </w:tc>
      </w:tr>
      <w:tr w:rsidR="00F22C6A" w:rsidRPr="00F22C6A" w:rsidDel="00555323" w:rsidTr="00F22C6A">
        <w:trPr>
          <w:divId w:val="547494468"/>
          <w:trHeight w:val="243"/>
          <w:del w:id="5800"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801" w:author="zhangph" w:date="2017-06-16T15:02:00Z"/>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802" w:author="zhangph" w:date="2017-06-16T15:02:00Z"/>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803" w:author="zhangph" w:date="2017-06-16T15:02:00Z"/>
                <w:rFonts w:ascii="宋体" w:eastAsia="宋体" w:hAnsi="宋体" w:cs="宋体"/>
                <w:color w:val="000000"/>
                <w:kern w:val="0"/>
                <w:sz w:val="22"/>
              </w:rPr>
            </w:pPr>
          </w:p>
        </w:tc>
        <w:tc>
          <w:tcPr>
            <w:tcW w:w="187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04" w:author="zhangph" w:date="2017-06-16T15:02:00Z"/>
                <w:rFonts w:ascii="宋体" w:eastAsia="宋体" w:hAnsi="宋体" w:cs="宋体"/>
                <w:color w:val="000000"/>
                <w:kern w:val="0"/>
                <w:sz w:val="22"/>
              </w:rPr>
            </w:pPr>
            <w:del w:id="5805" w:author="zhangph" w:date="2017-06-16T15:02:00Z">
              <w:r w:rsidRPr="00F22C6A" w:rsidDel="00555323">
                <w:rPr>
                  <w:rFonts w:ascii="宋体" w:eastAsia="宋体" w:hAnsi="宋体" w:cs="宋体" w:hint="eastAsia"/>
                  <w:color w:val="000000"/>
                  <w:kern w:val="0"/>
                  <w:sz w:val="22"/>
                </w:rPr>
                <w:delText>区县</w:delText>
              </w:r>
            </w:del>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06" w:author="zhangph" w:date="2017-06-16T15:02:00Z"/>
                <w:rFonts w:ascii="宋体" w:eastAsia="宋体" w:hAnsi="宋体" w:cs="宋体"/>
                <w:color w:val="000000"/>
                <w:kern w:val="0"/>
                <w:sz w:val="22"/>
              </w:rPr>
            </w:pPr>
            <w:del w:id="5807" w:author="zhangph" w:date="2017-06-16T15:02:00Z">
              <w:r w:rsidRPr="00F22C6A" w:rsidDel="00555323">
                <w:rPr>
                  <w:rFonts w:ascii="宋体" w:eastAsia="宋体" w:hAnsi="宋体" w:cs="宋体" w:hint="eastAsia"/>
                  <w:color w:val="000000"/>
                  <w:kern w:val="0"/>
                  <w:sz w:val="22"/>
                </w:rPr>
                <w:delText>"萧山"</w:delText>
              </w:r>
            </w:del>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5808" w:author="zhangph" w:date="2017-06-16T15:02:00Z"/>
                <w:rFonts w:ascii="宋体" w:eastAsia="宋体" w:hAnsi="宋体" w:cs="宋体"/>
                <w:color w:val="000000"/>
                <w:kern w:val="0"/>
                <w:sz w:val="22"/>
              </w:rPr>
            </w:pPr>
          </w:p>
        </w:tc>
      </w:tr>
      <w:tr w:rsidR="00F22C6A" w:rsidRPr="00F22C6A" w:rsidDel="00555323" w:rsidTr="00F22C6A">
        <w:trPr>
          <w:divId w:val="547494468"/>
          <w:trHeight w:val="243"/>
          <w:del w:id="5809" w:author="zhangph" w:date="2017-06-16T15:02:00Z"/>
        </w:trPr>
        <w:tc>
          <w:tcPr>
            <w:tcW w:w="69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5810" w:author="zhangph" w:date="2017-06-16T15:02:00Z"/>
                <w:rFonts w:ascii="宋体" w:eastAsia="宋体" w:hAnsi="宋体" w:cs="宋体"/>
                <w:color w:val="000000"/>
                <w:kern w:val="0"/>
                <w:sz w:val="22"/>
              </w:rPr>
            </w:pPr>
            <w:del w:id="5811" w:author="zhangph" w:date="2017-06-16T15:02:00Z">
              <w:r w:rsidRPr="00F22C6A" w:rsidDel="00555323">
                <w:rPr>
                  <w:rFonts w:ascii="宋体" w:eastAsia="宋体" w:hAnsi="宋体" w:cs="宋体" w:hint="eastAsia"/>
                  <w:color w:val="000000"/>
                  <w:kern w:val="0"/>
                  <w:sz w:val="22"/>
                </w:rPr>
                <w:delText>2</w:delText>
              </w:r>
            </w:del>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12" w:author="zhangph" w:date="2017-06-16T15:02:00Z"/>
                <w:rFonts w:ascii="宋体" w:eastAsia="宋体" w:hAnsi="宋体" w:cs="宋体"/>
                <w:color w:val="000000"/>
                <w:kern w:val="0"/>
                <w:sz w:val="22"/>
              </w:rPr>
            </w:pPr>
            <w:del w:id="5813" w:author="zhangph" w:date="2017-06-16T15:02:00Z">
              <w:r w:rsidRPr="00F22C6A" w:rsidDel="00555323">
                <w:rPr>
                  <w:rFonts w:ascii="宋体" w:eastAsia="宋体" w:hAnsi="宋体" w:cs="宋体" w:hint="eastAsia"/>
                  <w:color w:val="000000"/>
                  <w:kern w:val="0"/>
                  <w:sz w:val="22"/>
                </w:rPr>
                <w:delText>社保登记</w:delText>
              </w:r>
            </w:del>
          </w:p>
        </w:tc>
        <w:tc>
          <w:tcPr>
            <w:tcW w:w="26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14" w:author="zhangph" w:date="2017-06-16T15:02:00Z"/>
                <w:rFonts w:ascii="宋体" w:eastAsia="宋体" w:hAnsi="宋体" w:cs="宋体"/>
                <w:color w:val="000000"/>
                <w:kern w:val="0"/>
                <w:sz w:val="22"/>
              </w:rPr>
            </w:pPr>
            <w:del w:id="5815" w:author="zhangph" w:date="2017-06-16T15:02:00Z">
              <w:r w:rsidRPr="00F22C6A" w:rsidDel="00555323">
                <w:rPr>
                  <w:rFonts w:ascii="宋体" w:eastAsia="宋体" w:hAnsi="宋体" w:cs="宋体" w:hint="eastAsia"/>
                  <w:color w:val="000000"/>
                  <w:kern w:val="0"/>
                  <w:sz w:val="22"/>
                </w:rPr>
                <w:delText>gazhk_ZFZYK_SBXX</w:delText>
              </w:r>
            </w:del>
          </w:p>
        </w:tc>
        <w:tc>
          <w:tcPr>
            <w:tcW w:w="187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16" w:author="zhangph" w:date="2017-06-16T15:02:00Z"/>
                <w:rFonts w:ascii="宋体" w:eastAsia="宋体" w:hAnsi="宋体" w:cs="宋体"/>
                <w:color w:val="000000"/>
                <w:kern w:val="0"/>
                <w:sz w:val="22"/>
              </w:rPr>
            </w:pPr>
            <w:del w:id="5817" w:author="zhangph" w:date="2017-06-16T15:02:00Z">
              <w:r w:rsidRPr="00F22C6A" w:rsidDel="00555323">
                <w:rPr>
                  <w:rFonts w:ascii="宋体" w:eastAsia="宋体" w:hAnsi="宋体" w:cs="宋体" w:hint="eastAsia"/>
                  <w:color w:val="000000"/>
                  <w:kern w:val="0"/>
                  <w:sz w:val="22"/>
                </w:rPr>
                <w:delText>工作单位名称</w:delText>
              </w:r>
            </w:del>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18" w:author="zhangph" w:date="2017-06-16T15:02:00Z"/>
                <w:rFonts w:ascii="宋体" w:eastAsia="宋体" w:hAnsi="宋体" w:cs="宋体"/>
                <w:color w:val="000000"/>
                <w:kern w:val="0"/>
                <w:sz w:val="22"/>
              </w:rPr>
            </w:pPr>
            <w:del w:id="5819" w:author="zhangph" w:date="2017-06-16T15:02:00Z">
              <w:r w:rsidRPr="00F22C6A" w:rsidDel="00555323">
                <w:rPr>
                  <w:rFonts w:ascii="宋体" w:eastAsia="宋体" w:hAnsi="宋体" w:cs="宋体" w:hint="eastAsia"/>
                  <w:color w:val="000000"/>
                  <w:kern w:val="0"/>
                  <w:sz w:val="22"/>
                </w:rPr>
                <w:delText xml:space="preserve">　</w:delText>
              </w:r>
            </w:del>
          </w:p>
        </w:tc>
        <w:tc>
          <w:tcPr>
            <w:tcW w:w="1022"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5820" w:author="zhangph" w:date="2017-06-16T15:02:00Z"/>
                <w:rFonts w:ascii="宋体" w:eastAsia="宋体" w:hAnsi="宋体" w:cs="宋体"/>
                <w:color w:val="000000"/>
                <w:kern w:val="0"/>
                <w:sz w:val="22"/>
              </w:rPr>
            </w:pPr>
            <w:del w:id="5821"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547494468"/>
          <w:trHeight w:val="243"/>
          <w:del w:id="5822"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5823" w:author="zhangph" w:date="2017-06-16T15:02:00Z"/>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824" w:author="zhangph" w:date="2017-06-16T15:02:00Z"/>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825" w:author="zhangph" w:date="2017-06-16T15:02:00Z"/>
                <w:rFonts w:ascii="宋体" w:eastAsia="宋体" w:hAnsi="宋体" w:cs="宋体"/>
                <w:color w:val="000000"/>
                <w:kern w:val="0"/>
                <w:sz w:val="22"/>
              </w:rPr>
            </w:pPr>
          </w:p>
        </w:tc>
        <w:tc>
          <w:tcPr>
            <w:tcW w:w="1878"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5826" w:author="zhangph" w:date="2017-06-16T15:02:00Z"/>
                <w:rFonts w:ascii="宋体" w:eastAsia="宋体" w:hAnsi="宋体" w:cs="宋体"/>
                <w:color w:val="000000"/>
                <w:kern w:val="0"/>
                <w:sz w:val="22"/>
              </w:rPr>
            </w:pPr>
            <w:del w:id="5827" w:author="zhangph" w:date="2017-06-16T15:02:00Z">
              <w:r w:rsidRPr="00F22C6A" w:rsidDel="00555323">
                <w:rPr>
                  <w:rFonts w:ascii="宋体" w:eastAsia="宋体" w:hAnsi="宋体" w:cs="宋体" w:hint="eastAsia"/>
                  <w:color w:val="000000"/>
                  <w:kern w:val="0"/>
                  <w:sz w:val="22"/>
                </w:rPr>
                <w:delText>身份证号码</w:delText>
              </w:r>
            </w:del>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28" w:author="zhangph" w:date="2017-06-16T15:02:00Z"/>
                <w:rFonts w:ascii="宋体" w:eastAsia="宋体" w:hAnsi="宋体" w:cs="宋体"/>
                <w:color w:val="000000"/>
                <w:kern w:val="0"/>
                <w:sz w:val="22"/>
              </w:rPr>
            </w:pPr>
            <w:del w:id="5829" w:author="zhangph" w:date="2017-06-16T15:02:00Z">
              <w:r w:rsidRPr="00F22C6A" w:rsidDel="00555323">
                <w:rPr>
                  <w:rFonts w:ascii="宋体" w:eastAsia="宋体" w:hAnsi="宋体" w:cs="宋体" w:hint="eastAsia"/>
                  <w:color w:val="000000"/>
                  <w:kern w:val="0"/>
                  <w:sz w:val="22"/>
                </w:rPr>
                <w:delText xml:space="preserve">　</w:delText>
              </w:r>
            </w:del>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5830" w:author="zhangph" w:date="2017-06-16T15:02:00Z"/>
                <w:rFonts w:ascii="宋体" w:eastAsia="宋体" w:hAnsi="宋体" w:cs="宋体"/>
                <w:color w:val="000000"/>
                <w:kern w:val="0"/>
                <w:sz w:val="22"/>
              </w:rPr>
            </w:pPr>
          </w:p>
        </w:tc>
      </w:tr>
      <w:tr w:rsidR="00F22C6A" w:rsidRPr="00F22C6A" w:rsidDel="00555323" w:rsidTr="00F22C6A">
        <w:trPr>
          <w:divId w:val="547494468"/>
          <w:trHeight w:val="243"/>
          <w:del w:id="5831"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5832" w:author="zhangph" w:date="2017-06-16T15:02:00Z"/>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833" w:author="zhangph" w:date="2017-06-16T15:02:00Z"/>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834" w:author="zhangph" w:date="2017-06-16T15:02:00Z"/>
                <w:rFonts w:ascii="宋体" w:eastAsia="宋体" w:hAnsi="宋体" w:cs="宋体"/>
                <w:color w:val="000000"/>
                <w:kern w:val="0"/>
                <w:sz w:val="22"/>
              </w:rPr>
            </w:pPr>
          </w:p>
        </w:tc>
        <w:tc>
          <w:tcPr>
            <w:tcW w:w="1878"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35" w:author="zhangph" w:date="2017-06-16T15:02:00Z"/>
                <w:rFonts w:ascii="宋体" w:eastAsia="宋体" w:hAnsi="宋体" w:cs="宋体"/>
                <w:color w:val="000000"/>
                <w:kern w:val="0"/>
                <w:sz w:val="22"/>
              </w:rPr>
            </w:pPr>
            <w:del w:id="5836" w:author="zhangph" w:date="2017-06-16T15:02:00Z">
              <w:r w:rsidRPr="00F22C6A" w:rsidDel="00555323">
                <w:rPr>
                  <w:rFonts w:ascii="宋体" w:eastAsia="宋体" w:hAnsi="宋体" w:cs="宋体" w:hint="eastAsia"/>
                  <w:color w:val="000000"/>
                  <w:kern w:val="0"/>
                  <w:sz w:val="22"/>
                </w:rPr>
                <w:delText>参保日期</w:delText>
              </w:r>
            </w:del>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37" w:author="zhangph" w:date="2017-06-16T15:02:00Z"/>
                <w:rFonts w:ascii="宋体" w:eastAsia="宋体" w:hAnsi="宋体" w:cs="宋体"/>
                <w:color w:val="000000"/>
                <w:kern w:val="0"/>
                <w:sz w:val="22"/>
              </w:rPr>
            </w:pPr>
            <w:del w:id="5838" w:author="zhangph" w:date="2017-06-16T15:02:00Z">
              <w:r w:rsidRPr="00F22C6A" w:rsidDel="00555323">
                <w:rPr>
                  <w:rFonts w:ascii="宋体" w:eastAsia="宋体" w:hAnsi="宋体" w:cs="宋体" w:hint="eastAsia"/>
                  <w:color w:val="000000"/>
                  <w:kern w:val="0"/>
                  <w:sz w:val="22"/>
                </w:rPr>
                <w:delText xml:space="preserve">　</w:delText>
              </w:r>
            </w:del>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5839" w:author="zhangph" w:date="2017-06-16T15:02:00Z"/>
                <w:rFonts w:ascii="宋体" w:eastAsia="宋体" w:hAnsi="宋体" w:cs="宋体"/>
                <w:color w:val="000000"/>
                <w:kern w:val="0"/>
                <w:sz w:val="22"/>
              </w:rPr>
            </w:pPr>
          </w:p>
        </w:tc>
      </w:tr>
      <w:tr w:rsidR="00F22C6A" w:rsidRPr="00F22C6A" w:rsidDel="00555323" w:rsidTr="00F22C6A">
        <w:trPr>
          <w:divId w:val="547494468"/>
          <w:trHeight w:val="243"/>
          <w:del w:id="5840"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5841" w:author="zhangph" w:date="2017-06-16T15:02:00Z"/>
                <w:rFonts w:ascii="宋体" w:eastAsia="宋体" w:hAnsi="宋体" w:cs="宋体"/>
                <w:color w:val="000000"/>
                <w:kern w:val="0"/>
                <w:sz w:val="22"/>
              </w:rPr>
            </w:pPr>
          </w:p>
        </w:tc>
        <w:tc>
          <w:tcPr>
            <w:tcW w:w="157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842" w:author="zhangph" w:date="2017-06-16T15:02:00Z"/>
                <w:rFonts w:ascii="宋体" w:eastAsia="宋体" w:hAnsi="宋体" w:cs="宋体"/>
                <w:color w:val="000000"/>
                <w:kern w:val="0"/>
                <w:sz w:val="22"/>
              </w:rPr>
            </w:pPr>
          </w:p>
        </w:tc>
        <w:tc>
          <w:tcPr>
            <w:tcW w:w="268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5843" w:author="zhangph" w:date="2017-06-16T15:02:00Z"/>
                <w:rFonts w:ascii="宋体" w:eastAsia="宋体" w:hAnsi="宋体" w:cs="宋体"/>
                <w:color w:val="000000"/>
                <w:kern w:val="0"/>
                <w:sz w:val="22"/>
              </w:rPr>
            </w:pPr>
          </w:p>
        </w:tc>
        <w:tc>
          <w:tcPr>
            <w:tcW w:w="187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44" w:author="zhangph" w:date="2017-06-16T15:02:00Z"/>
                <w:rFonts w:ascii="宋体" w:eastAsia="宋体" w:hAnsi="宋体" w:cs="宋体"/>
                <w:color w:val="000000"/>
                <w:kern w:val="0"/>
                <w:sz w:val="22"/>
              </w:rPr>
            </w:pPr>
            <w:del w:id="5845" w:author="zhangph" w:date="2017-06-16T15:02:00Z">
              <w:r w:rsidRPr="00F22C6A" w:rsidDel="00555323">
                <w:rPr>
                  <w:rFonts w:ascii="宋体" w:eastAsia="宋体" w:hAnsi="宋体" w:cs="宋体" w:hint="eastAsia"/>
                  <w:color w:val="000000"/>
                  <w:kern w:val="0"/>
                  <w:sz w:val="22"/>
                </w:rPr>
                <w:delText>参保状态</w:delText>
              </w:r>
            </w:del>
          </w:p>
        </w:tc>
        <w:tc>
          <w:tcPr>
            <w:tcW w:w="143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5846" w:author="zhangph" w:date="2017-06-16T15:02:00Z"/>
                <w:rFonts w:ascii="宋体" w:eastAsia="宋体" w:hAnsi="宋体" w:cs="宋体"/>
                <w:color w:val="000000"/>
                <w:kern w:val="0"/>
                <w:sz w:val="22"/>
              </w:rPr>
            </w:pPr>
            <w:del w:id="5847" w:author="zhangph" w:date="2017-06-16T15:02:00Z">
              <w:r w:rsidRPr="00F22C6A" w:rsidDel="00555323">
                <w:rPr>
                  <w:rFonts w:ascii="宋体" w:eastAsia="宋体" w:hAnsi="宋体" w:cs="宋体" w:hint="eastAsia"/>
                  <w:color w:val="000000"/>
                  <w:kern w:val="0"/>
                  <w:sz w:val="22"/>
                </w:rPr>
                <w:delText xml:space="preserve">　</w:delText>
              </w:r>
            </w:del>
          </w:p>
        </w:tc>
        <w:tc>
          <w:tcPr>
            <w:tcW w:w="1022"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5848" w:author="zhangph" w:date="2017-06-16T15:02:00Z"/>
                <w:rFonts w:ascii="宋体" w:eastAsia="宋体" w:hAnsi="宋体" w:cs="宋体"/>
                <w:color w:val="000000"/>
                <w:kern w:val="0"/>
                <w:sz w:val="22"/>
              </w:rPr>
            </w:pPr>
          </w:p>
        </w:tc>
      </w:tr>
    </w:tbl>
    <w:p w:rsidR="00555323" w:rsidRPr="00555323" w:rsidRDefault="001360F8" w:rsidP="00555323">
      <w:pPr>
        <w:pStyle w:val="11"/>
        <w:numPr>
          <w:ilvl w:val="0"/>
          <w:numId w:val="2"/>
        </w:numPr>
        <w:ind w:firstLine="420"/>
        <w:rPr>
          <w:rFonts w:ascii="华文细黑" w:eastAsia="华文细黑" w:hAnsi="华文细黑" w:cs="宋体"/>
          <w:kern w:val="0"/>
          <w:sz w:val="24"/>
          <w:rPrChange w:id="5849" w:author="zhangph" w:date="2017-06-16T15:02:00Z">
            <w:rPr>
              <w:szCs w:val="21"/>
            </w:rPr>
          </w:rPrChange>
        </w:rPr>
        <w:pPrChange w:id="5850" w:author="zhangph" w:date="2017-06-16T15:02:00Z">
          <w:pPr>
            <w:widowControl/>
            <w:jc w:val="left"/>
          </w:pPr>
        </w:pPrChange>
      </w:pPr>
      <w:r>
        <w:fldChar w:fldCharType="end"/>
      </w:r>
      <w:r>
        <w:rPr>
          <w:rFonts w:ascii="华文细黑" w:eastAsia="华文细黑" w:hAnsi="华文细黑" w:cs="宋体" w:hint="eastAsia"/>
          <w:kern w:val="0"/>
          <w:sz w:val="24"/>
        </w:rPr>
        <w:t>工作类别</w:t>
      </w: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工作类别</w:instrText>
      </w:r>
      <w:r w:rsidR="00555323">
        <w:rPr>
          <w:rFonts w:hint="eastAsia"/>
        </w:rPr>
        <w:instrText xml:space="preserve">!R2C1:R8C6 </w:instrText>
      </w:r>
      <w:r>
        <w:instrText xml:space="preserve">\a \f 4 \h  \* MERGEFORMAT </w:instrText>
      </w:r>
      <w:r w:rsidR="00555323">
        <w:fldChar w:fldCharType="separate"/>
      </w:r>
    </w:p>
    <w:tbl>
      <w:tblPr>
        <w:tblW w:w="8844" w:type="dxa"/>
        <w:tblLook w:val="04A0" w:firstRow="1" w:lastRow="0" w:firstColumn="1" w:lastColumn="0" w:noHBand="0" w:noVBand="1"/>
      </w:tblPr>
      <w:tblGrid>
        <w:gridCol w:w="652"/>
        <w:gridCol w:w="2563"/>
        <w:gridCol w:w="2532"/>
        <w:gridCol w:w="1299"/>
        <w:gridCol w:w="899"/>
        <w:gridCol w:w="899"/>
        <w:tblGridChange w:id="5851">
          <w:tblGrid>
            <w:gridCol w:w="652"/>
            <w:gridCol w:w="2563"/>
            <w:gridCol w:w="2532"/>
            <w:gridCol w:w="1299"/>
            <w:gridCol w:w="899"/>
            <w:gridCol w:w="899"/>
          </w:tblGrid>
        </w:tblGridChange>
      </w:tblGrid>
      <w:tr w:rsidR="00555323" w:rsidRPr="00555323" w:rsidTr="00555323">
        <w:trPr>
          <w:divId w:val="1767573644"/>
          <w:trHeight w:val="210"/>
          <w:ins w:id="5852" w:author="zhangph" w:date="2017-06-16T15:02:00Z"/>
        </w:trPr>
        <w:tc>
          <w:tcPr>
            <w:tcW w:w="6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853" w:author="zhangph" w:date="2017-06-16T15:02:00Z"/>
                <w:rFonts w:ascii="宋体" w:eastAsia="宋体" w:hAnsi="宋体" w:cs="宋体"/>
                <w:color w:val="000000"/>
                <w:kern w:val="0"/>
                <w:sz w:val="22"/>
                <w:rPrChange w:id="5854" w:author="zhangph" w:date="2017-06-16T15:02:00Z">
                  <w:rPr>
                    <w:ins w:id="5855" w:author="zhangph" w:date="2017-06-16T15:02:00Z"/>
                    <w:color w:val="000000"/>
                    <w:sz w:val="22"/>
                  </w:rPr>
                </w:rPrChange>
              </w:rPr>
              <w:pPrChange w:id="5856" w:author="zhangph" w:date="2017-06-16T15:02:00Z">
                <w:pPr>
                  <w:widowControl/>
                  <w:jc w:val="left"/>
                </w:pPr>
              </w:pPrChange>
            </w:pPr>
            <w:ins w:id="5857" w:author="zhangph" w:date="2017-06-16T15:02:00Z">
              <w:r w:rsidRPr="00555323">
                <w:rPr>
                  <w:rFonts w:ascii="宋体" w:eastAsia="宋体" w:hAnsi="宋体" w:cs="宋体" w:hint="eastAsia"/>
                  <w:color w:val="000000"/>
                  <w:kern w:val="0"/>
                  <w:sz w:val="22"/>
                  <w:rPrChange w:id="5858" w:author="zhangph" w:date="2017-06-16T15:02:00Z">
                    <w:rPr>
                      <w:rFonts w:hint="eastAsia"/>
                      <w:color w:val="000000"/>
                      <w:sz w:val="22"/>
                    </w:rPr>
                  </w:rPrChange>
                </w:rPr>
                <w:t>序号</w:t>
              </w:r>
            </w:ins>
          </w:p>
        </w:tc>
        <w:tc>
          <w:tcPr>
            <w:tcW w:w="2563"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859" w:author="zhangph" w:date="2017-06-16T15:02:00Z"/>
                <w:rFonts w:ascii="宋体" w:eastAsia="宋体" w:hAnsi="宋体" w:cs="宋体" w:hint="eastAsia"/>
                <w:color w:val="000000"/>
                <w:kern w:val="0"/>
                <w:sz w:val="22"/>
                <w:rPrChange w:id="5860" w:author="zhangph" w:date="2017-06-16T15:02:00Z">
                  <w:rPr>
                    <w:ins w:id="5861" w:author="zhangph" w:date="2017-06-16T15:02:00Z"/>
                    <w:rFonts w:hint="eastAsia"/>
                  </w:rPr>
                </w:rPrChange>
              </w:rPr>
              <w:pPrChange w:id="5862" w:author="zhangph" w:date="2017-06-16T15:02:00Z">
                <w:pPr/>
              </w:pPrChange>
            </w:pPr>
            <w:ins w:id="5863" w:author="zhangph" w:date="2017-06-16T15:02:00Z">
              <w:r w:rsidRPr="00555323">
                <w:rPr>
                  <w:rFonts w:ascii="宋体" w:eastAsia="宋体" w:hAnsi="宋体" w:cs="宋体" w:hint="eastAsia"/>
                  <w:color w:val="000000"/>
                  <w:kern w:val="0"/>
                  <w:sz w:val="22"/>
                  <w:rPrChange w:id="5864" w:author="zhangph" w:date="2017-06-16T15:02:00Z">
                    <w:rPr>
                      <w:rFonts w:hint="eastAsia"/>
                    </w:rPr>
                  </w:rPrChange>
                </w:rPr>
                <w:t>表名</w:t>
              </w:r>
            </w:ins>
          </w:p>
        </w:tc>
        <w:tc>
          <w:tcPr>
            <w:tcW w:w="2532"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865" w:author="zhangph" w:date="2017-06-16T15:02:00Z"/>
                <w:rFonts w:ascii="宋体" w:eastAsia="宋体" w:hAnsi="宋体" w:cs="宋体" w:hint="eastAsia"/>
                <w:color w:val="000000"/>
                <w:kern w:val="0"/>
                <w:sz w:val="22"/>
                <w:rPrChange w:id="5866" w:author="zhangph" w:date="2017-06-16T15:02:00Z">
                  <w:rPr>
                    <w:ins w:id="5867" w:author="zhangph" w:date="2017-06-16T15:02:00Z"/>
                    <w:rFonts w:hint="eastAsia"/>
                  </w:rPr>
                </w:rPrChange>
              </w:rPr>
              <w:pPrChange w:id="5868" w:author="zhangph" w:date="2017-06-16T15:02:00Z">
                <w:pPr/>
              </w:pPrChange>
            </w:pPr>
            <w:ins w:id="5869" w:author="zhangph" w:date="2017-06-16T15:02:00Z">
              <w:r w:rsidRPr="00555323">
                <w:rPr>
                  <w:rFonts w:ascii="宋体" w:eastAsia="宋体" w:hAnsi="宋体" w:cs="宋体" w:hint="eastAsia"/>
                  <w:color w:val="000000"/>
                  <w:kern w:val="0"/>
                  <w:sz w:val="22"/>
                  <w:rPrChange w:id="5870" w:author="zhangph" w:date="2017-06-16T15:02:00Z">
                    <w:rPr>
                      <w:rFonts w:hint="eastAsia"/>
                    </w:rPr>
                  </w:rPrChange>
                </w:rPr>
                <w:t>英文名</w:t>
              </w:r>
            </w:ins>
          </w:p>
        </w:tc>
        <w:tc>
          <w:tcPr>
            <w:tcW w:w="1299"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871" w:author="zhangph" w:date="2017-06-16T15:02:00Z"/>
                <w:rFonts w:ascii="宋体" w:eastAsia="宋体" w:hAnsi="宋体" w:cs="宋体" w:hint="eastAsia"/>
                <w:color w:val="000000"/>
                <w:kern w:val="0"/>
                <w:sz w:val="22"/>
                <w:rPrChange w:id="5872" w:author="zhangph" w:date="2017-06-16T15:02:00Z">
                  <w:rPr>
                    <w:ins w:id="5873" w:author="zhangph" w:date="2017-06-16T15:02:00Z"/>
                    <w:rFonts w:hint="eastAsia"/>
                  </w:rPr>
                </w:rPrChange>
              </w:rPr>
              <w:pPrChange w:id="5874" w:author="zhangph" w:date="2017-06-16T15:02:00Z">
                <w:pPr/>
              </w:pPrChange>
            </w:pPr>
            <w:ins w:id="5875" w:author="zhangph" w:date="2017-06-16T15:02:00Z">
              <w:r w:rsidRPr="00555323">
                <w:rPr>
                  <w:rFonts w:ascii="宋体" w:eastAsia="宋体" w:hAnsi="宋体" w:cs="宋体" w:hint="eastAsia"/>
                  <w:color w:val="000000"/>
                  <w:kern w:val="0"/>
                  <w:sz w:val="22"/>
                  <w:rPrChange w:id="5876" w:author="zhangph" w:date="2017-06-16T15:02:00Z">
                    <w:rPr>
                      <w:rFonts w:hint="eastAsia"/>
                    </w:rPr>
                  </w:rPrChange>
                </w:rPr>
                <w:t>字段</w:t>
              </w:r>
            </w:ins>
          </w:p>
        </w:tc>
        <w:tc>
          <w:tcPr>
            <w:tcW w:w="899"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877" w:author="zhangph" w:date="2017-06-16T15:02:00Z"/>
                <w:rFonts w:ascii="宋体" w:eastAsia="宋体" w:hAnsi="宋体" w:cs="宋体" w:hint="eastAsia"/>
                <w:color w:val="000000"/>
                <w:kern w:val="0"/>
                <w:sz w:val="22"/>
                <w:rPrChange w:id="5878" w:author="zhangph" w:date="2017-06-16T15:02:00Z">
                  <w:rPr>
                    <w:ins w:id="5879" w:author="zhangph" w:date="2017-06-16T15:02:00Z"/>
                    <w:rFonts w:hint="eastAsia"/>
                  </w:rPr>
                </w:rPrChange>
              </w:rPr>
              <w:pPrChange w:id="5880" w:author="zhangph" w:date="2017-06-16T15:02:00Z">
                <w:pPr/>
              </w:pPrChange>
            </w:pPr>
            <w:ins w:id="5881" w:author="zhangph" w:date="2017-06-16T15:02:00Z">
              <w:r w:rsidRPr="00555323">
                <w:rPr>
                  <w:rFonts w:ascii="宋体" w:eastAsia="宋体" w:hAnsi="宋体" w:cs="宋体" w:hint="eastAsia"/>
                  <w:color w:val="000000"/>
                  <w:kern w:val="0"/>
                  <w:sz w:val="22"/>
                  <w:rPrChange w:id="5882" w:author="zhangph" w:date="2017-06-16T15:02:00Z">
                    <w:rPr>
                      <w:rFonts w:hint="eastAsia"/>
                    </w:rPr>
                  </w:rPrChange>
                </w:rPr>
                <w:t>值</w:t>
              </w:r>
            </w:ins>
          </w:p>
        </w:tc>
        <w:tc>
          <w:tcPr>
            <w:tcW w:w="899"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5883" w:author="zhangph" w:date="2017-06-16T15:02:00Z"/>
                <w:rFonts w:ascii="宋体" w:eastAsia="宋体" w:hAnsi="宋体" w:cs="宋体" w:hint="eastAsia"/>
                <w:color w:val="000000"/>
                <w:kern w:val="0"/>
                <w:sz w:val="22"/>
                <w:rPrChange w:id="5884" w:author="zhangph" w:date="2017-06-16T15:02:00Z">
                  <w:rPr>
                    <w:ins w:id="5885" w:author="zhangph" w:date="2017-06-16T15:02:00Z"/>
                    <w:rFonts w:hint="eastAsia"/>
                  </w:rPr>
                </w:rPrChange>
              </w:rPr>
              <w:pPrChange w:id="5886" w:author="zhangph" w:date="2017-06-16T15:02:00Z">
                <w:pPr/>
              </w:pPrChange>
            </w:pPr>
            <w:ins w:id="5887" w:author="zhangph" w:date="2017-06-16T15:02:00Z">
              <w:r w:rsidRPr="00555323">
                <w:rPr>
                  <w:rFonts w:ascii="宋体" w:eastAsia="宋体" w:hAnsi="宋体" w:cs="宋体" w:hint="eastAsia"/>
                  <w:color w:val="000000"/>
                  <w:kern w:val="0"/>
                  <w:sz w:val="22"/>
                  <w:rPrChange w:id="5888" w:author="zhangph" w:date="2017-06-16T15:02:00Z">
                    <w:rPr>
                      <w:rFonts w:hint="eastAsia"/>
                    </w:rPr>
                  </w:rPrChange>
                </w:rPr>
                <w:t>来源</w:t>
              </w:r>
            </w:ins>
          </w:p>
        </w:tc>
      </w:tr>
      <w:tr w:rsidR="00555323" w:rsidRPr="00555323" w:rsidTr="00555323">
        <w:trPr>
          <w:divId w:val="1767573644"/>
          <w:trHeight w:val="210"/>
          <w:ins w:id="5889" w:author="zhangph" w:date="2017-06-16T15:02:00Z"/>
        </w:trPr>
        <w:tc>
          <w:tcPr>
            <w:tcW w:w="65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890" w:author="zhangph" w:date="2017-06-16T15:02:00Z"/>
                <w:rFonts w:ascii="宋体" w:eastAsia="宋体" w:hAnsi="宋体" w:cs="宋体" w:hint="eastAsia"/>
                <w:color w:val="000000"/>
                <w:kern w:val="0"/>
                <w:sz w:val="22"/>
                <w:rPrChange w:id="5891" w:author="zhangph" w:date="2017-06-16T15:02:00Z">
                  <w:rPr>
                    <w:ins w:id="5892" w:author="zhangph" w:date="2017-06-16T15:02:00Z"/>
                    <w:rFonts w:hint="eastAsia"/>
                  </w:rPr>
                </w:rPrChange>
              </w:rPr>
              <w:pPrChange w:id="5893" w:author="zhangph" w:date="2017-06-16T15:02:00Z">
                <w:pPr/>
              </w:pPrChange>
            </w:pPr>
            <w:ins w:id="5894" w:author="zhangph" w:date="2017-06-16T15:02:00Z">
              <w:r w:rsidRPr="00555323">
                <w:rPr>
                  <w:rFonts w:ascii="宋体" w:eastAsia="宋体" w:hAnsi="宋体" w:cs="宋体" w:hint="eastAsia"/>
                  <w:color w:val="000000"/>
                  <w:kern w:val="0"/>
                  <w:sz w:val="22"/>
                  <w:rPrChange w:id="5895" w:author="zhangph" w:date="2017-06-16T15:02:00Z">
                    <w:rPr>
                      <w:rFonts w:hint="eastAsia"/>
                    </w:rPr>
                  </w:rPrChange>
                </w:rPr>
                <w:t>1</w:t>
              </w:r>
            </w:ins>
          </w:p>
        </w:tc>
        <w:tc>
          <w:tcPr>
            <w:tcW w:w="25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896" w:author="zhangph" w:date="2017-06-16T15:02:00Z"/>
                <w:rFonts w:ascii="宋体" w:eastAsia="宋体" w:hAnsi="宋体" w:cs="宋体" w:hint="eastAsia"/>
                <w:color w:val="000000"/>
                <w:kern w:val="0"/>
                <w:sz w:val="22"/>
                <w:rPrChange w:id="5897" w:author="zhangph" w:date="2017-06-16T15:02:00Z">
                  <w:rPr>
                    <w:ins w:id="5898" w:author="zhangph" w:date="2017-06-16T15:02:00Z"/>
                    <w:rFonts w:hint="eastAsia"/>
                  </w:rPr>
                </w:rPrChange>
              </w:rPr>
              <w:pPrChange w:id="5899" w:author="zhangph" w:date="2017-06-16T15:02:00Z">
                <w:pPr/>
              </w:pPrChange>
            </w:pPr>
            <w:ins w:id="5900" w:author="zhangph" w:date="2017-06-16T15:02:00Z">
              <w:r w:rsidRPr="00555323">
                <w:rPr>
                  <w:rFonts w:ascii="宋体" w:eastAsia="宋体" w:hAnsi="宋体" w:cs="宋体" w:hint="eastAsia"/>
                  <w:color w:val="000000"/>
                  <w:kern w:val="0"/>
                  <w:sz w:val="22"/>
                  <w:rPrChange w:id="5901" w:author="zhangph" w:date="2017-06-16T15:02:00Z">
                    <w:rPr>
                      <w:rFonts w:hint="eastAsia"/>
                    </w:rPr>
                  </w:rPrChange>
                </w:rPr>
                <w:t>娱乐场所从业人员</w:t>
              </w:r>
            </w:ins>
          </w:p>
        </w:tc>
        <w:tc>
          <w:tcPr>
            <w:tcW w:w="25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02" w:author="zhangph" w:date="2017-06-16T15:02:00Z"/>
                <w:rFonts w:ascii="宋体" w:eastAsia="宋体" w:hAnsi="宋体" w:cs="宋体" w:hint="eastAsia"/>
                <w:color w:val="000000"/>
                <w:kern w:val="0"/>
                <w:sz w:val="22"/>
                <w:rPrChange w:id="5903" w:author="zhangph" w:date="2017-06-16T15:02:00Z">
                  <w:rPr>
                    <w:ins w:id="5904" w:author="zhangph" w:date="2017-06-16T15:02:00Z"/>
                    <w:rFonts w:hint="eastAsia"/>
                  </w:rPr>
                </w:rPrChange>
              </w:rPr>
              <w:pPrChange w:id="5905" w:author="zhangph" w:date="2017-06-16T15:02:00Z">
                <w:pPr/>
              </w:pPrChange>
            </w:pPr>
            <w:proofErr w:type="spellStart"/>
            <w:ins w:id="5906" w:author="zhangph" w:date="2017-06-16T15:02:00Z">
              <w:r w:rsidRPr="00555323">
                <w:rPr>
                  <w:rFonts w:ascii="宋体" w:eastAsia="宋体" w:hAnsi="宋体" w:cs="宋体" w:hint="eastAsia"/>
                  <w:color w:val="000000"/>
                  <w:kern w:val="0"/>
                  <w:sz w:val="22"/>
                  <w:rPrChange w:id="5907" w:author="zhangph" w:date="2017-06-16T15:02:00Z">
                    <w:rPr>
                      <w:rFonts w:hint="eastAsia"/>
                    </w:rPr>
                  </w:rPrChange>
                </w:rPr>
                <w:t>gazhk_ZAZD_YLCSCYRYXX</w:t>
              </w:r>
              <w:proofErr w:type="spellEnd"/>
            </w:ins>
          </w:p>
        </w:tc>
        <w:tc>
          <w:tcPr>
            <w:tcW w:w="129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08" w:author="zhangph" w:date="2017-06-16T15:02:00Z"/>
                <w:rFonts w:ascii="宋体" w:eastAsia="宋体" w:hAnsi="宋体" w:cs="宋体" w:hint="eastAsia"/>
                <w:color w:val="000000"/>
                <w:kern w:val="0"/>
                <w:sz w:val="22"/>
                <w:rPrChange w:id="5909" w:author="zhangph" w:date="2017-06-16T15:02:00Z">
                  <w:rPr>
                    <w:ins w:id="5910" w:author="zhangph" w:date="2017-06-16T15:02:00Z"/>
                    <w:rFonts w:hint="eastAsia"/>
                  </w:rPr>
                </w:rPrChange>
              </w:rPr>
              <w:pPrChange w:id="5911" w:author="zhangph" w:date="2017-06-16T15:02:00Z">
                <w:pPr/>
              </w:pPrChange>
            </w:pPr>
            <w:ins w:id="5912" w:author="zhangph" w:date="2017-06-16T15:02:00Z">
              <w:r w:rsidRPr="00555323">
                <w:rPr>
                  <w:rFonts w:ascii="宋体" w:eastAsia="宋体" w:hAnsi="宋体" w:cs="宋体" w:hint="eastAsia"/>
                  <w:color w:val="000000"/>
                  <w:kern w:val="0"/>
                  <w:sz w:val="22"/>
                  <w:rPrChange w:id="5913" w:author="zhangph" w:date="2017-06-16T15:02:00Z">
                    <w:rPr>
                      <w:rFonts w:hint="eastAsia"/>
                    </w:rPr>
                  </w:rPrChange>
                </w:rPr>
                <w:t>单位名称</w:t>
              </w:r>
            </w:ins>
          </w:p>
        </w:tc>
        <w:tc>
          <w:tcPr>
            <w:tcW w:w="89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14" w:author="zhangph" w:date="2017-06-16T15:02:00Z"/>
                <w:rFonts w:ascii="宋体" w:eastAsia="宋体" w:hAnsi="宋体" w:cs="宋体" w:hint="eastAsia"/>
                <w:color w:val="000000"/>
                <w:kern w:val="0"/>
                <w:sz w:val="22"/>
                <w:rPrChange w:id="5915" w:author="zhangph" w:date="2017-06-16T15:02:00Z">
                  <w:rPr>
                    <w:ins w:id="5916" w:author="zhangph" w:date="2017-06-16T15:02:00Z"/>
                    <w:rFonts w:hint="eastAsia"/>
                  </w:rPr>
                </w:rPrChange>
              </w:rPr>
              <w:pPrChange w:id="5917" w:author="zhangph" w:date="2017-06-16T15:02:00Z">
                <w:pPr/>
              </w:pPrChange>
            </w:pPr>
            <w:ins w:id="5918" w:author="zhangph" w:date="2017-06-16T15:02:00Z">
              <w:r w:rsidRPr="00555323">
                <w:rPr>
                  <w:rFonts w:ascii="宋体" w:eastAsia="宋体" w:hAnsi="宋体" w:cs="宋体" w:hint="eastAsia"/>
                  <w:color w:val="000000"/>
                  <w:kern w:val="0"/>
                  <w:sz w:val="22"/>
                  <w:rPrChange w:id="5919" w:author="zhangph" w:date="2017-06-16T15:02:00Z">
                    <w:rPr>
                      <w:rFonts w:hint="eastAsia"/>
                    </w:rPr>
                  </w:rPrChange>
                </w:rPr>
                <w:t xml:space="preserve">　</w:t>
              </w:r>
            </w:ins>
          </w:p>
        </w:tc>
        <w:tc>
          <w:tcPr>
            <w:tcW w:w="89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5920" w:author="zhangph" w:date="2017-06-16T15:02:00Z"/>
                <w:rFonts w:ascii="宋体" w:eastAsia="宋体" w:hAnsi="宋体" w:cs="宋体" w:hint="eastAsia"/>
                <w:color w:val="000000"/>
                <w:kern w:val="0"/>
                <w:sz w:val="22"/>
                <w:rPrChange w:id="5921" w:author="zhangph" w:date="2017-06-16T15:02:00Z">
                  <w:rPr>
                    <w:ins w:id="5922" w:author="zhangph" w:date="2017-06-16T15:02:00Z"/>
                    <w:rFonts w:hint="eastAsia"/>
                  </w:rPr>
                </w:rPrChange>
              </w:rPr>
              <w:pPrChange w:id="5923" w:author="zhangph" w:date="2017-06-16T15:02:00Z">
                <w:pPr/>
              </w:pPrChange>
            </w:pPr>
            <w:ins w:id="5924" w:author="zhangph" w:date="2017-06-16T15:02:00Z">
              <w:r w:rsidRPr="00555323">
                <w:rPr>
                  <w:rFonts w:ascii="宋体" w:eastAsia="宋体" w:hAnsi="宋体" w:cs="宋体" w:hint="eastAsia"/>
                  <w:color w:val="000000"/>
                  <w:kern w:val="0"/>
                  <w:sz w:val="22"/>
                  <w:rPrChange w:id="5925" w:author="zhangph" w:date="2017-06-16T15:02:00Z">
                    <w:rPr>
                      <w:rFonts w:hint="eastAsia"/>
                    </w:rPr>
                  </w:rPrChange>
                </w:rPr>
                <w:t>市云</w:t>
              </w:r>
            </w:ins>
          </w:p>
        </w:tc>
      </w:tr>
      <w:tr w:rsidR="00555323" w:rsidRPr="00555323" w:rsidTr="00555323">
        <w:trPr>
          <w:divId w:val="1767573644"/>
          <w:trHeight w:val="210"/>
          <w:ins w:id="5926" w:author="zhangph" w:date="2017-06-16T15:02:00Z"/>
        </w:trPr>
        <w:tc>
          <w:tcPr>
            <w:tcW w:w="652"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5927" w:author="zhangph" w:date="2017-06-16T15:02:00Z"/>
                <w:rFonts w:ascii="宋体" w:eastAsia="宋体" w:hAnsi="宋体" w:cs="宋体"/>
                <w:color w:val="000000"/>
                <w:kern w:val="0"/>
                <w:sz w:val="22"/>
                <w:rPrChange w:id="5928" w:author="zhangph" w:date="2017-06-16T15:02:00Z">
                  <w:rPr>
                    <w:ins w:id="5929" w:author="zhangph" w:date="2017-06-16T15:02:00Z"/>
                  </w:rPr>
                </w:rPrChange>
              </w:rPr>
              <w:pPrChange w:id="5930" w:author="zhangph" w:date="2017-06-16T15:02:00Z">
                <w:pPr/>
              </w:pPrChange>
            </w:pPr>
          </w:p>
        </w:tc>
        <w:tc>
          <w:tcPr>
            <w:tcW w:w="256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931" w:author="zhangph" w:date="2017-06-16T15:02:00Z"/>
                <w:rFonts w:ascii="宋体" w:eastAsia="宋体" w:hAnsi="宋体" w:cs="宋体"/>
                <w:color w:val="000000"/>
                <w:kern w:val="0"/>
                <w:sz w:val="22"/>
                <w:rPrChange w:id="5932" w:author="zhangph" w:date="2017-06-16T15:02:00Z">
                  <w:rPr>
                    <w:ins w:id="5933" w:author="zhangph" w:date="2017-06-16T15:02:00Z"/>
                  </w:rPr>
                </w:rPrChange>
              </w:rPr>
              <w:pPrChange w:id="5934" w:author="zhangph" w:date="2017-06-16T15:02:00Z">
                <w:pPr/>
              </w:pPrChange>
            </w:pPr>
          </w:p>
        </w:tc>
        <w:tc>
          <w:tcPr>
            <w:tcW w:w="253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935" w:author="zhangph" w:date="2017-06-16T15:02:00Z"/>
                <w:rFonts w:ascii="宋体" w:eastAsia="宋体" w:hAnsi="宋体" w:cs="宋体"/>
                <w:color w:val="000000"/>
                <w:kern w:val="0"/>
                <w:sz w:val="22"/>
                <w:rPrChange w:id="5936" w:author="zhangph" w:date="2017-06-16T15:02:00Z">
                  <w:rPr>
                    <w:ins w:id="5937" w:author="zhangph" w:date="2017-06-16T15:02:00Z"/>
                  </w:rPr>
                </w:rPrChange>
              </w:rPr>
              <w:pPrChange w:id="5938" w:author="zhangph" w:date="2017-06-16T15:02:00Z">
                <w:pPr/>
              </w:pPrChange>
            </w:pPr>
          </w:p>
        </w:tc>
        <w:tc>
          <w:tcPr>
            <w:tcW w:w="129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39" w:author="zhangph" w:date="2017-06-16T15:02:00Z"/>
                <w:rFonts w:ascii="宋体" w:eastAsia="宋体" w:hAnsi="宋体" w:cs="宋体" w:hint="eastAsia"/>
                <w:color w:val="000000"/>
                <w:kern w:val="0"/>
                <w:sz w:val="22"/>
                <w:rPrChange w:id="5940" w:author="zhangph" w:date="2017-06-16T15:02:00Z">
                  <w:rPr>
                    <w:ins w:id="5941" w:author="zhangph" w:date="2017-06-16T15:02:00Z"/>
                    <w:rFonts w:hint="eastAsia"/>
                  </w:rPr>
                </w:rPrChange>
              </w:rPr>
              <w:pPrChange w:id="5942" w:author="zhangph" w:date="2017-06-16T15:02:00Z">
                <w:pPr/>
              </w:pPrChange>
            </w:pPr>
            <w:ins w:id="5943" w:author="zhangph" w:date="2017-06-16T15:02:00Z">
              <w:r w:rsidRPr="00555323">
                <w:rPr>
                  <w:rFonts w:ascii="宋体" w:eastAsia="宋体" w:hAnsi="宋体" w:cs="宋体" w:hint="eastAsia"/>
                  <w:color w:val="000000"/>
                  <w:kern w:val="0"/>
                  <w:sz w:val="22"/>
                  <w:rPrChange w:id="5944" w:author="zhangph" w:date="2017-06-16T15:02:00Z">
                    <w:rPr>
                      <w:rFonts w:hint="eastAsia"/>
                    </w:rPr>
                  </w:rPrChange>
                </w:rPr>
                <w:t>身份证号码</w:t>
              </w:r>
            </w:ins>
          </w:p>
        </w:tc>
        <w:tc>
          <w:tcPr>
            <w:tcW w:w="89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45" w:author="zhangph" w:date="2017-06-16T15:02:00Z"/>
                <w:rFonts w:ascii="宋体" w:eastAsia="宋体" w:hAnsi="宋体" w:cs="宋体" w:hint="eastAsia"/>
                <w:color w:val="000000"/>
                <w:kern w:val="0"/>
                <w:sz w:val="22"/>
                <w:rPrChange w:id="5946" w:author="zhangph" w:date="2017-06-16T15:02:00Z">
                  <w:rPr>
                    <w:ins w:id="5947" w:author="zhangph" w:date="2017-06-16T15:02:00Z"/>
                    <w:rFonts w:hint="eastAsia"/>
                  </w:rPr>
                </w:rPrChange>
              </w:rPr>
              <w:pPrChange w:id="5948" w:author="zhangph" w:date="2017-06-16T15:02:00Z">
                <w:pPr/>
              </w:pPrChange>
            </w:pPr>
            <w:ins w:id="5949" w:author="zhangph" w:date="2017-06-16T15:02:00Z">
              <w:r w:rsidRPr="00555323">
                <w:rPr>
                  <w:rFonts w:ascii="宋体" w:eastAsia="宋体" w:hAnsi="宋体" w:cs="宋体" w:hint="eastAsia"/>
                  <w:color w:val="000000"/>
                  <w:kern w:val="0"/>
                  <w:sz w:val="22"/>
                  <w:rPrChange w:id="5950" w:author="zhangph" w:date="2017-06-16T15:02:00Z">
                    <w:rPr>
                      <w:rFonts w:hint="eastAsia"/>
                    </w:rPr>
                  </w:rPrChange>
                </w:rPr>
                <w:t xml:space="preserve">　</w:t>
              </w:r>
            </w:ins>
          </w:p>
        </w:tc>
        <w:tc>
          <w:tcPr>
            <w:tcW w:w="899"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5951" w:author="zhangph" w:date="2017-06-16T15:02:00Z"/>
                <w:rFonts w:ascii="宋体" w:eastAsia="宋体" w:hAnsi="宋体" w:cs="宋体"/>
                <w:color w:val="000000"/>
                <w:kern w:val="0"/>
                <w:sz w:val="22"/>
                <w:rPrChange w:id="5952" w:author="zhangph" w:date="2017-06-16T15:02:00Z">
                  <w:rPr>
                    <w:ins w:id="5953" w:author="zhangph" w:date="2017-06-16T15:02:00Z"/>
                  </w:rPr>
                </w:rPrChange>
              </w:rPr>
              <w:pPrChange w:id="5954" w:author="zhangph" w:date="2017-06-16T15:02:00Z">
                <w:pPr/>
              </w:pPrChange>
            </w:pPr>
          </w:p>
        </w:tc>
      </w:tr>
      <w:tr w:rsidR="00555323" w:rsidRPr="00555323" w:rsidTr="00555323">
        <w:trPr>
          <w:divId w:val="1767573644"/>
          <w:trHeight w:val="210"/>
          <w:ins w:id="5955" w:author="zhangph" w:date="2017-06-16T15:02:00Z"/>
        </w:trPr>
        <w:tc>
          <w:tcPr>
            <w:tcW w:w="65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56" w:author="zhangph" w:date="2017-06-16T15:02:00Z"/>
                <w:rFonts w:ascii="宋体" w:eastAsia="宋体" w:hAnsi="宋体" w:cs="宋体" w:hint="eastAsia"/>
                <w:color w:val="000000"/>
                <w:kern w:val="0"/>
                <w:sz w:val="22"/>
                <w:rPrChange w:id="5957" w:author="zhangph" w:date="2017-06-16T15:02:00Z">
                  <w:rPr>
                    <w:ins w:id="5958" w:author="zhangph" w:date="2017-06-16T15:02:00Z"/>
                    <w:rFonts w:hint="eastAsia"/>
                  </w:rPr>
                </w:rPrChange>
              </w:rPr>
              <w:pPrChange w:id="5959" w:author="zhangph" w:date="2017-06-16T15:02:00Z">
                <w:pPr/>
              </w:pPrChange>
            </w:pPr>
            <w:ins w:id="5960" w:author="zhangph" w:date="2017-06-16T15:02:00Z">
              <w:r w:rsidRPr="00555323">
                <w:rPr>
                  <w:rFonts w:ascii="宋体" w:eastAsia="宋体" w:hAnsi="宋体" w:cs="宋体" w:hint="eastAsia"/>
                  <w:color w:val="000000"/>
                  <w:kern w:val="0"/>
                  <w:sz w:val="22"/>
                  <w:rPrChange w:id="5961" w:author="zhangph" w:date="2017-06-16T15:02:00Z">
                    <w:rPr>
                      <w:rFonts w:hint="eastAsia"/>
                    </w:rPr>
                  </w:rPrChange>
                </w:rPr>
                <w:t>2</w:t>
              </w:r>
            </w:ins>
          </w:p>
        </w:tc>
        <w:tc>
          <w:tcPr>
            <w:tcW w:w="25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62" w:author="zhangph" w:date="2017-06-16T15:02:00Z"/>
                <w:rFonts w:ascii="宋体" w:eastAsia="宋体" w:hAnsi="宋体" w:cs="宋体" w:hint="eastAsia"/>
                <w:color w:val="000000"/>
                <w:kern w:val="0"/>
                <w:sz w:val="22"/>
                <w:rPrChange w:id="5963" w:author="zhangph" w:date="2017-06-16T15:02:00Z">
                  <w:rPr>
                    <w:ins w:id="5964" w:author="zhangph" w:date="2017-06-16T15:02:00Z"/>
                    <w:rFonts w:hint="eastAsia"/>
                  </w:rPr>
                </w:rPrChange>
              </w:rPr>
              <w:pPrChange w:id="5965" w:author="zhangph" w:date="2017-06-16T15:02:00Z">
                <w:pPr/>
              </w:pPrChange>
            </w:pPr>
            <w:ins w:id="5966" w:author="zhangph" w:date="2017-06-16T15:02:00Z">
              <w:r w:rsidRPr="00555323">
                <w:rPr>
                  <w:rFonts w:ascii="宋体" w:eastAsia="宋体" w:hAnsi="宋体" w:cs="宋体" w:hint="eastAsia"/>
                  <w:color w:val="000000"/>
                  <w:kern w:val="0"/>
                  <w:sz w:val="22"/>
                  <w:rPrChange w:id="5967" w:author="zhangph" w:date="2017-06-16T15:02:00Z">
                    <w:rPr>
                      <w:rFonts w:hint="eastAsia"/>
                    </w:rPr>
                  </w:rPrChange>
                </w:rPr>
                <w:t>典当行从业人员</w:t>
              </w:r>
            </w:ins>
          </w:p>
        </w:tc>
        <w:tc>
          <w:tcPr>
            <w:tcW w:w="25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68" w:author="zhangph" w:date="2017-06-16T15:02:00Z"/>
                <w:rFonts w:ascii="宋体" w:eastAsia="宋体" w:hAnsi="宋体" w:cs="宋体" w:hint="eastAsia"/>
                <w:color w:val="000000"/>
                <w:kern w:val="0"/>
                <w:sz w:val="22"/>
                <w:rPrChange w:id="5969" w:author="zhangph" w:date="2017-06-16T15:02:00Z">
                  <w:rPr>
                    <w:ins w:id="5970" w:author="zhangph" w:date="2017-06-16T15:02:00Z"/>
                    <w:rFonts w:hint="eastAsia"/>
                  </w:rPr>
                </w:rPrChange>
              </w:rPr>
              <w:pPrChange w:id="5971" w:author="zhangph" w:date="2017-06-16T15:02:00Z">
                <w:pPr/>
              </w:pPrChange>
            </w:pPr>
            <w:proofErr w:type="spellStart"/>
            <w:ins w:id="5972" w:author="zhangph" w:date="2017-06-16T15:02:00Z">
              <w:r w:rsidRPr="00555323">
                <w:rPr>
                  <w:rFonts w:ascii="宋体" w:eastAsia="宋体" w:hAnsi="宋体" w:cs="宋体" w:hint="eastAsia"/>
                  <w:color w:val="000000"/>
                  <w:kern w:val="0"/>
                  <w:sz w:val="22"/>
                  <w:rPrChange w:id="5973" w:author="zhangph" w:date="2017-06-16T15:02:00Z">
                    <w:rPr>
                      <w:rFonts w:hint="eastAsia"/>
                    </w:rPr>
                  </w:rPrChange>
                </w:rPr>
                <w:t>gazhk_ZAZD_DDHCYRY</w:t>
              </w:r>
              <w:proofErr w:type="spellEnd"/>
            </w:ins>
          </w:p>
        </w:tc>
        <w:tc>
          <w:tcPr>
            <w:tcW w:w="129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74" w:author="zhangph" w:date="2017-06-16T15:02:00Z"/>
                <w:rFonts w:ascii="宋体" w:eastAsia="宋体" w:hAnsi="宋体" w:cs="宋体" w:hint="eastAsia"/>
                <w:color w:val="000000"/>
                <w:kern w:val="0"/>
                <w:sz w:val="22"/>
                <w:rPrChange w:id="5975" w:author="zhangph" w:date="2017-06-16T15:02:00Z">
                  <w:rPr>
                    <w:ins w:id="5976" w:author="zhangph" w:date="2017-06-16T15:02:00Z"/>
                    <w:rFonts w:hint="eastAsia"/>
                  </w:rPr>
                </w:rPrChange>
              </w:rPr>
              <w:pPrChange w:id="5977" w:author="zhangph" w:date="2017-06-16T15:02:00Z">
                <w:pPr/>
              </w:pPrChange>
            </w:pPr>
            <w:ins w:id="5978" w:author="zhangph" w:date="2017-06-16T15:02:00Z">
              <w:r w:rsidRPr="00555323">
                <w:rPr>
                  <w:rFonts w:ascii="宋体" w:eastAsia="宋体" w:hAnsi="宋体" w:cs="宋体" w:hint="eastAsia"/>
                  <w:color w:val="000000"/>
                  <w:kern w:val="0"/>
                  <w:sz w:val="22"/>
                  <w:rPrChange w:id="5979" w:author="zhangph" w:date="2017-06-16T15:02:00Z">
                    <w:rPr>
                      <w:rFonts w:hint="eastAsia"/>
                    </w:rPr>
                  </w:rPrChange>
                </w:rPr>
                <w:t>单位名称</w:t>
              </w:r>
            </w:ins>
          </w:p>
        </w:tc>
        <w:tc>
          <w:tcPr>
            <w:tcW w:w="89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5980" w:author="zhangph" w:date="2017-06-16T15:02:00Z"/>
                <w:rFonts w:ascii="宋体" w:eastAsia="宋体" w:hAnsi="宋体" w:cs="宋体" w:hint="eastAsia"/>
                <w:color w:val="000000"/>
                <w:kern w:val="0"/>
                <w:sz w:val="22"/>
                <w:rPrChange w:id="5981" w:author="zhangph" w:date="2017-06-16T15:02:00Z">
                  <w:rPr>
                    <w:ins w:id="5982" w:author="zhangph" w:date="2017-06-16T15:02:00Z"/>
                    <w:rFonts w:hint="eastAsia"/>
                  </w:rPr>
                </w:rPrChange>
              </w:rPr>
              <w:pPrChange w:id="5983" w:author="zhangph" w:date="2017-06-16T15:02:00Z">
                <w:pPr/>
              </w:pPrChange>
            </w:pPr>
            <w:ins w:id="5984" w:author="zhangph" w:date="2017-06-16T15:02:00Z">
              <w:r w:rsidRPr="00555323">
                <w:rPr>
                  <w:rFonts w:ascii="宋体" w:eastAsia="宋体" w:hAnsi="宋体" w:cs="宋体" w:hint="eastAsia"/>
                  <w:color w:val="000000"/>
                  <w:kern w:val="0"/>
                  <w:sz w:val="22"/>
                  <w:rPrChange w:id="5985" w:author="zhangph" w:date="2017-06-16T15:02:00Z">
                    <w:rPr>
                      <w:rFonts w:hint="eastAsia"/>
                    </w:rPr>
                  </w:rPrChange>
                </w:rPr>
                <w:t xml:space="preserve">　</w:t>
              </w:r>
            </w:ins>
          </w:p>
        </w:tc>
        <w:tc>
          <w:tcPr>
            <w:tcW w:w="89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5986" w:author="zhangph" w:date="2017-06-16T15:02:00Z"/>
                <w:rFonts w:ascii="宋体" w:eastAsia="宋体" w:hAnsi="宋体" w:cs="宋体" w:hint="eastAsia"/>
                <w:color w:val="000000"/>
                <w:kern w:val="0"/>
                <w:sz w:val="22"/>
                <w:rPrChange w:id="5987" w:author="zhangph" w:date="2017-06-16T15:02:00Z">
                  <w:rPr>
                    <w:ins w:id="5988" w:author="zhangph" w:date="2017-06-16T15:02:00Z"/>
                    <w:rFonts w:hint="eastAsia"/>
                  </w:rPr>
                </w:rPrChange>
              </w:rPr>
              <w:pPrChange w:id="5989" w:author="zhangph" w:date="2017-06-16T15:02:00Z">
                <w:pPr/>
              </w:pPrChange>
            </w:pPr>
            <w:ins w:id="5990" w:author="zhangph" w:date="2017-06-16T15:02:00Z">
              <w:r w:rsidRPr="00555323">
                <w:rPr>
                  <w:rFonts w:ascii="宋体" w:eastAsia="宋体" w:hAnsi="宋体" w:cs="宋体" w:hint="eastAsia"/>
                  <w:color w:val="000000"/>
                  <w:kern w:val="0"/>
                  <w:sz w:val="22"/>
                  <w:rPrChange w:id="5991" w:author="zhangph" w:date="2017-06-16T15:02:00Z">
                    <w:rPr>
                      <w:rFonts w:hint="eastAsia"/>
                    </w:rPr>
                  </w:rPrChange>
                </w:rPr>
                <w:t>市云</w:t>
              </w:r>
            </w:ins>
          </w:p>
        </w:tc>
      </w:tr>
      <w:tr w:rsidR="00555323" w:rsidRPr="00555323" w:rsidTr="00555323">
        <w:trPr>
          <w:divId w:val="1767573644"/>
          <w:trHeight w:val="210"/>
          <w:ins w:id="5992" w:author="zhangph" w:date="2017-06-16T15:02:00Z"/>
        </w:trPr>
        <w:tc>
          <w:tcPr>
            <w:tcW w:w="652"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5993" w:author="zhangph" w:date="2017-06-16T15:02:00Z"/>
                <w:rFonts w:ascii="宋体" w:eastAsia="宋体" w:hAnsi="宋体" w:cs="宋体"/>
                <w:color w:val="000000"/>
                <w:kern w:val="0"/>
                <w:sz w:val="22"/>
                <w:rPrChange w:id="5994" w:author="zhangph" w:date="2017-06-16T15:02:00Z">
                  <w:rPr>
                    <w:ins w:id="5995" w:author="zhangph" w:date="2017-06-16T15:02:00Z"/>
                  </w:rPr>
                </w:rPrChange>
              </w:rPr>
              <w:pPrChange w:id="5996" w:author="zhangph" w:date="2017-06-16T15:02:00Z">
                <w:pPr/>
              </w:pPrChange>
            </w:pPr>
          </w:p>
        </w:tc>
        <w:tc>
          <w:tcPr>
            <w:tcW w:w="2563"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5997" w:author="zhangph" w:date="2017-06-16T15:02:00Z"/>
                <w:rFonts w:ascii="宋体" w:eastAsia="宋体" w:hAnsi="宋体" w:cs="宋体"/>
                <w:color w:val="000000"/>
                <w:kern w:val="0"/>
                <w:sz w:val="22"/>
                <w:rPrChange w:id="5998" w:author="zhangph" w:date="2017-06-16T15:02:00Z">
                  <w:rPr>
                    <w:ins w:id="5999" w:author="zhangph" w:date="2017-06-16T15:02:00Z"/>
                  </w:rPr>
                </w:rPrChange>
              </w:rPr>
              <w:pPrChange w:id="6000" w:author="zhangph" w:date="2017-06-16T15:02:00Z">
                <w:pPr/>
              </w:pPrChange>
            </w:pPr>
          </w:p>
        </w:tc>
        <w:tc>
          <w:tcPr>
            <w:tcW w:w="253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001" w:author="zhangph" w:date="2017-06-16T15:02:00Z"/>
                <w:rFonts w:ascii="宋体" w:eastAsia="宋体" w:hAnsi="宋体" w:cs="宋体"/>
                <w:color w:val="000000"/>
                <w:kern w:val="0"/>
                <w:sz w:val="22"/>
                <w:rPrChange w:id="6002" w:author="zhangph" w:date="2017-06-16T15:02:00Z">
                  <w:rPr>
                    <w:ins w:id="6003" w:author="zhangph" w:date="2017-06-16T15:02:00Z"/>
                  </w:rPr>
                </w:rPrChange>
              </w:rPr>
              <w:pPrChange w:id="6004" w:author="zhangph" w:date="2017-06-16T15:02:00Z">
                <w:pPr/>
              </w:pPrChange>
            </w:pPr>
          </w:p>
        </w:tc>
        <w:tc>
          <w:tcPr>
            <w:tcW w:w="129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005" w:author="zhangph" w:date="2017-06-16T15:02:00Z"/>
                <w:rFonts w:ascii="宋体" w:eastAsia="宋体" w:hAnsi="宋体" w:cs="宋体" w:hint="eastAsia"/>
                <w:color w:val="000000"/>
                <w:kern w:val="0"/>
                <w:sz w:val="22"/>
                <w:rPrChange w:id="6006" w:author="zhangph" w:date="2017-06-16T15:02:00Z">
                  <w:rPr>
                    <w:ins w:id="6007" w:author="zhangph" w:date="2017-06-16T15:02:00Z"/>
                    <w:rFonts w:hint="eastAsia"/>
                  </w:rPr>
                </w:rPrChange>
              </w:rPr>
              <w:pPrChange w:id="6008" w:author="zhangph" w:date="2017-06-16T15:02:00Z">
                <w:pPr/>
              </w:pPrChange>
            </w:pPr>
            <w:ins w:id="6009" w:author="zhangph" w:date="2017-06-16T15:02:00Z">
              <w:r w:rsidRPr="00555323">
                <w:rPr>
                  <w:rFonts w:ascii="宋体" w:eastAsia="宋体" w:hAnsi="宋体" w:cs="宋体" w:hint="eastAsia"/>
                  <w:color w:val="000000"/>
                  <w:kern w:val="0"/>
                  <w:sz w:val="22"/>
                  <w:rPrChange w:id="6010" w:author="zhangph" w:date="2017-06-16T15:02:00Z">
                    <w:rPr>
                      <w:rFonts w:hint="eastAsia"/>
                    </w:rPr>
                  </w:rPrChange>
                </w:rPr>
                <w:t>身份证号码</w:t>
              </w:r>
            </w:ins>
          </w:p>
        </w:tc>
        <w:tc>
          <w:tcPr>
            <w:tcW w:w="899"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011" w:author="zhangph" w:date="2017-06-16T15:02:00Z"/>
                <w:rFonts w:ascii="宋体" w:eastAsia="宋体" w:hAnsi="宋体" w:cs="宋体" w:hint="eastAsia"/>
                <w:color w:val="000000"/>
                <w:kern w:val="0"/>
                <w:sz w:val="22"/>
                <w:rPrChange w:id="6012" w:author="zhangph" w:date="2017-06-16T15:02:00Z">
                  <w:rPr>
                    <w:ins w:id="6013" w:author="zhangph" w:date="2017-06-16T15:02:00Z"/>
                    <w:rFonts w:hint="eastAsia"/>
                  </w:rPr>
                </w:rPrChange>
              </w:rPr>
              <w:pPrChange w:id="6014" w:author="zhangph" w:date="2017-06-16T15:02:00Z">
                <w:pPr/>
              </w:pPrChange>
            </w:pPr>
            <w:ins w:id="6015" w:author="zhangph" w:date="2017-06-16T15:02:00Z">
              <w:r w:rsidRPr="00555323">
                <w:rPr>
                  <w:rFonts w:ascii="宋体" w:eastAsia="宋体" w:hAnsi="宋体" w:cs="宋体" w:hint="eastAsia"/>
                  <w:color w:val="000000"/>
                  <w:kern w:val="0"/>
                  <w:sz w:val="22"/>
                  <w:rPrChange w:id="6016" w:author="zhangph" w:date="2017-06-16T15:02:00Z">
                    <w:rPr>
                      <w:rFonts w:hint="eastAsia"/>
                    </w:rPr>
                  </w:rPrChange>
                </w:rPr>
                <w:t xml:space="preserve">　</w:t>
              </w:r>
            </w:ins>
          </w:p>
        </w:tc>
        <w:tc>
          <w:tcPr>
            <w:tcW w:w="899"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6017" w:author="zhangph" w:date="2017-06-16T15:02:00Z"/>
                <w:rFonts w:ascii="宋体" w:eastAsia="宋体" w:hAnsi="宋体" w:cs="宋体"/>
                <w:color w:val="000000"/>
                <w:kern w:val="0"/>
                <w:sz w:val="22"/>
                <w:rPrChange w:id="6018" w:author="zhangph" w:date="2017-06-16T15:02:00Z">
                  <w:rPr>
                    <w:ins w:id="6019" w:author="zhangph" w:date="2017-06-16T15:02:00Z"/>
                  </w:rPr>
                </w:rPrChange>
              </w:rPr>
              <w:pPrChange w:id="6020" w:author="zhangph" w:date="2017-06-16T15:02:00Z">
                <w:pPr/>
              </w:pPrChange>
            </w:pPr>
          </w:p>
        </w:tc>
      </w:tr>
      <w:tr w:rsidR="00555323" w:rsidRPr="00555323" w:rsidTr="00555323">
        <w:trPr>
          <w:divId w:val="1767573644"/>
          <w:trHeight w:val="210"/>
          <w:ins w:id="6021" w:author="zhangph" w:date="2017-06-16T15:02:00Z"/>
        </w:trPr>
        <w:tc>
          <w:tcPr>
            <w:tcW w:w="65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5323" w:rsidRPr="00555323" w:rsidRDefault="00555323" w:rsidP="00555323">
            <w:pPr>
              <w:widowControl/>
              <w:jc w:val="center"/>
              <w:rPr>
                <w:ins w:id="6022" w:author="zhangph" w:date="2017-06-16T15:02:00Z"/>
                <w:rFonts w:ascii="宋体" w:eastAsia="宋体" w:hAnsi="宋体" w:cs="宋体" w:hint="eastAsia"/>
                <w:color w:val="000000"/>
                <w:kern w:val="0"/>
                <w:sz w:val="22"/>
                <w:rPrChange w:id="6023" w:author="zhangph" w:date="2017-06-16T15:02:00Z">
                  <w:rPr>
                    <w:ins w:id="6024" w:author="zhangph" w:date="2017-06-16T15:02:00Z"/>
                    <w:rFonts w:hint="eastAsia"/>
                  </w:rPr>
                </w:rPrChange>
              </w:rPr>
              <w:pPrChange w:id="6025" w:author="zhangph" w:date="2017-06-16T15:02:00Z">
                <w:pPr>
                  <w:jc w:val="center"/>
                </w:pPr>
              </w:pPrChange>
            </w:pPr>
            <w:ins w:id="6026" w:author="zhangph" w:date="2017-06-16T15:02:00Z">
              <w:r w:rsidRPr="00555323">
                <w:rPr>
                  <w:rFonts w:ascii="宋体" w:eastAsia="宋体" w:hAnsi="宋体" w:cs="宋体" w:hint="eastAsia"/>
                  <w:color w:val="000000"/>
                  <w:kern w:val="0"/>
                  <w:sz w:val="22"/>
                  <w:rPrChange w:id="6027" w:author="zhangph" w:date="2017-06-16T15:02:00Z">
                    <w:rPr>
                      <w:rFonts w:hint="eastAsia"/>
                    </w:rPr>
                  </w:rPrChange>
                </w:rPr>
                <w:t>3</w:t>
              </w:r>
            </w:ins>
          </w:p>
        </w:tc>
        <w:tc>
          <w:tcPr>
            <w:tcW w:w="2563"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555323" w:rsidRPr="00555323" w:rsidRDefault="00555323" w:rsidP="00555323">
            <w:pPr>
              <w:widowControl/>
              <w:jc w:val="center"/>
              <w:rPr>
                <w:ins w:id="6028" w:author="zhangph" w:date="2017-06-16T15:02:00Z"/>
                <w:rFonts w:ascii="宋体" w:eastAsia="宋体" w:hAnsi="宋体" w:cs="宋体" w:hint="eastAsia"/>
                <w:color w:val="000000"/>
                <w:kern w:val="0"/>
                <w:sz w:val="22"/>
                <w:rPrChange w:id="6029" w:author="zhangph" w:date="2017-06-16T15:02:00Z">
                  <w:rPr>
                    <w:ins w:id="6030" w:author="zhangph" w:date="2017-06-16T15:02:00Z"/>
                    <w:rFonts w:hint="eastAsia"/>
                  </w:rPr>
                </w:rPrChange>
              </w:rPr>
              <w:pPrChange w:id="6031" w:author="zhangph" w:date="2017-06-16T15:02:00Z">
                <w:pPr>
                  <w:jc w:val="center"/>
                </w:pPr>
              </w:pPrChange>
            </w:pPr>
            <w:ins w:id="6032" w:author="zhangph" w:date="2017-06-16T15:02:00Z">
              <w:r w:rsidRPr="00555323">
                <w:rPr>
                  <w:rFonts w:ascii="宋体" w:eastAsia="宋体" w:hAnsi="宋体" w:cs="宋体" w:hint="eastAsia"/>
                  <w:color w:val="000000"/>
                  <w:kern w:val="0"/>
                  <w:sz w:val="22"/>
                  <w:rPrChange w:id="6033" w:author="zhangph" w:date="2017-06-16T15:02:00Z">
                    <w:rPr>
                      <w:rFonts w:hint="eastAsia"/>
                    </w:rPr>
                  </w:rPrChange>
                </w:rPr>
                <w:t>其它特殊行业人员登记表</w:t>
              </w:r>
            </w:ins>
          </w:p>
        </w:tc>
        <w:tc>
          <w:tcPr>
            <w:tcW w:w="2532"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555323" w:rsidRPr="00555323" w:rsidRDefault="00555323" w:rsidP="00555323">
            <w:pPr>
              <w:widowControl/>
              <w:jc w:val="center"/>
              <w:rPr>
                <w:ins w:id="6034" w:author="zhangph" w:date="2017-06-16T15:02:00Z"/>
                <w:rFonts w:ascii="宋体" w:eastAsia="宋体" w:hAnsi="宋体" w:cs="宋体" w:hint="eastAsia"/>
                <w:color w:val="000000"/>
                <w:kern w:val="0"/>
                <w:sz w:val="22"/>
                <w:rPrChange w:id="6035" w:author="zhangph" w:date="2017-06-16T15:02:00Z">
                  <w:rPr>
                    <w:ins w:id="6036" w:author="zhangph" w:date="2017-06-16T15:02:00Z"/>
                    <w:rFonts w:hint="eastAsia"/>
                  </w:rPr>
                </w:rPrChange>
              </w:rPr>
              <w:pPrChange w:id="6037" w:author="zhangph" w:date="2017-06-16T15:02:00Z">
                <w:pPr>
                  <w:jc w:val="center"/>
                </w:pPr>
              </w:pPrChange>
            </w:pPr>
            <w:ins w:id="6038" w:author="zhangph" w:date="2017-06-16T15:02:00Z">
              <w:r w:rsidRPr="00555323">
                <w:rPr>
                  <w:rFonts w:ascii="宋体" w:eastAsia="宋体" w:hAnsi="宋体" w:cs="宋体" w:hint="eastAsia"/>
                  <w:color w:val="000000"/>
                  <w:kern w:val="0"/>
                  <w:sz w:val="22"/>
                  <w:rPrChange w:id="6039" w:author="zhangph" w:date="2017-06-16T15:02:00Z">
                    <w:rPr>
                      <w:rFonts w:hint="eastAsia"/>
                    </w:rPr>
                  </w:rPrChange>
                </w:rPr>
                <w:t xml:space="preserve">　</w:t>
              </w:r>
            </w:ins>
          </w:p>
        </w:tc>
        <w:tc>
          <w:tcPr>
            <w:tcW w:w="1299"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6040" w:author="zhangph" w:date="2017-06-16T15:02:00Z"/>
                <w:rFonts w:ascii="宋体" w:eastAsia="宋体" w:hAnsi="宋体" w:cs="宋体" w:hint="eastAsia"/>
                <w:color w:val="000000"/>
                <w:kern w:val="0"/>
                <w:sz w:val="22"/>
                <w:rPrChange w:id="6041" w:author="zhangph" w:date="2017-06-16T15:02:00Z">
                  <w:rPr>
                    <w:ins w:id="6042" w:author="zhangph" w:date="2017-06-16T15:02:00Z"/>
                    <w:rFonts w:hint="eastAsia"/>
                  </w:rPr>
                </w:rPrChange>
              </w:rPr>
              <w:pPrChange w:id="6043" w:author="zhangph" w:date="2017-06-16T15:02:00Z">
                <w:pPr>
                  <w:jc w:val="left"/>
                </w:pPr>
              </w:pPrChange>
            </w:pPr>
            <w:ins w:id="6044" w:author="zhangph" w:date="2017-06-16T15:02:00Z">
              <w:r w:rsidRPr="00555323">
                <w:rPr>
                  <w:rFonts w:ascii="宋体" w:eastAsia="宋体" w:hAnsi="宋体" w:cs="宋体" w:hint="eastAsia"/>
                  <w:color w:val="000000"/>
                  <w:kern w:val="0"/>
                  <w:sz w:val="22"/>
                  <w:rPrChange w:id="6045" w:author="zhangph" w:date="2017-06-16T15:02:00Z">
                    <w:rPr>
                      <w:rFonts w:hint="eastAsia"/>
                    </w:rPr>
                  </w:rPrChange>
                </w:rPr>
                <w:t>单位名称</w:t>
              </w:r>
            </w:ins>
          </w:p>
        </w:tc>
        <w:tc>
          <w:tcPr>
            <w:tcW w:w="899"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6046" w:author="zhangph" w:date="2017-06-16T15:02:00Z"/>
                <w:rFonts w:ascii="宋体" w:eastAsia="宋体" w:hAnsi="宋体" w:cs="宋体" w:hint="eastAsia"/>
                <w:color w:val="000000"/>
                <w:kern w:val="0"/>
                <w:sz w:val="22"/>
                <w:rPrChange w:id="6047" w:author="zhangph" w:date="2017-06-16T15:02:00Z">
                  <w:rPr>
                    <w:ins w:id="6048" w:author="zhangph" w:date="2017-06-16T15:02:00Z"/>
                    <w:rFonts w:hint="eastAsia"/>
                  </w:rPr>
                </w:rPrChange>
              </w:rPr>
              <w:pPrChange w:id="6049" w:author="zhangph" w:date="2017-06-16T15:02:00Z">
                <w:pPr/>
              </w:pPrChange>
            </w:pPr>
            <w:ins w:id="6050" w:author="zhangph" w:date="2017-06-16T15:02:00Z">
              <w:r w:rsidRPr="00555323">
                <w:rPr>
                  <w:rFonts w:ascii="宋体" w:eastAsia="宋体" w:hAnsi="宋体" w:cs="宋体" w:hint="eastAsia"/>
                  <w:color w:val="000000"/>
                  <w:kern w:val="0"/>
                  <w:sz w:val="22"/>
                  <w:rPrChange w:id="6051" w:author="zhangph" w:date="2017-06-16T15:02:00Z">
                    <w:rPr>
                      <w:rFonts w:hint="eastAsia"/>
                    </w:rPr>
                  </w:rPrChange>
                </w:rPr>
                <w:t xml:space="preserve">　</w:t>
              </w:r>
            </w:ins>
          </w:p>
        </w:tc>
        <w:tc>
          <w:tcPr>
            <w:tcW w:w="899" w:type="dxa"/>
            <w:vMerge w:val="restart"/>
            <w:tcBorders>
              <w:top w:val="nil"/>
              <w:left w:val="single" w:sz="4" w:space="0" w:color="auto"/>
              <w:bottom w:val="single" w:sz="8" w:space="0" w:color="000000"/>
              <w:right w:val="single" w:sz="8" w:space="0" w:color="auto"/>
            </w:tcBorders>
            <w:shd w:val="clear" w:color="000000" w:fill="FFFF00"/>
            <w:noWrap/>
            <w:vAlign w:val="center"/>
            <w:hideMark/>
          </w:tcPr>
          <w:p w:rsidR="00555323" w:rsidRPr="00555323" w:rsidRDefault="00555323" w:rsidP="00555323">
            <w:pPr>
              <w:widowControl/>
              <w:jc w:val="center"/>
              <w:rPr>
                <w:ins w:id="6052" w:author="zhangph" w:date="2017-06-16T15:02:00Z"/>
                <w:rFonts w:ascii="宋体" w:eastAsia="宋体" w:hAnsi="宋体" w:cs="宋体" w:hint="eastAsia"/>
                <w:color w:val="000000"/>
                <w:kern w:val="0"/>
                <w:sz w:val="22"/>
                <w:rPrChange w:id="6053" w:author="zhangph" w:date="2017-06-16T15:02:00Z">
                  <w:rPr>
                    <w:ins w:id="6054" w:author="zhangph" w:date="2017-06-16T15:02:00Z"/>
                    <w:rFonts w:hint="eastAsia"/>
                  </w:rPr>
                </w:rPrChange>
              </w:rPr>
              <w:pPrChange w:id="6055" w:author="zhangph" w:date="2017-06-16T15:02:00Z">
                <w:pPr>
                  <w:jc w:val="center"/>
                </w:pPr>
              </w:pPrChange>
            </w:pPr>
            <w:ins w:id="6056" w:author="zhangph" w:date="2017-06-16T15:02:00Z">
              <w:r w:rsidRPr="00555323">
                <w:rPr>
                  <w:rFonts w:ascii="宋体" w:eastAsia="宋体" w:hAnsi="宋体" w:cs="宋体" w:hint="eastAsia"/>
                  <w:color w:val="000000"/>
                  <w:kern w:val="0"/>
                  <w:sz w:val="22"/>
                  <w:rPrChange w:id="6057" w:author="zhangph" w:date="2017-06-16T15:02:00Z">
                    <w:rPr>
                      <w:rFonts w:hint="eastAsia"/>
                    </w:rPr>
                  </w:rPrChange>
                </w:rPr>
                <w:t>待采集</w:t>
              </w:r>
            </w:ins>
          </w:p>
        </w:tc>
      </w:tr>
      <w:tr w:rsidR="00555323" w:rsidRPr="00555323" w:rsidTr="00555323">
        <w:trPr>
          <w:divId w:val="1767573644"/>
          <w:trHeight w:val="222"/>
          <w:ins w:id="6058" w:author="zhangph" w:date="2017-06-16T15:02:00Z"/>
        </w:trPr>
        <w:tc>
          <w:tcPr>
            <w:tcW w:w="652"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6059" w:author="zhangph" w:date="2017-06-16T15:02:00Z"/>
                <w:rFonts w:ascii="宋体" w:eastAsia="宋体" w:hAnsi="宋体" w:cs="宋体"/>
                <w:color w:val="000000"/>
                <w:kern w:val="0"/>
                <w:sz w:val="22"/>
                <w:rPrChange w:id="6060" w:author="zhangph" w:date="2017-06-16T15:02:00Z">
                  <w:rPr>
                    <w:ins w:id="6061" w:author="zhangph" w:date="2017-06-16T15:02:00Z"/>
                  </w:rPr>
                </w:rPrChange>
              </w:rPr>
              <w:pPrChange w:id="6062" w:author="zhangph" w:date="2017-06-16T15:02:00Z">
                <w:pPr/>
              </w:pPrChange>
            </w:pPr>
          </w:p>
        </w:tc>
        <w:tc>
          <w:tcPr>
            <w:tcW w:w="2563"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6063" w:author="zhangph" w:date="2017-06-16T15:02:00Z"/>
                <w:rFonts w:ascii="宋体" w:eastAsia="宋体" w:hAnsi="宋体" w:cs="宋体"/>
                <w:color w:val="000000"/>
                <w:kern w:val="0"/>
                <w:sz w:val="22"/>
                <w:rPrChange w:id="6064" w:author="zhangph" w:date="2017-06-16T15:02:00Z">
                  <w:rPr>
                    <w:ins w:id="6065" w:author="zhangph" w:date="2017-06-16T15:02:00Z"/>
                  </w:rPr>
                </w:rPrChange>
              </w:rPr>
              <w:pPrChange w:id="6066" w:author="zhangph" w:date="2017-06-16T15:02:00Z">
                <w:pPr/>
              </w:pPrChange>
            </w:pPr>
          </w:p>
        </w:tc>
        <w:tc>
          <w:tcPr>
            <w:tcW w:w="2532"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6067" w:author="zhangph" w:date="2017-06-16T15:02:00Z"/>
                <w:rFonts w:ascii="宋体" w:eastAsia="宋体" w:hAnsi="宋体" w:cs="宋体"/>
                <w:color w:val="000000"/>
                <w:kern w:val="0"/>
                <w:sz w:val="22"/>
                <w:rPrChange w:id="6068" w:author="zhangph" w:date="2017-06-16T15:02:00Z">
                  <w:rPr>
                    <w:ins w:id="6069" w:author="zhangph" w:date="2017-06-16T15:02:00Z"/>
                  </w:rPr>
                </w:rPrChange>
              </w:rPr>
              <w:pPrChange w:id="6070" w:author="zhangph" w:date="2017-06-16T15:02:00Z">
                <w:pPr/>
              </w:pPrChange>
            </w:pPr>
          </w:p>
        </w:tc>
        <w:tc>
          <w:tcPr>
            <w:tcW w:w="1299" w:type="dxa"/>
            <w:tcBorders>
              <w:top w:val="nil"/>
              <w:left w:val="nil"/>
              <w:bottom w:val="single" w:sz="8" w:space="0" w:color="auto"/>
              <w:right w:val="single" w:sz="4" w:space="0" w:color="auto"/>
            </w:tcBorders>
            <w:shd w:val="clear" w:color="000000" w:fill="FFFF00"/>
            <w:noWrap/>
            <w:vAlign w:val="center"/>
            <w:hideMark/>
          </w:tcPr>
          <w:p w:rsidR="00555323" w:rsidRPr="00555323" w:rsidRDefault="00555323" w:rsidP="00555323">
            <w:pPr>
              <w:widowControl/>
              <w:jc w:val="left"/>
              <w:rPr>
                <w:ins w:id="6071" w:author="zhangph" w:date="2017-06-16T15:02:00Z"/>
                <w:rFonts w:ascii="宋体" w:eastAsia="宋体" w:hAnsi="宋体" w:cs="宋体" w:hint="eastAsia"/>
                <w:color w:val="000000"/>
                <w:kern w:val="0"/>
                <w:sz w:val="22"/>
                <w:rPrChange w:id="6072" w:author="zhangph" w:date="2017-06-16T15:02:00Z">
                  <w:rPr>
                    <w:ins w:id="6073" w:author="zhangph" w:date="2017-06-16T15:02:00Z"/>
                    <w:rFonts w:hint="eastAsia"/>
                  </w:rPr>
                </w:rPrChange>
              </w:rPr>
              <w:pPrChange w:id="6074" w:author="zhangph" w:date="2017-06-16T15:02:00Z">
                <w:pPr>
                  <w:jc w:val="left"/>
                </w:pPr>
              </w:pPrChange>
            </w:pPr>
            <w:ins w:id="6075" w:author="zhangph" w:date="2017-06-16T15:02:00Z">
              <w:r w:rsidRPr="00555323">
                <w:rPr>
                  <w:rFonts w:ascii="宋体" w:eastAsia="宋体" w:hAnsi="宋体" w:cs="宋体" w:hint="eastAsia"/>
                  <w:color w:val="000000"/>
                  <w:kern w:val="0"/>
                  <w:sz w:val="22"/>
                  <w:rPrChange w:id="6076" w:author="zhangph" w:date="2017-06-16T15:02:00Z">
                    <w:rPr>
                      <w:rFonts w:hint="eastAsia"/>
                    </w:rPr>
                  </w:rPrChange>
                </w:rPr>
                <w:t>身份证号码</w:t>
              </w:r>
            </w:ins>
          </w:p>
        </w:tc>
        <w:tc>
          <w:tcPr>
            <w:tcW w:w="899" w:type="dxa"/>
            <w:tcBorders>
              <w:top w:val="nil"/>
              <w:left w:val="nil"/>
              <w:bottom w:val="single" w:sz="8" w:space="0" w:color="auto"/>
              <w:right w:val="single" w:sz="4" w:space="0" w:color="auto"/>
            </w:tcBorders>
            <w:shd w:val="clear" w:color="000000" w:fill="FFFF00"/>
            <w:noWrap/>
            <w:vAlign w:val="bottom"/>
            <w:hideMark/>
          </w:tcPr>
          <w:p w:rsidR="00555323" w:rsidRPr="00555323" w:rsidRDefault="00555323" w:rsidP="00555323">
            <w:pPr>
              <w:widowControl/>
              <w:jc w:val="left"/>
              <w:rPr>
                <w:ins w:id="6077" w:author="zhangph" w:date="2017-06-16T15:02:00Z"/>
                <w:rFonts w:ascii="宋体" w:eastAsia="宋体" w:hAnsi="宋体" w:cs="宋体" w:hint="eastAsia"/>
                <w:color w:val="000000"/>
                <w:kern w:val="0"/>
                <w:sz w:val="22"/>
                <w:rPrChange w:id="6078" w:author="zhangph" w:date="2017-06-16T15:02:00Z">
                  <w:rPr>
                    <w:ins w:id="6079" w:author="zhangph" w:date="2017-06-16T15:02:00Z"/>
                    <w:rFonts w:hint="eastAsia"/>
                  </w:rPr>
                </w:rPrChange>
              </w:rPr>
              <w:pPrChange w:id="6080" w:author="zhangph" w:date="2017-06-16T15:02:00Z">
                <w:pPr/>
              </w:pPrChange>
            </w:pPr>
            <w:ins w:id="6081" w:author="zhangph" w:date="2017-06-16T15:02:00Z">
              <w:r w:rsidRPr="00555323">
                <w:rPr>
                  <w:rFonts w:ascii="宋体" w:eastAsia="宋体" w:hAnsi="宋体" w:cs="宋体" w:hint="eastAsia"/>
                  <w:color w:val="000000"/>
                  <w:kern w:val="0"/>
                  <w:sz w:val="22"/>
                  <w:rPrChange w:id="6082" w:author="zhangph" w:date="2017-06-16T15:02:00Z">
                    <w:rPr>
                      <w:rFonts w:hint="eastAsia"/>
                    </w:rPr>
                  </w:rPrChange>
                </w:rPr>
                <w:t xml:space="preserve">　</w:t>
              </w:r>
            </w:ins>
          </w:p>
        </w:tc>
        <w:tc>
          <w:tcPr>
            <w:tcW w:w="899" w:type="dxa"/>
            <w:vMerge/>
            <w:tcBorders>
              <w:top w:val="nil"/>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6083" w:author="zhangph" w:date="2017-06-16T15:02:00Z"/>
                <w:rFonts w:ascii="宋体" w:eastAsia="宋体" w:hAnsi="宋体" w:cs="宋体"/>
                <w:color w:val="000000"/>
                <w:kern w:val="0"/>
                <w:sz w:val="22"/>
                <w:rPrChange w:id="6084" w:author="zhangph" w:date="2017-06-16T15:02:00Z">
                  <w:rPr>
                    <w:ins w:id="6085" w:author="zhangph" w:date="2017-06-16T15:02:00Z"/>
                  </w:rPr>
                </w:rPrChange>
              </w:rPr>
              <w:pPrChange w:id="6086" w:author="zhangph" w:date="2017-06-16T15:02:00Z">
                <w:pPr/>
              </w:pPrChange>
            </w:pPr>
          </w:p>
        </w:tc>
      </w:tr>
    </w:tbl>
    <w:p w:rsidR="00F22C6A" w:rsidRPr="00F22C6A" w:rsidDel="00555323" w:rsidRDefault="00F22C6A" w:rsidP="00555323">
      <w:pPr>
        <w:pStyle w:val="11"/>
        <w:numPr>
          <w:ilvl w:val="0"/>
          <w:numId w:val="2"/>
        </w:numPr>
        <w:ind w:firstLine="480"/>
        <w:rPr>
          <w:del w:id="6087" w:author="zhangph" w:date="2017-06-16T15:02:00Z"/>
          <w:rFonts w:ascii="华文细黑" w:eastAsia="华文细黑" w:hAnsi="华文细黑" w:cs="宋体"/>
          <w:kern w:val="0"/>
          <w:sz w:val="24"/>
        </w:rPr>
        <w:pPrChange w:id="6088" w:author="zhangph" w:date="2017-06-16T15:02:00Z">
          <w:pPr>
            <w:pStyle w:val="11"/>
            <w:numPr>
              <w:numId w:val="2"/>
            </w:numPr>
            <w:ind w:left="420" w:firstLine="480"/>
          </w:pPr>
        </w:pPrChange>
      </w:pPr>
    </w:p>
    <w:tbl>
      <w:tblPr>
        <w:tblW w:w="8844" w:type="dxa"/>
        <w:tblLook w:val="04A0" w:firstRow="1" w:lastRow="0" w:firstColumn="1" w:lastColumn="0" w:noHBand="0" w:noVBand="1"/>
      </w:tblPr>
      <w:tblGrid>
        <w:gridCol w:w="652"/>
        <w:gridCol w:w="2563"/>
        <w:gridCol w:w="2532"/>
        <w:gridCol w:w="1299"/>
        <w:gridCol w:w="899"/>
        <w:gridCol w:w="899"/>
      </w:tblGrid>
      <w:tr w:rsidR="00F22C6A" w:rsidRPr="00F22C6A" w:rsidDel="00555323" w:rsidTr="00F22C6A">
        <w:trPr>
          <w:divId w:val="108622572"/>
          <w:trHeight w:val="210"/>
          <w:del w:id="6089" w:author="zhangph" w:date="2017-06-16T15:02:00Z"/>
        </w:trPr>
        <w:tc>
          <w:tcPr>
            <w:tcW w:w="6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090" w:author="zhangph" w:date="2017-06-16T15:02:00Z"/>
                <w:rFonts w:ascii="宋体" w:eastAsia="宋体" w:hAnsi="宋体" w:cs="宋体"/>
                <w:color w:val="000000"/>
                <w:kern w:val="0"/>
                <w:sz w:val="22"/>
              </w:rPr>
            </w:pPr>
            <w:del w:id="6091" w:author="zhangph" w:date="2017-06-16T15:02:00Z">
              <w:r w:rsidRPr="00F22C6A" w:rsidDel="00555323">
                <w:rPr>
                  <w:rFonts w:ascii="宋体" w:eastAsia="宋体" w:hAnsi="宋体" w:cs="宋体" w:hint="eastAsia"/>
                  <w:color w:val="000000"/>
                  <w:kern w:val="0"/>
                  <w:sz w:val="22"/>
                </w:rPr>
                <w:delText>序号</w:delText>
              </w:r>
            </w:del>
          </w:p>
        </w:tc>
        <w:tc>
          <w:tcPr>
            <w:tcW w:w="256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092" w:author="zhangph" w:date="2017-06-16T15:02:00Z"/>
                <w:rFonts w:ascii="宋体" w:eastAsia="宋体" w:hAnsi="宋体" w:cs="宋体"/>
                <w:color w:val="000000"/>
                <w:kern w:val="0"/>
                <w:sz w:val="22"/>
              </w:rPr>
            </w:pPr>
            <w:del w:id="6093" w:author="zhangph" w:date="2017-06-16T15:02:00Z">
              <w:r w:rsidRPr="00F22C6A" w:rsidDel="00555323">
                <w:rPr>
                  <w:rFonts w:ascii="宋体" w:eastAsia="宋体" w:hAnsi="宋体" w:cs="宋体" w:hint="eastAsia"/>
                  <w:color w:val="000000"/>
                  <w:kern w:val="0"/>
                  <w:sz w:val="22"/>
                </w:rPr>
                <w:delText>表名</w:delText>
              </w:r>
            </w:del>
          </w:p>
        </w:tc>
        <w:tc>
          <w:tcPr>
            <w:tcW w:w="2532"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094" w:author="zhangph" w:date="2017-06-16T15:02:00Z"/>
                <w:rFonts w:ascii="宋体" w:eastAsia="宋体" w:hAnsi="宋体" w:cs="宋体"/>
                <w:color w:val="000000"/>
                <w:kern w:val="0"/>
                <w:sz w:val="22"/>
              </w:rPr>
            </w:pPr>
            <w:del w:id="6095" w:author="zhangph" w:date="2017-06-16T15:02:00Z">
              <w:r w:rsidRPr="00F22C6A" w:rsidDel="00555323">
                <w:rPr>
                  <w:rFonts w:ascii="宋体" w:eastAsia="宋体" w:hAnsi="宋体" w:cs="宋体" w:hint="eastAsia"/>
                  <w:color w:val="000000"/>
                  <w:kern w:val="0"/>
                  <w:sz w:val="22"/>
                </w:rPr>
                <w:delText>英文名</w:delText>
              </w:r>
            </w:del>
          </w:p>
        </w:tc>
        <w:tc>
          <w:tcPr>
            <w:tcW w:w="1299"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096" w:author="zhangph" w:date="2017-06-16T15:02:00Z"/>
                <w:rFonts w:ascii="宋体" w:eastAsia="宋体" w:hAnsi="宋体" w:cs="宋体"/>
                <w:color w:val="000000"/>
                <w:kern w:val="0"/>
                <w:sz w:val="22"/>
              </w:rPr>
            </w:pPr>
            <w:del w:id="6097" w:author="zhangph" w:date="2017-06-16T15:02:00Z">
              <w:r w:rsidRPr="00F22C6A" w:rsidDel="00555323">
                <w:rPr>
                  <w:rFonts w:ascii="宋体" w:eastAsia="宋体" w:hAnsi="宋体" w:cs="宋体" w:hint="eastAsia"/>
                  <w:color w:val="000000"/>
                  <w:kern w:val="0"/>
                  <w:sz w:val="22"/>
                </w:rPr>
                <w:delText>字段</w:delText>
              </w:r>
            </w:del>
          </w:p>
        </w:tc>
        <w:tc>
          <w:tcPr>
            <w:tcW w:w="899"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098" w:author="zhangph" w:date="2017-06-16T15:02:00Z"/>
                <w:rFonts w:ascii="宋体" w:eastAsia="宋体" w:hAnsi="宋体" w:cs="宋体"/>
                <w:color w:val="000000"/>
                <w:kern w:val="0"/>
                <w:sz w:val="22"/>
              </w:rPr>
            </w:pPr>
            <w:del w:id="6099" w:author="zhangph" w:date="2017-06-16T15:02:00Z">
              <w:r w:rsidRPr="00F22C6A" w:rsidDel="00555323">
                <w:rPr>
                  <w:rFonts w:ascii="宋体" w:eastAsia="宋体" w:hAnsi="宋体" w:cs="宋体" w:hint="eastAsia"/>
                  <w:color w:val="000000"/>
                  <w:kern w:val="0"/>
                  <w:sz w:val="22"/>
                </w:rPr>
                <w:delText>值</w:delText>
              </w:r>
            </w:del>
          </w:p>
        </w:tc>
        <w:tc>
          <w:tcPr>
            <w:tcW w:w="899"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6100" w:author="zhangph" w:date="2017-06-16T15:02:00Z"/>
                <w:rFonts w:ascii="宋体" w:eastAsia="宋体" w:hAnsi="宋体" w:cs="宋体"/>
                <w:color w:val="000000"/>
                <w:kern w:val="0"/>
                <w:sz w:val="22"/>
              </w:rPr>
            </w:pPr>
            <w:del w:id="6101"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108622572"/>
          <w:trHeight w:val="210"/>
          <w:del w:id="6102" w:author="zhangph" w:date="2017-06-16T15:02:00Z"/>
        </w:trPr>
        <w:tc>
          <w:tcPr>
            <w:tcW w:w="65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03" w:author="zhangph" w:date="2017-06-16T15:02:00Z"/>
                <w:rFonts w:ascii="宋体" w:eastAsia="宋体" w:hAnsi="宋体" w:cs="宋体"/>
                <w:color w:val="000000"/>
                <w:kern w:val="0"/>
                <w:sz w:val="22"/>
              </w:rPr>
            </w:pPr>
            <w:del w:id="6104" w:author="zhangph" w:date="2017-06-16T15:02:00Z">
              <w:r w:rsidRPr="00F22C6A" w:rsidDel="00555323">
                <w:rPr>
                  <w:rFonts w:ascii="宋体" w:eastAsia="宋体" w:hAnsi="宋体" w:cs="宋体" w:hint="eastAsia"/>
                  <w:color w:val="000000"/>
                  <w:kern w:val="0"/>
                  <w:sz w:val="22"/>
                </w:rPr>
                <w:delText>1</w:delText>
              </w:r>
            </w:del>
          </w:p>
        </w:tc>
        <w:tc>
          <w:tcPr>
            <w:tcW w:w="25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05" w:author="zhangph" w:date="2017-06-16T15:02:00Z"/>
                <w:rFonts w:ascii="宋体" w:eastAsia="宋体" w:hAnsi="宋体" w:cs="宋体"/>
                <w:color w:val="000000"/>
                <w:kern w:val="0"/>
                <w:sz w:val="22"/>
              </w:rPr>
            </w:pPr>
            <w:del w:id="6106" w:author="zhangph" w:date="2017-06-16T15:02:00Z">
              <w:r w:rsidRPr="00F22C6A" w:rsidDel="00555323">
                <w:rPr>
                  <w:rFonts w:ascii="宋体" w:eastAsia="宋体" w:hAnsi="宋体" w:cs="宋体" w:hint="eastAsia"/>
                  <w:color w:val="000000"/>
                  <w:kern w:val="0"/>
                  <w:sz w:val="22"/>
                </w:rPr>
                <w:delText>娱乐场所从业人员</w:delText>
              </w:r>
            </w:del>
          </w:p>
        </w:tc>
        <w:tc>
          <w:tcPr>
            <w:tcW w:w="25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07" w:author="zhangph" w:date="2017-06-16T15:02:00Z"/>
                <w:rFonts w:ascii="宋体" w:eastAsia="宋体" w:hAnsi="宋体" w:cs="宋体"/>
                <w:color w:val="000000"/>
                <w:kern w:val="0"/>
                <w:sz w:val="22"/>
              </w:rPr>
            </w:pPr>
            <w:del w:id="6108" w:author="zhangph" w:date="2017-06-16T15:02:00Z">
              <w:r w:rsidRPr="00F22C6A" w:rsidDel="00555323">
                <w:rPr>
                  <w:rFonts w:ascii="宋体" w:eastAsia="宋体" w:hAnsi="宋体" w:cs="宋体" w:hint="eastAsia"/>
                  <w:color w:val="000000"/>
                  <w:kern w:val="0"/>
                  <w:sz w:val="22"/>
                </w:rPr>
                <w:delText>gazhk_ZAZD_YLCSCYRYXX</w:delText>
              </w:r>
            </w:del>
          </w:p>
        </w:tc>
        <w:tc>
          <w:tcPr>
            <w:tcW w:w="129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09" w:author="zhangph" w:date="2017-06-16T15:02:00Z"/>
                <w:rFonts w:ascii="宋体" w:eastAsia="宋体" w:hAnsi="宋体" w:cs="宋体"/>
                <w:color w:val="000000"/>
                <w:kern w:val="0"/>
                <w:sz w:val="22"/>
              </w:rPr>
            </w:pPr>
            <w:del w:id="6110" w:author="zhangph" w:date="2017-06-16T15:02:00Z">
              <w:r w:rsidRPr="00F22C6A" w:rsidDel="00555323">
                <w:rPr>
                  <w:rFonts w:ascii="宋体" w:eastAsia="宋体" w:hAnsi="宋体" w:cs="宋体" w:hint="eastAsia"/>
                  <w:color w:val="000000"/>
                  <w:kern w:val="0"/>
                  <w:sz w:val="22"/>
                </w:rPr>
                <w:delText>单位名称</w:delText>
              </w:r>
            </w:del>
          </w:p>
        </w:tc>
        <w:tc>
          <w:tcPr>
            <w:tcW w:w="89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11" w:author="zhangph" w:date="2017-06-16T15:02:00Z"/>
                <w:rFonts w:ascii="宋体" w:eastAsia="宋体" w:hAnsi="宋体" w:cs="宋体"/>
                <w:color w:val="000000"/>
                <w:kern w:val="0"/>
                <w:sz w:val="22"/>
              </w:rPr>
            </w:pPr>
            <w:del w:id="6112" w:author="zhangph" w:date="2017-06-16T15:02:00Z">
              <w:r w:rsidRPr="00F22C6A" w:rsidDel="00555323">
                <w:rPr>
                  <w:rFonts w:ascii="宋体" w:eastAsia="宋体" w:hAnsi="宋体" w:cs="宋体" w:hint="eastAsia"/>
                  <w:color w:val="000000"/>
                  <w:kern w:val="0"/>
                  <w:sz w:val="22"/>
                </w:rPr>
                <w:delText xml:space="preserve">　</w:delText>
              </w:r>
            </w:del>
          </w:p>
        </w:tc>
        <w:tc>
          <w:tcPr>
            <w:tcW w:w="89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6113" w:author="zhangph" w:date="2017-06-16T15:02:00Z"/>
                <w:rFonts w:ascii="宋体" w:eastAsia="宋体" w:hAnsi="宋体" w:cs="宋体"/>
                <w:color w:val="000000"/>
                <w:kern w:val="0"/>
                <w:sz w:val="22"/>
              </w:rPr>
            </w:pPr>
            <w:del w:id="6114"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108622572"/>
          <w:trHeight w:val="210"/>
          <w:del w:id="6115" w:author="zhangph" w:date="2017-06-16T15:02:00Z"/>
        </w:trPr>
        <w:tc>
          <w:tcPr>
            <w:tcW w:w="652"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116" w:author="zhangph" w:date="2017-06-16T15:02:00Z"/>
                <w:rFonts w:ascii="宋体" w:eastAsia="宋体" w:hAnsi="宋体" w:cs="宋体"/>
                <w:color w:val="000000"/>
                <w:kern w:val="0"/>
                <w:sz w:val="22"/>
              </w:rPr>
            </w:pPr>
          </w:p>
        </w:tc>
        <w:tc>
          <w:tcPr>
            <w:tcW w:w="256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117" w:author="zhangph" w:date="2017-06-16T15:02:00Z"/>
                <w:rFonts w:ascii="宋体" w:eastAsia="宋体" w:hAnsi="宋体" w:cs="宋体"/>
                <w:color w:val="000000"/>
                <w:kern w:val="0"/>
                <w:sz w:val="22"/>
              </w:rPr>
            </w:pPr>
          </w:p>
        </w:tc>
        <w:tc>
          <w:tcPr>
            <w:tcW w:w="253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118" w:author="zhangph" w:date="2017-06-16T15:02:00Z"/>
                <w:rFonts w:ascii="宋体" w:eastAsia="宋体" w:hAnsi="宋体" w:cs="宋体"/>
                <w:color w:val="000000"/>
                <w:kern w:val="0"/>
                <w:sz w:val="22"/>
              </w:rPr>
            </w:pPr>
          </w:p>
        </w:tc>
        <w:tc>
          <w:tcPr>
            <w:tcW w:w="129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19" w:author="zhangph" w:date="2017-06-16T15:02:00Z"/>
                <w:rFonts w:ascii="宋体" w:eastAsia="宋体" w:hAnsi="宋体" w:cs="宋体"/>
                <w:color w:val="000000"/>
                <w:kern w:val="0"/>
                <w:sz w:val="22"/>
              </w:rPr>
            </w:pPr>
            <w:del w:id="6120" w:author="zhangph" w:date="2017-06-16T15:02:00Z">
              <w:r w:rsidRPr="00F22C6A" w:rsidDel="00555323">
                <w:rPr>
                  <w:rFonts w:ascii="宋体" w:eastAsia="宋体" w:hAnsi="宋体" w:cs="宋体" w:hint="eastAsia"/>
                  <w:color w:val="000000"/>
                  <w:kern w:val="0"/>
                  <w:sz w:val="22"/>
                </w:rPr>
                <w:delText>身份证号码</w:delText>
              </w:r>
            </w:del>
          </w:p>
        </w:tc>
        <w:tc>
          <w:tcPr>
            <w:tcW w:w="89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21" w:author="zhangph" w:date="2017-06-16T15:02:00Z"/>
                <w:rFonts w:ascii="宋体" w:eastAsia="宋体" w:hAnsi="宋体" w:cs="宋体"/>
                <w:color w:val="000000"/>
                <w:kern w:val="0"/>
                <w:sz w:val="22"/>
              </w:rPr>
            </w:pPr>
            <w:del w:id="6122" w:author="zhangph" w:date="2017-06-16T15:02:00Z">
              <w:r w:rsidRPr="00F22C6A" w:rsidDel="00555323">
                <w:rPr>
                  <w:rFonts w:ascii="宋体" w:eastAsia="宋体" w:hAnsi="宋体" w:cs="宋体" w:hint="eastAsia"/>
                  <w:color w:val="000000"/>
                  <w:kern w:val="0"/>
                  <w:sz w:val="22"/>
                </w:rPr>
                <w:delText xml:space="preserve">　</w:delText>
              </w:r>
            </w:del>
          </w:p>
        </w:tc>
        <w:tc>
          <w:tcPr>
            <w:tcW w:w="899"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6123" w:author="zhangph" w:date="2017-06-16T15:02:00Z"/>
                <w:rFonts w:ascii="宋体" w:eastAsia="宋体" w:hAnsi="宋体" w:cs="宋体"/>
                <w:color w:val="000000"/>
                <w:kern w:val="0"/>
                <w:sz w:val="22"/>
              </w:rPr>
            </w:pPr>
          </w:p>
        </w:tc>
      </w:tr>
      <w:tr w:rsidR="00F22C6A" w:rsidRPr="00F22C6A" w:rsidDel="00555323" w:rsidTr="00F22C6A">
        <w:trPr>
          <w:divId w:val="108622572"/>
          <w:trHeight w:val="210"/>
          <w:del w:id="6124" w:author="zhangph" w:date="2017-06-16T15:02:00Z"/>
        </w:trPr>
        <w:tc>
          <w:tcPr>
            <w:tcW w:w="65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25" w:author="zhangph" w:date="2017-06-16T15:02:00Z"/>
                <w:rFonts w:ascii="宋体" w:eastAsia="宋体" w:hAnsi="宋体" w:cs="宋体"/>
                <w:color w:val="000000"/>
                <w:kern w:val="0"/>
                <w:sz w:val="22"/>
              </w:rPr>
            </w:pPr>
            <w:del w:id="6126" w:author="zhangph" w:date="2017-06-16T15:02:00Z">
              <w:r w:rsidRPr="00F22C6A" w:rsidDel="00555323">
                <w:rPr>
                  <w:rFonts w:ascii="宋体" w:eastAsia="宋体" w:hAnsi="宋体" w:cs="宋体" w:hint="eastAsia"/>
                  <w:color w:val="000000"/>
                  <w:kern w:val="0"/>
                  <w:sz w:val="22"/>
                </w:rPr>
                <w:delText>2</w:delText>
              </w:r>
            </w:del>
          </w:p>
        </w:tc>
        <w:tc>
          <w:tcPr>
            <w:tcW w:w="25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27" w:author="zhangph" w:date="2017-06-16T15:02:00Z"/>
                <w:rFonts w:ascii="宋体" w:eastAsia="宋体" w:hAnsi="宋体" w:cs="宋体"/>
                <w:color w:val="000000"/>
                <w:kern w:val="0"/>
                <w:sz w:val="22"/>
              </w:rPr>
            </w:pPr>
            <w:del w:id="6128" w:author="zhangph" w:date="2017-06-16T15:02:00Z">
              <w:r w:rsidRPr="00F22C6A" w:rsidDel="00555323">
                <w:rPr>
                  <w:rFonts w:ascii="宋体" w:eastAsia="宋体" w:hAnsi="宋体" w:cs="宋体" w:hint="eastAsia"/>
                  <w:color w:val="000000"/>
                  <w:kern w:val="0"/>
                  <w:sz w:val="22"/>
                </w:rPr>
                <w:delText>典当行从业人员</w:delText>
              </w:r>
            </w:del>
          </w:p>
        </w:tc>
        <w:tc>
          <w:tcPr>
            <w:tcW w:w="25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29" w:author="zhangph" w:date="2017-06-16T15:02:00Z"/>
                <w:rFonts w:ascii="宋体" w:eastAsia="宋体" w:hAnsi="宋体" w:cs="宋体"/>
                <w:color w:val="000000"/>
                <w:kern w:val="0"/>
                <w:sz w:val="22"/>
              </w:rPr>
            </w:pPr>
            <w:del w:id="6130" w:author="zhangph" w:date="2017-06-16T15:02:00Z">
              <w:r w:rsidRPr="00F22C6A" w:rsidDel="00555323">
                <w:rPr>
                  <w:rFonts w:ascii="宋体" w:eastAsia="宋体" w:hAnsi="宋体" w:cs="宋体" w:hint="eastAsia"/>
                  <w:color w:val="000000"/>
                  <w:kern w:val="0"/>
                  <w:sz w:val="22"/>
                </w:rPr>
                <w:delText>gazhk_ZAZD_DDHCYRY</w:delText>
              </w:r>
            </w:del>
          </w:p>
        </w:tc>
        <w:tc>
          <w:tcPr>
            <w:tcW w:w="129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31" w:author="zhangph" w:date="2017-06-16T15:02:00Z"/>
                <w:rFonts w:ascii="宋体" w:eastAsia="宋体" w:hAnsi="宋体" w:cs="宋体"/>
                <w:color w:val="000000"/>
                <w:kern w:val="0"/>
                <w:sz w:val="22"/>
              </w:rPr>
            </w:pPr>
            <w:del w:id="6132" w:author="zhangph" w:date="2017-06-16T15:02:00Z">
              <w:r w:rsidRPr="00F22C6A" w:rsidDel="00555323">
                <w:rPr>
                  <w:rFonts w:ascii="宋体" w:eastAsia="宋体" w:hAnsi="宋体" w:cs="宋体" w:hint="eastAsia"/>
                  <w:color w:val="000000"/>
                  <w:kern w:val="0"/>
                  <w:sz w:val="22"/>
                </w:rPr>
                <w:delText>单位名称</w:delText>
              </w:r>
            </w:del>
          </w:p>
        </w:tc>
        <w:tc>
          <w:tcPr>
            <w:tcW w:w="89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33" w:author="zhangph" w:date="2017-06-16T15:02:00Z"/>
                <w:rFonts w:ascii="宋体" w:eastAsia="宋体" w:hAnsi="宋体" w:cs="宋体"/>
                <w:color w:val="000000"/>
                <w:kern w:val="0"/>
                <w:sz w:val="22"/>
              </w:rPr>
            </w:pPr>
            <w:del w:id="6134" w:author="zhangph" w:date="2017-06-16T15:02:00Z">
              <w:r w:rsidRPr="00F22C6A" w:rsidDel="00555323">
                <w:rPr>
                  <w:rFonts w:ascii="宋体" w:eastAsia="宋体" w:hAnsi="宋体" w:cs="宋体" w:hint="eastAsia"/>
                  <w:color w:val="000000"/>
                  <w:kern w:val="0"/>
                  <w:sz w:val="22"/>
                </w:rPr>
                <w:delText xml:space="preserve">　</w:delText>
              </w:r>
            </w:del>
          </w:p>
        </w:tc>
        <w:tc>
          <w:tcPr>
            <w:tcW w:w="899"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6135" w:author="zhangph" w:date="2017-06-16T15:02:00Z"/>
                <w:rFonts w:ascii="宋体" w:eastAsia="宋体" w:hAnsi="宋体" w:cs="宋体"/>
                <w:color w:val="000000"/>
                <w:kern w:val="0"/>
                <w:sz w:val="22"/>
              </w:rPr>
            </w:pPr>
            <w:del w:id="6136"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108622572"/>
          <w:trHeight w:val="210"/>
          <w:del w:id="6137" w:author="zhangph" w:date="2017-06-16T15:02:00Z"/>
        </w:trPr>
        <w:tc>
          <w:tcPr>
            <w:tcW w:w="652"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138" w:author="zhangph" w:date="2017-06-16T15:02:00Z"/>
                <w:rFonts w:ascii="宋体" w:eastAsia="宋体" w:hAnsi="宋体" w:cs="宋体"/>
                <w:color w:val="000000"/>
                <w:kern w:val="0"/>
                <w:sz w:val="22"/>
              </w:rPr>
            </w:pPr>
          </w:p>
        </w:tc>
        <w:tc>
          <w:tcPr>
            <w:tcW w:w="2563"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139" w:author="zhangph" w:date="2017-06-16T15:02:00Z"/>
                <w:rFonts w:ascii="宋体" w:eastAsia="宋体" w:hAnsi="宋体" w:cs="宋体"/>
                <w:color w:val="000000"/>
                <w:kern w:val="0"/>
                <w:sz w:val="22"/>
              </w:rPr>
            </w:pPr>
          </w:p>
        </w:tc>
        <w:tc>
          <w:tcPr>
            <w:tcW w:w="253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140" w:author="zhangph" w:date="2017-06-16T15:02:00Z"/>
                <w:rFonts w:ascii="宋体" w:eastAsia="宋体" w:hAnsi="宋体" w:cs="宋体"/>
                <w:color w:val="000000"/>
                <w:kern w:val="0"/>
                <w:sz w:val="22"/>
              </w:rPr>
            </w:pPr>
          </w:p>
        </w:tc>
        <w:tc>
          <w:tcPr>
            <w:tcW w:w="129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41" w:author="zhangph" w:date="2017-06-16T15:02:00Z"/>
                <w:rFonts w:ascii="宋体" w:eastAsia="宋体" w:hAnsi="宋体" w:cs="宋体"/>
                <w:color w:val="000000"/>
                <w:kern w:val="0"/>
                <w:sz w:val="22"/>
              </w:rPr>
            </w:pPr>
            <w:del w:id="6142" w:author="zhangph" w:date="2017-06-16T15:02:00Z">
              <w:r w:rsidRPr="00F22C6A" w:rsidDel="00555323">
                <w:rPr>
                  <w:rFonts w:ascii="宋体" w:eastAsia="宋体" w:hAnsi="宋体" w:cs="宋体" w:hint="eastAsia"/>
                  <w:color w:val="000000"/>
                  <w:kern w:val="0"/>
                  <w:sz w:val="22"/>
                </w:rPr>
                <w:delText>身份证号码</w:delText>
              </w:r>
            </w:del>
          </w:p>
        </w:tc>
        <w:tc>
          <w:tcPr>
            <w:tcW w:w="899"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143" w:author="zhangph" w:date="2017-06-16T15:02:00Z"/>
                <w:rFonts w:ascii="宋体" w:eastAsia="宋体" w:hAnsi="宋体" w:cs="宋体"/>
                <w:color w:val="000000"/>
                <w:kern w:val="0"/>
                <w:sz w:val="22"/>
              </w:rPr>
            </w:pPr>
            <w:del w:id="6144" w:author="zhangph" w:date="2017-06-16T15:02:00Z">
              <w:r w:rsidRPr="00F22C6A" w:rsidDel="00555323">
                <w:rPr>
                  <w:rFonts w:ascii="宋体" w:eastAsia="宋体" w:hAnsi="宋体" w:cs="宋体" w:hint="eastAsia"/>
                  <w:color w:val="000000"/>
                  <w:kern w:val="0"/>
                  <w:sz w:val="22"/>
                </w:rPr>
                <w:delText xml:space="preserve">　</w:delText>
              </w:r>
            </w:del>
          </w:p>
        </w:tc>
        <w:tc>
          <w:tcPr>
            <w:tcW w:w="899"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6145" w:author="zhangph" w:date="2017-06-16T15:02:00Z"/>
                <w:rFonts w:ascii="宋体" w:eastAsia="宋体" w:hAnsi="宋体" w:cs="宋体"/>
                <w:color w:val="000000"/>
                <w:kern w:val="0"/>
                <w:sz w:val="22"/>
              </w:rPr>
            </w:pPr>
          </w:p>
        </w:tc>
      </w:tr>
      <w:tr w:rsidR="00F22C6A" w:rsidRPr="00F22C6A" w:rsidDel="00555323" w:rsidTr="00F22C6A">
        <w:trPr>
          <w:divId w:val="108622572"/>
          <w:trHeight w:val="210"/>
          <w:del w:id="6146" w:author="zhangph" w:date="2017-06-16T15:02:00Z"/>
        </w:trPr>
        <w:tc>
          <w:tcPr>
            <w:tcW w:w="65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22C6A" w:rsidRPr="00F22C6A" w:rsidDel="00555323" w:rsidRDefault="00F22C6A" w:rsidP="00F22C6A">
            <w:pPr>
              <w:widowControl/>
              <w:jc w:val="center"/>
              <w:rPr>
                <w:del w:id="6147" w:author="zhangph" w:date="2017-06-16T15:02:00Z"/>
                <w:rFonts w:ascii="宋体" w:eastAsia="宋体" w:hAnsi="宋体" w:cs="宋体"/>
                <w:color w:val="000000"/>
                <w:kern w:val="0"/>
                <w:sz w:val="22"/>
              </w:rPr>
            </w:pPr>
            <w:del w:id="6148" w:author="zhangph" w:date="2017-06-16T15:02:00Z">
              <w:r w:rsidRPr="00F22C6A" w:rsidDel="00555323">
                <w:rPr>
                  <w:rFonts w:ascii="宋体" w:eastAsia="宋体" w:hAnsi="宋体" w:cs="宋体" w:hint="eastAsia"/>
                  <w:color w:val="000000"/>
                  <w:kern w:val="0"/>
                  <w:sz w:val="22"/>
                </w:rPr>
                <w:delText>3</w:delText>
              </w:r>
            </w:del>
          </w:p>
        </w:tc>
        <w:tc>
          <w:tcPr>
            <w:tcW w:w="2563"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F22C6A" w:rsidRPr="00F22C6A" w:rsidDel="00555323" w:rsidRDefault="00F22C6A" w:rsidP="00F22C6A">
            <w:pPr>
              <w:widowControl/>
              <w:jc w:val="center"/>
              <w:rPr>
                <w:del w:id="6149" w:author="zhangph" w:date="2017-06-16T15:02:00Z"/>
                <w:rFonts w:ascii="宋体" w:eastAsia="宋体" w:hAnsi="宋体" w:cs="宋体"/>
                <w:color w:val="000000"/>
                <w:kern w:val="0"/>
                <w:sz w:val="22"/>
              </w:rPr>
            </w:pPr>
            <w:del w:id="6150" w:author="zhangph" w:date="2017-06-16T15:02:00Z">
              <w:r w:rsidRPr="00F22C6A" w:rsidDel="00555323">
                <w:rPr>
                  <w:rFonts w:ascii="宋体" w:eastAsia="宋体" w:hAnsi="宋体" w:cs="宋体" w:hint="eastAsia"/>
                  <w:color w:val="000000"/>
                  <w:kern w:val="0"/>
                  <w:sz w:val="22"/>
                </w:rPr>
                <w:delText>其它特殊行业人员登记表</w:delText>
              </w:r>
            </w:del>
          </w:p>
        </w:tc>
        <w:tc>
          <w:tcPr>
            <w:tcW w:w="2532"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F22C6A" w:rsidRPr="00F22C6A" w:rsidDel="00555323" w:rsidRDefault="00F22C6A" w:rsidP="00F22C6A">
            <w:pPr>
              <w:widowControl/>
              <w:jc w:val="center"/>
              <w:rPr>
                <w:del w:id="6151" w:author="zhangph" w:date="2017-06-16T15:02:00Z"/>
                <w:rFonts w:ascii="宋体" w:eastAsia="宋体" w:hAnsi="宋体" w:cs="宋体"/>
                <w:color w:val="000000"/>
                <w:kern w:val="0"/>
                <w:sz w:val="22"/>
              </w:rPr>
            </w:pPr>
            <w:del w:id="6152" w:author="zhangph" w:date="2017-06-16T15:02:00Z">
              <w:r w:rsidRPr="00F22C6A" w:rsidDel="00555323">
                <w:rPr>
                  <w:rFonts w:ascii="宋体" w:eastAsia="宋体" w:hAnsi="宋体" w:cs="宋体" w:hint="eastAsia"/>
                  <w:color w:val="000000"/>
                  <w:kern w:val="0"/>
                  <w:sz w:val="22"/>
                </w:rPr>
                <w:delText xml:space="preserve">　</w:delText>
              </w:r>
            </w:del>
          </w:p>
        </w:tc>
        <w:tc>
          <w:tcPr>
            <w:tcW w:w="1299"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153" w:author="zhangph" w:date="2017-06-16T15:02:00Z"/>
                <w:rFonts w:ascii="宋体" w:eastAsia="宋体" w:hAnsi="宋体" w:cs="宋体"/>
                <w:color w:val="000000"/>
                <w:kern w:val="0"/>
                <w:sz w:val="22"/>
              </w:rPr>
            </w:pPr>
            <w:del w:id="6154" w:author="zhangph" w:date="2017-06-16T15:02:00Z">
              <w:r w:rsidRPr="00F22C6A" w:rsidDel="00555323">
                <w:rPr>
                  <w:rFonts w:ascii="宋体" w:eastAsia="宋体" w:hAnsi="宋体" w:cs="宋体" w:hint="eastAsia"/>
                  <w:color w:val="000000"/>
                  <w:kern w:val="0"/>
                  <w:sz w:val="22"/>
                </w:rPr>
                <w:delText>单位名称</w:delText>
              </w:r>
            </w:del>
          </w:p>
        </w:tc>
        <w:tc>
          <w:tcPr>
            <w:tcW w:w="899"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155" w:author="zhangph" w:date="2017-06-16T15:02:00Z"/>
                <w:rFonts w:ascii="宋体" w:eastAsia="宋体" w:hAnsi="宋体" w:cs="宋体"/>
                <w:color w:val="000000"/>
                <w:kern w:val="0"/>
                <w:sz w:val="22"/>
              </w:rPr>
            </w:pPr>
            <w:del w:id="6156" w:author="zhangph" w:date="2017-06-16T15:02:00Z">
              <w:r w:rsidRPr="00F22C6A" w:rsidDel="00555323">
                <w:rPr>
                  <w:rFonts w:ascii="宋体" w:eastAsia="宋体" w:hAnsi="宋体" w:cs="宋体" w:hint="eastAsia"/>
                  <w:color w:val="000000"/>
                  <w:kern w:val="0"/>
                  <w:sz w:val="22"/>
                </w:rPr>
                <w:delText xml:space="preserve">　</w:delText>
              </w:r>
            </w:del>
          </w:p>
        </w:tc>
        <w:tc>
          <w:tcPr>
            <w:tcW w:w="899" w:type="dxa"/>
            <w:vMerge w:val="restart"/>
            <w:tcBorders>
              <w:top w:val="nil"/>
              <w:left w:val="single" w:sz="4" w:space="0" w:color="auto"/>
              <w:bottom w:val="single" w:sz="8" w:space="0" w:color="000000"/>
              <w:right w:val="single" w:sz="8" w:space="0" w:color="auto"/>
            </w:tcBorders>
            <w:shd w:val="clear" w:color="000000" w:fill="FFFF00"/>
            <w:noWrap/>
            <w:vAlign w:val="center"/>
            <w:hideMark/>
          </w:tcPr>
          <w:p w:rsidR="00F22C6A" w:rsidRPr="00F22C6A" w:rsidDel="00555323" w:rsidRDefault="00F22C6A" w:rsidP="00F22C6A">
            <w:pPr>
              <w:widowControl/>
              <w:jc w:val="center"/>
              <w:rPr>
                <w:del w:id="6157" w:author="zhangph" w:date="2017-06-16T15:02:00Z"/>
                <w:rFonts w:ascii="宋体" w:eastAsia="宋体" w:hAnsi="宋体" w:cs="宋体"/>
                <w:color w:val="000000"/>
                <w:kern w:val="0"/>
                <w:sz w:val="22"/>
              </w:rPr>
            </w:pPr>
            <w:del w:id="6158" w:author="zhangph" w:date="2017-06-16T15:02:00Z">
              <w:r w:rsidRPr="00F22C6A" w:rsidDel="00555323">
                <w:rPr>
                  <w:rFonts w:ascii="宋体" w:eastAsia="宋体" w:hAnsi="宋体" w:cs="宋体" w:hint="eastAsia"/>
                  <w:color w:val="000000"/>
                  <w:kern w:val="0"/>
                  <w:sz w:val="22"/>
                </w:rPr>
                <w:delText>待采集</w:delText>
              </w:r>
            </w:del>
          </w:p>
        </w:tc>
      </w:tr>
      <w:tr w:rsidR="00F22C6A" w:rsidRPr="00F22C6A" w:rsidDel="00555323" w:rsidTr="00F22C6A">
        <w:trPr>
          <w:divId w:val="108622572"/>
          <w:trHeight w:val="222"/>
          <w:del w:id="6159" w:author="zhangph" w:date="2017-06-16T15:02:00Z"/>
        </w:trPr>
        <w:tc>
          <w:tcPr>
            <w:tcW w:w="652"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160" w:author="zhangph" w:date="2017-06-16T15:02:00Z"/>
                <w:rFonts w:ascii="宋体" w:eastAsia="宋体" w:hAnsi="宋体" w:cs="宋体"/>
                <w:color w:val="000000"/>
                <w:kern w:val="0"/>
                <w:sz w:val="22"/>
              </w:rPr>
            </w:pPr>
          </w:p>
        </w:tc>
        <w:tc>
          <w:tcPr>
            <w:tcW w:w="2563"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161" w:author="zhangph" w:date="2017-06-16T15:02:00Z"/>
                <w:rFonts w:ascii="宋体" w:eastAsia="宋体" w:hAnsi="宋体" w:cs="宋体"/>
                <w:color w:val="000000"/>
                <w:kern w:val="0"/>
                <w:sz w:val="22"/>
              </w:rPr>
            </w:pPr>
          </w:p>
        </w:tc>
        <w:tc>
          <w:tcPr>
            <w:tcW w:w="2532"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162" w:author="zhangph" w:date="2017-06-16T15:02:00Z"/>
                <w:rFonts w:ascii="宋体" w:eastAsia="宋体" w:hAnsi="宋体" w:cs="宋体"/>
                <w:color w:val="000000"/>
                <w:kern w:val="0"/>
                <w:sz w:val="22"/>
              </w:rPr>
            </w:pPr>
          </w:p>
        </w:tc>
        <w:tc>
          <w:tcPr>
            <w:tcW w:w="1299" w:type="dxa"/>
            <w:tcBorders>
              <w:top w:val="nil"/>
              <w:left w:val="nil"/>
              <w:bottom w:val="single" w:sz="8"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163" w:author="zhangph" w:date="2017-06-16T15:02:00Z"/>
                <w:rFonts w:ascii="宋体" w:eastAsia="宋体" w:hAnsi="宋体" w:cs="宋体"/>
                <w:color w:val="000000"/>
                <w:kern w:val="0"/>
                <w:sz w:val="22"/>
              </w:rPr>
            </w:pPr>
            <w:del w:id="6164" w:author="zhangph" w:date="2017-06-16T15:02:00Z">
              <w:r w:rsidRPr="00F22C6A" w:rsidDel="00555323">
                <w:rPr>
                  <w:rFonts w:ascii="宋体" w:eastAsia="宋体" w:hAnsi="宋体" w:cs="宋体" w:hint="eastAsia"/>
                  <w:color w:val="000000"/>
                  <w:kern w:val="0"/>
                  <w:sz w:val="22"/>
                </w:rPr>
                <w:delText>身份证号码</w:delText>
              </w:r>
            </w:del>
          </w:p>
        </w:tc>
        <w:tc>
          <w:tcPr>
            <w:tcW w:w="899" w:type="dxa"/>
            <w:tcBorders>
              <w:top w:val="nil"/>
              <w:left w:val="nil"/>
              <w:bottom w:val="single" w:sz="8" w:space="0" w:color="auto"/>
              <w:right w:val="single" w:sz="4" w:space="0" w:color="auto"/>
            </w:tcBorders>
            <w:shd w:val="clear" w:color="000000" w:fill="FFFF00"/>
            <w:noWrap/>
            <w:vAlign w:val="bottom"/>
            <w:hideMark/>
          </w:tcPr>
          <w:p w:rsidR="00F22C6A" w:rsidRPr="00F22C6A" w:rsidDel="00555323" w:rsidRDefault="00F22C6A" w:rsidP="00F22C6A">
            <w:pPr>
              <w:widowControl/>
              <w:jc w:val="left"/>
              <w:rPr>
                <w:del w:id="6165" w:author="zhangph" w:date="2017-06-16T15:02:00Z"/>
                <w:rFonts w:ascii="宋体" w:eastAsia="宋体" w:hAnsi="宋体" w:cs="宋体"/>
                <w:color w:val="000000"/>
                <w:kern w:val="0"/>
                <w:sz w:val="22"/>
              </w:rPr>
            </w:pPr>
            <w:del w:id="6166" w:author="zhangph" w:date="2017-06-16T15:02:00Z">
              <w:r w:rsidRPr="00F22C6A" w:rsidDel="00555323">
                <w:rPr>
                  <w:rFonts w:ascii="宋体" w:eastAsia="宋体" w:hAnsi="宋体" w:cs="宋体" w:hint="eastAsia"/>
                  <w:color w:val="000000"/>
                  <w:kern w:val="0"/>
                  <w:sz w:val="22"/>
                </w:rPr>
                <w:delText xml:space="preserve">　</w:delText>
              </w:r>
            </w:del>
          </w:p>
        </w:tc>
        <w:tc>
          <w:tcPr>
            <w:tcW w:w="899"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6167" w:author="zhangph" w:date="2017-06-16T15:02:00Z"/>
                <w:rFonts w:ascii="宋体" w:eastAsia="宋体" w:hAnsi="宋体" w:cs="宋体"/>
                <w:color w:val="000000"/>
                <w:kern w:val="0"/>
                <w:sz w:val="22"/>
              </w:rPr>
            </w:pPr>
          </w:p>
        </w:tc>
      </w:tr>
    </w:tbl>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fldChar w:fldCharType="end"/>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kern w:val="0"/>
          <w:sz w:val="24"/>
          <w:szCs w:val="24"/>
        </w:rPr>
        <w:br w:type="page"/>
      </w:r>
    </w:p>
    <w:p w:rsidR="00555323" w:rsidRPr="00555323" w:rsidRDefault="001360F8" w:rsidP="00F22C6A">
      <w:pPr>
        <w:pStyle w:val="11"/>
        <w:numPr>
          <w:ilvl w:val="0"/>
          <w:numId w:val="2"/>
        </w:numPr>
        <w:ind w:firstLineChars="0"/>
        <w:rPr>
          <w:rFonts w:ascii="华文细黑" w:eastAsia="华文细黑" w:hAnsi="华文细黑" w:cs="宋体"/>
          <w:kern w:val="0"/>
          <w:sz w:val="24"/>
          <w:rPrChange w:id="6168" w:author="zhangph" w:date="2017-06-16T15:02:00Z">
            <w:rPr>
              <w:rFonts w:asciiTheme="minorHAnsi" w:eastAsiaTheme="minorEastAsia" w:hAnsiTheme="minorHAnsi" w:cstheme="minorBidi"/>
              <w:szCs w:val="21"/>
            </w:rPr>
          </w:rPrChange>
        </w:rPr>
      </w:pPr>
      <w:r>
        <w:rPr>
          <w:rFonts w:ascii="华文细黑" w:eastAsia="华文细黑" w:hAnsi="华文细黑" w:cs="宋体" w:hint="eastAsia"/>
          <w:kern w:val="0"/>
          <w:sz w:val="24"/>
        </w:rPr>
        <w:lastRenderedPageBreak/>
        <w:t>社保缴纳</w:t>
      </w: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社保缴纳</w:instrText>
      </w:r>
      <w:r w:rsidR="00555323">
        <w:rPr>
          <w:rFonts w:hint="eastAsia"/>
        </w:rPr>
        <w:instrText xml:space="preserve">!R2C1:R10C6 </w:instrText>
      </w:r>
      <w:r>
        <w:instrText xml:space="preserve">\a \f 4 \h  \* MERGEFORMAT </w:instrText>
      </w:r>
      <w:r w:rsidR="00555323">
        <w:fldChar w:fldCharType="separate"/>
      </w:r>
    </w:p>
    <w:tbl>
      <w:tblPr>
        <w:tblW w:w="9040" w:type="dxa"/>
        <w:tblLook w:val="04A0" w:firstRow="1" w:lastRow="0" w:firstColumn="1" w:lastColumn="0" w:noHBand="0" w:noVBand="1"/>
      </w:tblPr>
      <w:tblGrid>
        <w:gridCol w:w="699"/>
        <w:gridCol w:w="1701"/>
        <w:gridCol w:w="2552"/>
        <w:gridCol w:w="1928"/>
        <w:gridCol w:w="1080"/>
        <w:gridCol w:w="1080"/>
        <w:tblGridChange w:id="6169">
          <w:tblGrid>
            <w:gridCol w:w="699"/>
            <w:gridCol w:w="1701"/>
            <w:gridCol w:w="2552"/>
            <w:gridCol w:w="1928"/>
            <w:gridCol w:w="1080"/>
            <w:gridCol w:w="1080"/>
          </w:tblGrid>
        </w:tblGridChange>
      </w:tblGrid>
      <w:tr w:rsidR="00555323" w:rsidRPr="00555323" w:rsidTr="00555323">
        <w:trPr>
          <w:divId w:val="929049503"/>
          <w:trHeight w:val="270"/>
          <w:ins w:id="6170" w:author="zhangph" w:date="2017-06-16T15:02:00Z"/>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171" w:author="zhangph" w:date="2017-06-16T15:02:00Z"/>
                <w:rFonts w:ascii="宋体" w:eastAsia="宋体" w:hAnsi="宋体" w:cs="宋体"/>
                <w:color w:val="000000"/>
                <w:kern w:val="0"/>
                <w:sz w:val="22"/>
                <w:rPrChange w:id="6172" w:author="zhangph" w:date="2017-06-16T15:02:00Z">
                  <w:rPr>
                    <w:ins w:id="6173" w:author="zhangph" w:date="2017-06-16T15:02:00Z"/>
                    <w:color w:val="000000"/>
                    <w:sz w:val="22"/>
                  </w:rPr>
                </w:rPrChange>
              </w:rPr>
              <w:pPrChange w:id="6174" w:author="zhangph" w:date="2017-06-16T15:02:00Z">
                <w:pPr>
                  <w:widowControl/>
                  <w:jc w:val="left"/>
                </w:pPr>
              </w:pPrChange>
            </w:pPr>
            <w:ins w:id="6175" w:author="zhangph" w:date="2017-06-16T15:02:00Z">
              <w:r w:rsidRPr="00555323">
                <w:rPr>
                  <w:rFonts w:ascii="宋体" w:eastAsia="宋体" w:hAnsi="宋体" w:cs="宋体" w:hint="eastAsia"/>
                  <w:color w:val="000000"/>
                  <w:kern w:val="0"/>
                  <w:sz w:val="22"/>
                  <w:rPrChange w:id="6176" w:author="zhangph" w:date="2017-06-16T15:02:00Z">
                    <w:rPr>
                      <w:rFonts w:hint="eastAsia"/>
                      <w:color w:val="000000"/>
                      <w:sz w:val="22"/>
                    </w:rPr>
                  </w:rPrChange>
                </w:rPr>
                <w:t>序号</w:t>
              </w:r>
            </w:ins>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177" w:author="zhangph" w:date="2017-06-16T15:02:00Z"/>
                <w:rFonts w:ascii="宋体" w:eastAsia="宋体" w:hAnsi="宋体" w:cs="宋体" w:hint="eastAsia"/>
                <w:color w:val="000000"/>
                <w:kern w:val="0"/>
                <w:sz w:val="22"/>
                <w:rPrChange w:id="6178" w:author="zhangph" w:date="2017-06-16T15:02:00Z">
                  <w:rPr>
                    <w:ins w:id="6179" w:author="zhangph" w:date="2017-06-16T15:02:00Z"/>
                    <w:rFonts w:hint="eastAsia"/>
                  </w:rPr>
                </w:rPrChange>
              </w:rPr>
              <w:pPrChange w:id="6180" w:author="zhangph" w:date="2017-06-16T15:02:00Z">
                <w:pPr/>
              </w:pPrChange>
            </w:pPr>
            <w:ins w:id="6181" w:author="zhangph" w:date="2017-06-16T15:02:00Z">
              <w:r w:rsidRPr="00555323">
                <w:rPr>
                  <w:rFonts w:ascii="宋体" w:eastAsia="宋体" w:hAnsi="宋体" w:cs="宋体" w:hint="eastAsia"/>
                  <w:color w:val="000000"/>
                  <w:kern w:val="0"/>
                  <w:sz w:val="22"/>
                  <w:rPrChange w:id="6182" w:author="zhangph" w:date="2017-06-16T15:02:00Z">
                    <w:rPr>
                      <w:rFonts w:hint="eastAsia"/>
                    </w:rPr>
                  </w:rPrChange>
                </w:rPr>
                <w:t>表名</w:t>
              </w:r>
            </w:ins>
          </w:p>
        </w:tc>
        <w:tc>
          <w:tcPr>
            <w:tcW w:w="2552"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183" w:author="zhangph" w:date="2017-06-16T15:02:00Z"/>
                <w:rFonts w:ascii="宋体" w:eastAsia="宋体" w:hAnsi="宋体" w:cs="宋体" w:hint="eastAsia"/>
                <w:color w:val="000000"/>
                <w:kern w:val="0"/>
                <w:sz w:val="22"/>
                <w:rPrChange w:id="6184" w:author="zhangph" w:date="2017-06-16T15:02:00Z">
                  <w:rPr>
                    <w:ins w:id="6185" w:author="zhangph" w:date="2017-06-16T15:02:00Z"/>
                    <w:rFonts w:hint="eastAsia"/>
                  </w:rPr>
                </w:rPrChange>
              </w:rPr>
              <w:pPrChange w:id="6186" w:author="zhangph" w:date="2017-06-16T15:02:00Z">
                <w:pPr/>
              </w:pPrChange>
            </w:pPr>
            <w:ins w:id="6187" w:author="zhangph" w:date="2017-06-16T15:02:00Z">
              <w:r w:rsidRPr="00555323">
                <w:rPr>
                  <w:rFonts w:ascii="宋体" w:eastAsia="宋体" w:hAnsi="宋体" w:cs="宋体" w:hint="eastAsia"/>
                  <w:color w:val="000000"/>
                  <w:kern w:val="0"/>
                  <w:sz w:val="22"/>
                  <w:rPrChange w:id="6188" w:author="zhangph" w:date="2017-06-16T15:02:00Z">
                    <w:rPr>
                      <w:rFonts w:hint="eastAsia"/>
                    </w:rPr>
                  </w:rPrChange>
                </w:rPr>
                <w:t>英文名</w:t>
              </w:r>
            </w:ins>
          </w:p>
        </w:tc>
        <w:tc>
          <w:tcPr>
            <w:tcW w:w="1928"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189" w:author="zhangph" w:date="2017-06-16T15:02:00Z"/>
                <w:rFonts w:ascii="宋体" w:eastAsia="宋体" w:hAnsi="宋体" w:cs="宋体" w:hint="eastAsia"/>
                <w:color w:val="000000"/>
                <w:kern w:val="0"/>
                <w:sz w:val="22"/>
                <w:rPrChange w:id="6190" w:author="zhangph" w:date="2017-06-16T15:02:00Z">
                  <w:rPr>
                    <w:ins w:id="6191" w:author="zhangph" w:date="2017-06-16T15:02:00Z"/>
                    <w:rFonts w:hint="eastAsia"/>
                  </w:rPr>
                </w:rPrChange>
              </w:rPr>
              <w:pPrChange w:id="6192" w:author="zhangph" w:date="2017-06-16T15:02:00Z">
                <w:pPr/>
              </w:pPrChange>
            </w:pPr>
            <w:ins w:id="6193" w:author="zhangph" w:date="2017-06-16T15:02:00Z">
              <w:r w:rsidRPr="00555323">
                <w:rPr>
                  <w:rFonts w:ascii="宋体" w:eastAsia="宋体" w:hAnsi="宋体" w:cs="宋体" w:hint="eastAsia"/>
                  <w:color w:val="000000"/>
                  <w:kern w:val="0"/>
                  <w:sz w:val="22"/>
                  <w:rPrChange w:id="6194" w:author="zhangph" w:date="2017-06-16T15:02:00Z">
                    <w:rPr>
                      <w:rFonts w:hint="eastAsia"/>
                    </w:rPr>
                  </w:rPrChange>
                </w:rPr>
                <w:t>字段</w:t>
              </w:r>
            </w:ins>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195" w:author="zhangph" w:date="2017-06-16T15:02:00Z"/>
                <w:rFonts w:ascii="宋体" w:eastAsia="宋体" w:hAnsi="宋体" w:cs="宋体" w:hint="eastAsia"/>
                <w:color w:val="000000"/>
                <w:kern w:val="0"/>
                <w:sz w:val="22"/>
                <w:rPrChange w:id="6196" w:author="zhangph" w:date="2017-06-16T15:02:00Z">
                  <w:rPr>
                    <w:ins w:id="6197" w:author="zhangph" w:date="2017-06-16T15:02:00Z"/>
                    <w:rFonts w:hint="eastAsia"/>
                  </w:rPr>
                </w:rPrChange>
              </w:rPr>
              <w:pPrChange w:id="6198" w:author="zhangph" w:date="2017-06-16T15:02:00Z">
                <w:pPr/>
              </w:pPrChange>
            </w:pPr>
            <w:ins w:id="6199" w:author="zhangph" w:date="2017-06-16T15:02:00Z">
              <w:r w:rsidRPr="00555323">
                <w:rPr>
                  <w:rFonts w:ascii="宋体" w:eastAsia="宋体" w:hAnsi="宋体" w:cs="宋体" w:hint="eastAsia"/>
                  <w:color w:val="000000"/>
                  <w:kern w:val="0"/>
                  <w:sz w:val="22"/>
                  <w:rPrChange w:id="6200" w:author="zhangph" w:date="2017-06-16T15:02:00Z">
                    <w:rPr>
                      <w:rFonts w:hint="eastAsia"/>
                    </w:rPr>
                  </w:rPrChange>
                </w:rPr>
                <w:t>值</w:t>
              </w:r>
            </w:ins>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6201" w:author="zhangph" w:date="2017-06-16T15:02:00Z"/>
                <w:rFonts w:ascii="宋体" w:eastAsia="宋体" w:hAnsi="宋体" w:cs="宋体" w:hint="eastAsia"/>
                <w:color w:val="000000"/>
                <w:kern w:val="0"/>
                <w:sz w:val="22"/>
                <w:rPrChange w:id="6202" w:author="zhangph" w:date="2017-06-16T15:02:00Z">
                  <w:rPr>
                    <w:ins w:id="6203" w:author="zhangph" w:date="2017-06-16T15:02:00Z"/>
                    <w:rFonts w:hint="eastAsia"/>
                  </w:rPr>
                </w:rPrChange>
              </w:rPr>
              <w:pPrChange w:id="6204" w:author="zhangph" w:date="2017-06-16T15:02:00Z">
                <w:pPr/>
              </w:pPrChange>
            </w:pPr>
            <w:ins w:id="6205" w:author="zhangph" w:date="2017-06-16T15:02:00Z">
              <w:r w:rsidRPr="00555323">
                <w:rPr>
                  <w:rFonts w:ascii="宋体" w:eastAsia="宋体" w:hAnsi="宋体" w:cs="宋体" w:hint="eastAsia"/>
                  <w:color w:val="000000"/>
                  <w:kern w:val="0"/>
                  <w:sz w:val="22"/>
                  <w:rPrChange w:id="6206" w:author="zhangph" w:date="2017-06-16T15:02:00Z">
                    <w:rPr>
                      <w:rFonts w:hint="eastAsia"/>
                    </w:rPr>
                  </w:rPrChange>
                </w:rPr>
                <w:t>来源</w:t>
              </w:r>
            </w:ins>
          </w:p>
        </w:tc>
      </w:tr>
      <w:tr w:rsidR="00555323" w:rsidRPr="00555323" w:rsidTr="00555323">
        <w:trPr>
          <w:divId w:val="929049503"/>
          <w:trHeight w:val="270"/>
          <w:ins w:id="6207" w:author="zhangph" w:date="2017-06-16T15:02:00Z"/>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208" w:author="zhangph" w:date="2017-06-16T15:02:00Z"/>
                <w:rFonts w:ascii="宋体" w:eastAsia="宋体" w:hAnsi="宋体" w:cs="宋体" w:hint="eastAsia"/>
                <w:color w:val="000000"/>
                <w:kern w:val="0"/>
                <w:sz w:val="22"/>
                <w:rPrChange w:id="6209" w:author="zhangph" w:date="2017-06-16T15:02:00Z">
                  <w:rPr>
                    <w:ins w:id="6210" w:author="zhangph" w:date="2017-06-16T15:02:00Z"/>
                    <w:rFonts w:hint="eastAsia"/>
                  </w:rPr>
                </w:rPrChange>
              </w:rPr>
              <w:pPrChange w:id="6211" w:author="zhangph" w:date="2017-06-16T15:02:00Z">
                <w:pPr/>
              </w:pPrChange>
            </w:pPr>
            <w:ins w:id="6212" w:author="zhangph" w:date="2017-06-16T15:02:00Z">
              <w:r w:rsidRPr="00555323">
                <w:rPr>
                  <w:rFonts w:ascii="宋体" w:eastAsia="宋体" w:hAnsi="宋体" w:cs="宋体" w:hint="eastAsia"/>
                  <w:color w:val="000000"/>
                  <w:kern w:val="0"/>
                  <w:sz w:val="22"/>
                  <w:rPrChange w:id="6213" w:author="zhangph" w:date="2017-06-16T15:02:00Z">
                    <w:rPr>
                      <w:rFonts w:hint="eastAsia"/>
                    </w:rPr>
                  </w:rPrChange>
                </w:rPr>
                <w:t>1</w:t>
              </w:r>
            </w:ins>
          </w:p>
        </w:tc>
        <w:tc>
          <w:tcPr>
            <w:tcW w:w="17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214" w:author="zhangph" w:date="2017-06-16T15:02:00Z"/>
                <w:rFonts w:ascii="宋体" w:eastAsia="宋体" w:hAnsi="宋体" w:cs="宋体" w:hint="eastAsia"/>
                <w:color w:val="000000"/>
                <w:kern w:val="0"/>
                <w:sz w:val="22"/>
                <w:rPrChange w:id="6215" w:author="zhangph" w:date="2017-06-16T15:02:00Z">
                  <w:rPr>
                    <w:ins w:id="6216" w:author="zhangph" w:date="2017-06-16T15:02:00Z"/>
                    <w:rFonts w:hint="eastAsia"/>
                  </w:rPr>
                </w:rPrChange>
              </w:rPr>
              <w:pPrChange w:id="6217" w:author="zhangph" w:date="2017-06-16T15:02:00Z">
                <w:pPr/>
              </w:pPrChange>
            </w:pPr>
            <w:ins w:id="6218" w:author="zhangph" w:date="2017-06-16T15:02:00Z">
              <w:r w:rsidRPr="00555323">
                <w:rPr>
                  <w:rFonts w:ascii="宋体" w:eastAsia="宋体" w:hAnsi="宋体" w:cs="宋体" w:hint="eastAsia"/>
                  <w:color w:val="000000"/>
                  <w:kern w:val="0"/>
                  <w:sz w:val="22"/>
                  <w:rPrChange w:id="6219" w:author="zhangph" w:date="2017-06-16T15:02:00Z">
                    <w:rPr>
                      <w:rFonts w:hint="eastAsia"/>
                    </w:rPr>
                  </w:rPrChange>
                </w:rPr>
                <w:t>公积金信息</w:t>
              </w:r>
            </w:ins>
          </w:p>
        </w:tc>
        <w:tc>
          <w:tcPr>
            <w:tcW w:w="255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220" w:author="zhangph" w:date="2017-06-16T15:02:00Z"/>
                <w:rFonts w:ascii="宋体" w:eastAsia="宋体" w:hAnsi="宋体" w:cs="宋体" w:hint="eastAsia"/>
                <w:color w:val="000000"/>
                <w:kern w:val="0"/>
                <w:sz w:val="22"/>
                <w:rPrChange w:id="6221" w:author="zhangph" w:date="2017-06-16T15:02:00Z">
                  <w:rPr>
                    <w:ins w:id="6222" w:author="zhangph" w:date="2017-06-16T15:02:00Z"/>
                    <w:rFonts w:hint="eastAsia"/>
                  </w:rPr>
                </w:rPrChange>
              </w:rPr>
              <w:pPrChange w:id="6223" w:author="zhangph" w:date="2017-06-16T15:02:00Z">
                <w:pPr/>
              </w:pPrChange>
            </w:pPr>
            <w:proofErr w:type="spellStart"/>
            <w:ins w:id="6224" w:author="zhangph" w:date="2017-06-16T15:02:00Z">
              <w:r w:rsidRPr="00555323">
                <w:rPr>
                  <w:rFonts w:ascii="宋体" w:eastAsia="宋体" w:hAnsi="宋体" w:cs="宋体" w:hint="eastAsia"/>
                  <w:color w:val="000000"/>
                  <w:kern w:val="0"/>
                  <w:sz w:val="22"/>
                  <w:rPrChange w:id="6225" w:author="zhangph" w:date="2017-06-16T15:02:00Z">
                    <w:rPr>
                      <w:rFonts w:hint="eastAsia"/>
                    </w:rPr>
                  </w:rPrChange>
                </w:rPr>
                <w:t>gazhk_DZZWB_GJJXX</w:t>
              </w:r>
              <w:proofErr w:type="spellEnd"/>
            </w:ins>
          </w:p>
        </w:tc>
        <w:tc>
          <w:tcPr>
            <w:tcW w:w="192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226" w:author="zhangph" w:date="2017-06-16T15:02:00Z"/>
                <w:rFonts w:ascii="宋体" w:eastAsia="宋体" w:hAnsi="宋体" w:cs="宋体" w:hint="eastAsia"/>
                <w:color w:val="000000"/>
                <w:kern w:val="0"/>
                <w:sz w:val="22"/>
                <w:rPrChange w:id="6227" w:author="zhangph" w:date="2017-06-16T15:02:00Z">
                  <w:rPr>
                    <w:ins w:id="6228" w:author="zhangph" w:date="2017-06-16T15:02:00Z"/>
                    <w:rFonts w:hint="eastAsia"/>
                  </w:rPr>
                </w:rPrChange>
              </w:rPr>
              <w:pPrChange w:id="6229" w:author="zhangph" w:date="2017-06-16T15:02:00Z">
                <w:pPr/>
              </w:pPrChange>
            </w:pPr>
            <w:ins w:id="6230" w:author="zhangph" w:date="2017-06-16T15:02:00Z">
              <w:r w:rsidRPr="00555323">
                <w:rPr>
                  <w:rFonts w:ascii="宋体" w:eastAsia="宋体" w:hAnsi="宋体" w:cs="宋体" w:hint="eastAsia"/>
                  <w:color w:val="000000"/>
                  <w:kern w:val="0"/>
                  <w:sz w:val="22"/>
                  <w:rPrChange w:id="6231" w:author="zhangph" w:date="2017-06-16T15:02:00Z">
                    <w:rPr>
                      <w:rFonts w:hint="eastAsia"/>
                    </w:rPr>
                  </w:rPrChange>
                </w:rPr>
                <w:t>单位名称</w:t>
              </w:r>
            </w:ins>
          </w:p>
        </w:tc>
        <w:tc>
          <w:tcPr>
            <w:tcW w:w="108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232" w:author="zhangph" w:date="2017-06-16T15:02:00Z"/>
                <w:rFonts w:ascii="宋体" w:eastAsia="宋体" w:hAnsi="宋体" w:cs="宋体" w:hint="eastAsia"/>
                <w:color w:val="000000"/>
                <w:kern w:val="0"/>
                <w:sz w:val="22"/>
                <w:rPrChange w:id="6233" w:author="zhangph" w:date="2017-06-16T15:02:00Z">
                  <w:rPr>
                    <w:ins w:id="6234" w:author="zhangph" w:date="2017-06-16T15:02:00Z"/>
                    <w:rFonts w:hint="eastAsia"/>
                  </w:rPr>
                </w:rPrChange>
              </w:rPr>
              <w:pPrChange w:id="6235" w:author="zhangph" w:date="2017-06-16T15:02:00Z">
                <w:pPr/>
              </w:pPrChange>
            </w:pPr>
            <w:ins w:id="6236" w:author="zhangph" w:date="2017-06-16T15:02:00Z">
              <w:r w:rsidRPr="00555323">
                <w:rPr>
                  <w:rFonts w:ascii="宋体" w:eastAsia="宋体" w:hAnsi="宋体" w:cs="宋体" w:hint="eastAsia"/>
                  <w:color w:val="000000"/>
                  <w:kern w:val="0"/>
                  <w:sz w:val="22"/>
                  <w:rPrChange w:id="6237" w:author="zhangph" w:date="2017-06-16T15:02:00Z">
                    <w:rPr>
                      <w:rFonts w:hint="eastAsia"/>
                    </w:rPr>
                  </w:rPrChange>
                </w:rPr>
                <w:t xml:space="preserve">　</w:t>
              </w:r>
            </w:ins>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6238" w:author="zhangph" w:date="2017-06-16T15:02:00Z"/>
                <w:rFonts w:ascii="宋体" w:eastAsia="宋体" w:hAnsi="宋体" w:cs="宋体" w:hint="eastAsia"/>
                <w:color w:val="000000"/>
                <w:kern w:val="0"/>
                <w:sz w:val="22"/>
                <w:rPrChange w:id="6239" w:author="zhangph" w:date="2017-06-16T15:02:00Z">
                  <w:rPr>
                    <w:ins w:id="6240" w:author="zhangph" w:date="2017-06-16T15:02:00Z"/>
                    <w:rFonts w:hint="eastAsia"/>
                  </w:rPr>
                </w:rPrChange>
              </w:rPr>
              <w:pPrChange w:id="6241" w:author="zhangph" w:date="2017-06-16T15:02:00Z">
                <w:pPr/>
              </w:pPrChange>
            </w:pPr>
            <w:ins w:id="6242" w:author="zhangph" w:date="2017-06-16T15:02:00Z">
              <w:r w:rsidRPr="00555323">
                <w:rPr>
                  <w:rFonts w:ascii="宋体" w:eastAsia="宋体" w:hAnsi="宋体" w:cs="宋体" w:hint="eastAsia"/>
                  <w:color w:val="000000"/>
                  <w:kern w:val="0"/>
                  <w:sz w:val="22"/>
                  <w:rPrChange w:id="6243" w:author="zhangph" w:date="2017-06-16T15:02:00Z">
                    <w:rPr>
                      <w:rFonts w:hint="eastAsia"/>
                    </w:rPr>
                  </w:rPrChange>
                </w:rPr>
                <w:t>市云</w:t>
              </w:r>
            </w:ins>
          </w:p>
        </w:tc>
      </w:tr>
      <w:tr w:rsidR="00555323" w:rsidRPr="00555323" w:rsidTr="00555323">
        <w:trPr>
          <w:divId w:val="929049503"/>
          <w:trHeight w:val="270"/>
          <w:ins w:id="6244"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6245" w:author="zhangph" w:date="2017-06-16T15:02:00Z"/>
                <w:rFonts w:ascii="宋体" w:eastAsia="宋体" w:hAnsi="宋体" w:cs="宋体"/>
                <w:color w:val="000000"/>
                <w:kern w:val="0"/>
                <w:sz w:val="22"/>
                <w:rPrChange w:id="6246" w:author="zhangph" w:date="2017-06-16T15:02:00Z">
                  <w:rPr>
                    <w:ins w:id="6247" w:author="zhangph" w:date="2017-06-16T15:02:00Z"/>
                  </w:rPr>
                </w:rPrChange>
              </w:rPr>
              <w:pPrChange w:id="6248" w:author="zhangph" w:date="2017-06-16T15:02:00Z">
                <w:pPr/>
              </w:pPrChange>
            </w:pPr>
          </w:p>
        </w:tc>
        <w:tc>
          <w:tcPr>
            <w:tcW w:w="170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249" w:author="zhangph" w:date="2017-06-16T15:02:00Z"/>
                <w:rFonts w:ascii="宋体" w:eastAsia="宋体" w:hAnsi="宋体" w:cs="宋体"/>
                <w:color w:val="000000"/>
                <w:kern w:val="0"/>
                <w:sz w:val="22"/>
                <w:rPrChange w:id="6250" w:author="zhangph" w:date="2017-06-16T15:02:00Z">
                  <w:rPr>
                    <w:ins w:id="6251" w:author="zhangph" w:date="2017-06-16T15:02:00Z"/>
                  </w:rPr>
                </w:rPrChange>
              </w:rPr>
              <w:pPrChange w:id="6252" w:author="zhangph" w:date="2017-06-16T15:02:00Z">
                <w:pPr/>
              </w:pPrChange>
            </w:pPr>
          </w:p>
        </w:tc>
        <w:tc>
          <w:tcPr>
            <w:tcW w:w="255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253" w:author="zhangph" w:date="2017-06-16T15:02:00Z"/>
                <w:rFonts w:ascii="宋体" w:eastAsia="宋体" w:hAnsi="宋体" w:cs="宋体"/>
                <w:color w:val="000000"/>
                <w:kern w:val="0"/>
                <w:sz w:val="22"/>
                <w:rPrChange w:id="6254" w:author="zhangph" w:date="2017-06-16T15:02:00Z">
                  <w:rPr>
                    <w:ins w:id="6255" w:author="zhangph" w:date="2017-06-16T15:02:00Z"/>
                  </w:rPr>
                </w:rPrChange>
              </w:rPr>
              <w:pPrChange w:id="6256" w:author="zhangph" w:date="2017-06-16T15:02:00Z">
                <w:pPr/>
              </w:pPrChange>
            </w:pPr>
          </w:p>
        </w:tc>
        <w:tc>
          <w:tcPr>
            <w:tcW w:w="1928"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6257" w:author="zhangph" w:date="2017-06-16T15:02:00Z"/>
                <w:rFonts w:ascii="宋体" w:eastAsia="宋体" w:hAnsi="宋体" w:cs="宋体" w:hint="eastAsia"/>
                <w:color w:val="000000"/>
                <w:kern w:val="0"/>
                <w:sz w:val="22"/>
                <w:rPrChange w:id="6258" w:author="zhangph" w:date="2017-06-16T15:02:00Z">
                  <w:rPr>
                    <w:ins w:id="6259" w:author="zhangph" w:date="2017-06-16T15:02:00Z"/>
                    <w:rFonts w:hint="eastAsia"/>
                  </w:rPr>
                </w:rPrChange>
              </w:rPr>
              <w:pPrChange w:id="6260" w:author="zhangph" w:date="2017-06-16T15:02:00Z">
                <w:pPr/>
              </w:pPrChange>
            </w:pPr>
            <w:ins w:id="6261" w:author="zhangph" w:date="2017-06-16T15:02:00Z">
              <w:r w:rsidRPr="00555323">
                <w:rPr>
                  <w:rFonts w:ascii="宋体" w:eastAsia="宋体" w:hAnsi="宋体" w:cs="宋体" w:hint="eastAsia"/>
                  <w:color w:val="000000"/>
                  <w:kern w:val="0"/>
                  <w:sz w:val="22"/>
                  <w:rPrChange w:id="6262" w:author="zhangph" w:date="2017-06-16T15:02:00Z">
                    <w:rPr>
                      <w:rFonts w:hint="eastAsia"/>
                    </w:rPr>
                  </w:rPrChange>
                </w:rPr>
                <w:t>身份证号码</w:t>
              </w:r>
            </w:ins>
          </w:p>
        </w:tc>
        <w:tc>
          <w:tcPr>
            <w:tcW w:w="108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263" w:author="zhangph" w:date="2017-06-16T15:02:00Z"/>
                <w:rFonts w:ascii="宋体" w:eastAsia="宋体" w:hAnsi="宋体" w:cs="宋体" w:hint="eastAsia"/>
                <w:color w:val="000000"/>
                <w:kern w:val="0"/>
                <w:sz w:val="22"/>
                <w:rPrChange w:id="6264" w:author="zhangph" w:date="2017-06-16T15:02:00Z">
                  <w:rPr>
                    <w:ins w:id="6265" w:author="zhangph" w:date="2017-06-16T15:02:00Z"/>
                    <w:rFonts w:hint="eastAsia"/>
                  </w:rPr>
                </w:rPrChange>
              </w:rPr>
              <w:pPrChange w:id="6266" w:author="zhangph" w:date="2017-06-16T15:02:00Z">
                <w:pPr/>
              </w:pPrChange>
            </w:pPr>
            <w:ins w:id="6267" w:author="zhangph" w:date="2017-06-16T15:02:00Z">
              <w:r w:rsidRPr="00555323">
                <w:rPr>
                  <w:rFonts w:ascii="宋体" w:eastAsia="宋体" w:hAnsi="宋体" w:cs="宋体" w:hint="eastAsia"/>
                  <w:color w:val="000000"/>
                  <w:kern w:val="0"/>
                  <w:sz w:val="22"/>
                  <w:rPrChange w:id="6268" w:author="zhangph" w:date="2017-06-16T15:02:00Z">
                    <w:rPr>
                      <w:rFonts w:hint="eastAsia"/>
                    </w:rPr>
                  </w:rPrChange>
                </w:rPr>
                <w:t xml:space="preserve">　</w:t>
              </w:r>
            </w:ins>
          </w:p>
        </w:tc>
        <w:tc>
          <w:tcPr>
            <w:tcW w:w="108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6269" w:author="zhangph" w:date="2017-06-16T15:02:00Z"/>
                <w:rFonts w:ascii="宋体" w:eastAsia="宋体" w:hAnsi="宋体" w:cs="宋体"/>
                <w:color w:val="000000"/>
                <w:kern w:val="0"/>
                <w:sz w:val="22"/>
                <w:rPrChange w:id="6270" w:author="zhangph" w:date="2017-06-16T15:02:00Z">
                  <w:rPr>
                    <w:ins w:id="6271" w:author="zhangph" w:date="2017-06-16T15:02:00Z"/>
                  </w:rPr>
                </w:rPrChange>
              </w:rPr>
              <w:pPrChange w:id="6272" w:author="zhangph" w:date="2017-06-16T15:02:00Z">
                <w:pPr/>
              </w:pPrChange>
            </w:pPr>
          </w:p>
        </w:tc>
      </w:tr>
      <w:tr w:rsidR="00555323" w:rsidRPr="00555323" w:rsidTr="00555323">
        <w:trPr>
          <w:divId w:val="929049503"/>
          <w:trHeight w:val="270"/>
          <w:ins w:id="6273"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6274" w:author="zhangph" w:date="2017-06-16T15:02:00Z"/>
                <w:rFonts w:ascii="宋体" w:eastAsia="宋体" w:hAnsi="宋体" w:cs="宋体"/>
                <w:color w:val="000000"/>
                <w:kern w:val="0"/>
                <w:sz w:val="22"/>
                <w:rPrChange w:id="6275" w:author="zhangph" w:date="2017-06-16T15:02:00Z">
                  <w:rPr>
                    <w:ins w:id="6276" w:author="zhangph" w:date="2017-06-16T15:02:00Z"/>
                  </w:rPr>
                </w:rPrChange>
              </w:rPr>
              <w:pPrChange w:id="6277" w:author="zhangph" w:date="2017-06-16T15:02:00Z">
                <w:pPr/>
              </w:pPrChange>
            </w:pPr>
          </w:p>
        </w:tc>
        <w:tc>
          <w:tcPr>
            <w:tcW w:w="170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278" w:author="zhangph" w:date="2017-06-16T15:02:00Z"/>
                <w:rFonts w:ascii="宋体" w:eastAsia="宋体" w:hAnsi="宋体" w:cs="宋体"/>
                <w:color w:val="000000"/>
                <w:kern w:val="0"/>
                <w:sz w:val="22"/>
                <w:rPrChange w:id="6279" w:author="zhangph" w:date="2017-06-16T15:02:00Z">
                  <w:rPr>
                    <w:ins w:id="6280" w:author="zhangph" w:date="2017-06-16T15:02:00Z"/>
                  </w:rPr>
                </w:rPrChange>
              </w:rPr>
              <w:pPrChange w:id="6281" w:author="zhangph" w:date="2017-06-16T15:02:00Z">
                <w:pPr/>
              </w:pPrChange>
            </w:pPr>
          </w:p>
        </w:tc>
        <w:tc>
          <w:tcPr>
            <w:tcW w:w="255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282" w:author="zhangph" w:date="2017-06-16T15:02:00Z"/>
                <w:rFonts w:ascii="宋体" w:eastAsia="宋体" w:hAnsi="宋体" w:cs="宋体"/>
                <w:color w:val="000000"/>
                <w:kern w:val="0"/>
                <w:sz w:val="22"/>
                <w:rPrChange w:id="6283" w:author="zhangph" w:date="2017-06-16T15:02:00Z">
                  <w:rPr>
                    <w:ins w:id="6284" w:author="zhangph" w:date="2017-06-16T15:02:00Z"/>
                  </w:rPr>
                </w:rPrChange>
              </w:rPr>
              <w:pPrChange w:id="6285" w:author="zhangph" w:date="2017-06-16T15:02:00Z">
                <w:pPr/>
              </w:pPrChange>
            </w:pP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286" w:author="zhangph" w:date="2017-06-16T15:02:00Z"/>
                <w:rFonts w:ascii="宋体" w:eastAsia="宋体" w:hAnsi="宋体" w:cs="宋体" w:hint="eastAsia"/>
                <w:color w:val="000000"/>
                <w:kern w:val="0"/>
                <w:sz w:val="22"/>
                <w:rPrChange w:id="6287" w:author="zhangph" w:date="2017-06-16T15:02:00Z">
                  <w:rPr>
                    <w:ins w:id="6288" w:author="zhangph" w:date="2017-06-16T15:02:00Z"/>
                    <w:rFonts w:hint="eastAsia"/>
                  </w:rPr>
                </w:rPrChange>
              </w:rPr>
              <w:pPrChange w:id="6289" w:author="zhangph" w:date="2017-06-16T15:02:00Z">
                <w:pPr/>
              </w:pPrChange>
            </w:pPr>
            <w:ins w:id="6290" w:author="zhangph" w:date="2017-06-16T15:02:00Z">
              <w:r w:rsidRPr="00555323">
                <w:rPr>
                  <w:rFonts w:ascii="宋体" w:eastAsia="宋体" w:hAnsi="宋体" w:cs="宋体" w:hint="eastAsia"/>
                  <w:color w:val="000000"/>
                  <w:kern w:val="0"/>
                  <w:sz w:val="22"/>
                  <w:rPrChange w:id="6291" w:author="zhangph" w:date="2017-06-16T15:02:00Z">
                    <w:rPr>
                      <w:rFonts w:hint="eastAsia"/>
                    </w:rPr>
                  </w:rPrChange>
                </w:rPr>
                <w:t>缴存状态</w:t>
              </w:r>
            </w:ins>
          </w:p>
        </w:tc>
        <w:tc>
          <w:tcPr>
            <w:tcW w:w="108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292" w:author="zhangph" w:date="2017-06-16T15:02:00Z"/>
                <w:rFonts w:ascii="宋体" w:eastAsia="宋体" w:hAnsi="宋体" w:cs="宋体" w:hint="eastAsia"/>
                <w:color w:val="000000"/>
                <w:kern w:val="0"/>
                <w:sz w:val="22"/>
                <w:rPrChange w:id="6293" w:author="zhangph" w:date="2017-06-16T15:02:00Z">
                  <w:rPr>
                    <w:ins w:id="6294" w:author="zhangph" w:date="2017-06-16T15:02:00Z"/>
                    <w:rFonts w:hint="eastAsia"/>
                  </w:rPr>
                </w:rPrChange>
              </w:rPr>
              <w:pPrChange w:id="6295" w:author="zhangph" w:date="2017-06-16T15:02:00Z">
                <w:pPr/>
              </w:pPrChange>
            </w:pPr>
            <w:ins w:id="6296" w:author="zhangph" w:date="2017-06-16T15:02:00Z">
              <w:r w:rsidRPr="00555323">
                <w:rPr>
                  <w:rFonts w:ascii="宋体" w:eastAsia="宋体" w:hAnsi="宋体" w:cs="宋体" w:hint="eastAsia"/>
                  <w:color w:val="000000"/>
                  <w:kern w:val="0"/>
                  <w:sz w:val="22"/>
                  <w:rPrChange w:id="6297" w:author="zhangph" w:date="2017-06-16T15:02:00Z">
                    <w:rPr>
                      <w:rFonts w:hint="eastAsia"/>
                    </w:rPr>
                  </w:rPrChange>
                </w:rPr>
                <w:t xml:space="preserve">　</w:t>
              </w:r>
            </w:ins>
          </w:p>
        </w:tc>
        <w:tc>
          <w:tcPr>
            <w:tcW w:w="108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6298" w:author="zhangph" w:date="2017-06-16T15:02:00Z"/>
                <w:rFonts w:ascii="宋体" w:eastAsia="宋体" w:hAnsi="宋体" w:cs="宋体"/>
                <w:color w:val="000000"/>
                <w:kern w:val="0"/>
                <w:sz w:val="22"/>
                <w:rPrChange w:id="6299" w:author="zhangph" w:date="2017-06-16T15:02:00Z">
                  <w:rPr>
                    <w:ins w:id="6300" w:author="zhangph" w:date="2017-06-16T15:02:00Z"/>
                  </w:rPr>
                </w:rPrChange>
              </w:rPr>
              <w:pPrChange w:id="6301" w:author="zhangph" w:date="2017-06-16T15:02:00Z">
                <w:pPr/>
              </w:pPrChange>
            </w:pPr>
          </w:p>
        </w:tc>
      </w:tr>
      <w:tr w:rsidR="00555323" w:rsidRPr="00555323" w:rsidTr="00555323">
        <w:trPr>
          <w:divId w:val="929049503"/>
          <w:trHeight w:val="270"/>
          <w:ins w:id="6302"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555323" w:rsidRPr="00555323" w:rsidRDefault="00555323" w:rsidP="00555323">
            <w:pPr>
              <w:widowControl/>
              <w:jc w:val="left"/>
              <w:rPr>
                <w:ins w:id="6303" w:author="zhangph" w:date="2017-06-16T15:02:00Z"/>
                <w:rFonts w:ascii="宋体" w:eastAsia="宋体" w:hAnsi="宋体" w:cs="宋体"/>
                <w:color w:val="000000"/>
                <w:kern w:val="0"/>
                <w:sz w:val="22"/>
                <w:rPrChange w:id="6304" w:author="zhangph" w:date="2017-06-16T15:02:00Z">
                  <w:rPr>
                    <w:ins w:id="6305" w:author="zhangph" w:date="2017-06-16T15:02:00Z"/>
                  </w:rPr>
                </w:rPrChange>
              </w:rPr>
              <w:pPrChange w:id="6306" w:author="zhangph" w:date="2017-06-16T15:02:00Z">
                <w:pPr/>
              </w:pPrChange>
            </w:pPr>
          </w:p>
        </w:tc>
        <w:tc>
          <w:tcPr>
            <w:tcW w:w="170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307" w:author="zhangph" w:date="2017-06-16T15:02:00Z"/>
                <w:rFonts w:ascii="宋体" w:eastAsia="宋体" w:hAnsi="宋体" w:cs="宋体"/>
                <w:color w:val="000000"/>
                <w:kern w:val="0"/>
                <w:sz w:val="22"/>
                <w:rPrChange w:id="6308" w:author="zhangph" w:date="2017-06-16T15:02:00Z">
                  <w:rPr>
                    <w:ins w:id="6309" w:author="zhangph" w:date="2017-06-16T15:02:00Z"/>
                  </w:rPr>
                </w:rPrChange>
              </w:rPr>
              <w:pPrChange w:id="6310" w:author="zhangph" w:date="2017-06-16T15:02:00Z">
                <w:pPr/>
              </w:pPrChange>
            </w:pPr>
          </w:p>
        </w:tc>
        <w:tc>
          <w:tcPr>
            <w:tcW w:w="255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311" w:author="zhangph" w:date="2017-06-16T15:02:00Z"/>
                <w:rFonts w:ascii="宋体" w:eastAsia="宋体" w:hAnsi="宋体" w:cs="宋体"/>
                <w:color w:val="000000"/>
                <w:kern w:val="0"/>
                <w:sz w:val="22"/>
                <w:rPrChange w:id="6312" w:author="zhangph" w:date="2017-06-16T15:02:00Z">
                  <w:rPr>
                    <w:ins w:id="6313" w:author="zhangph" w:date="2017-06-16T15:02:00Z"/>
                  </w:rPr>
                </w:rPrChange>
              </w:rPr>
              <w:pPrChange w:id="6314" w:author="zhangph" w:date="2017-06-16T15:02:00Z">
                <w:pPr/>
              </w:pPrChange>
            </w:pPr>
          </w:p>
        </w:tc>
        <w:tc>
          <w:tcPr>
            <w:tcW w:w="192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315" w:author="zhangph" w:date="2017-06-16T15:02:00Z"/>
                <w:rFonts w:ascii="宋体" w:eastAsia="宋体" w:hAnsi="宋体" w:cs="宋体" w:hint="eastAsia"/>
                <w:color w:val="000000"/>
                <w:kern w:val="0"/>
                <w:sz w:val="22"/>
                <w:rPrChange w:id="6316" w:author="zhangph" w:date="2017-06-16T15:02:00Z">
                  <w:rPr>
                    <w:ins w:id="6317" w:author="zhangph" w:date="2017-06-16T15:02:00Z"/>
                    <w:rFonts w:hint="eastAsia"/>
                  </w:rPr>
                </w:rPrChange>
              </w:rPr>
              <w:pPrChange w:id="6318" w:author="zhangph" w:date="2017-06-16T15:02:00Z">
                <w:pPr/>
              </w:pPrChange>
            </w:pPr>
            <w:ins w:id="6319" w:author="zhangph" w:date="2017-06-16T15:02:00Z">
              <w:r w:rsidRPr="00555323">
                <w:rPr>
                  <w:rFonts w:ascii="宋体" w:eastAsia="宋体" w:hAnsi="宋体" w:cs="宋体" w:hint="eastAsia"/>
                  <w:color w:val="000000"/>
                  <w:kern w:val="0"/>
                  <w:sz w:val="22"/>
                  <w:rPrChange w:id="6320" w:author="zhangph" w:date="2017-06-16T15:02:00Z">
                    <w:rPr>
                      <w:rFonts w:hint="eastAsia"/>
                    </w:rPr>
                  </w:rPrChange>
                </w:rPr>
                <w:t>最近缴存日期</w:t>
              </w:r>
            </w:ins>
          </w:p>
        </w:tc>
        <w:tc>
          <w:tcPr>
            <w:tcW w:w="108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321" w:author="zhangph" w:date="2017-06-16T15:02:00Z"/>
                <w:rFonts w:ascii="宋体" w:eastAsia="宋体" w:hAnsi="宋体" w:cs="宋体" w:hint="eastAsia"/>
                <w:color w:val="000000"/>
                <w:kern w:val="0"/>
                <w:sz w:val="22"/>
                <w:rPrChange w:id="6322" w:author="zhangph" w:date="2017-06-16T15:02:00Z">
                  <w:rPr>
                    <w:ins w:id="6323" w:author="zhangph" w:date="2017-06-16T15:02:00Z"/>
                    <w:rFonts w:hint="eastAsia"/>
                  </w:rPr>
                </w:rPrChange>
              </w:rPr>
              <w:pPrChange w:id="6324" w:author="zhangph" w:date="2017-06-16T15:02:00Z">
                <w:pPr/>
              </w:pPrChange>
            </w:pPr>
            <w:ins w:id="6325" w:author="zhangph" w:date="2017-06-16T15:02:00Z">
              <w:r w:rsidRPr="00555323">
                <w:rPr>
                  <w:rFonts w:ascii="宋体" w:eastAsia="宋体" w:hAnsi="宋体" w:cs="宋体" w:hint="eastAsia"/>
                  <w:color w:val="000000"/>
                  <w:kern w:val="0"/>
                  <w:sz w:val="22"/>
                  <w:rPrChange w:id="6326" w:author="zhangph" w:date="2017-06-16T15:02:00Z">
                    <w:rPr>
                      <w:rFonts w:hint="eastAsia"/>
                    </w:rPr>
                  </w:rPrChange>
                </w:rPr>
                <w:t xml:space="preserve">　</w:t>
              </w:r>
            </w:ins>
          </w:p>
        </w:tc>
        <w:tc>
          <w:tcPr>
            <w:tcW w:w="108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6327" w:author="zhangph" w:date="2017-06-16T15:02:00Z"/>
                <w:rFonts w:ascii="宋体" w:eastAsia="宋体" w:hAnsi="宋体" w:cs="宋体"/>
                <w:color w:val="000000"/>
                <w:kern w:val="0"/>
                <w:sz w:val="22"/>
                <w:rPrChange w:id="6328" w:author="zhangph" w:date="2017-06-16T15:02:00Z">
                  <w:rPr>
                    <w:ins w:id="6329" w:author="zhangph" w:date="2017-06-16T15:02:00Z"/>
                  </w:rPr>
                </w:rPrChange>
              </w:rPr>
              <w:pPrChange w:id="6330" w:author="zhangph" w:date="2017-06-16T15:02:00Z">
                <w:pPr/>
              </w:pPrChange>
            </w:pPr>
          </w:p>
        </w:tc>
      </w:tr>
      <w:tr w:rsidR="00555323" w:rsidRPr="00555323" w:rsidTr="00555323">
        <w:trPr>
          <w:divId w:val="929049503"/>
          <w:trHeight w:val="270"/>
          <w:ins w:id="6331" w:author="zhangph" w:date="2017-06-16T15:02:00Z"/>
        </w:trPr>
        <w:tc>
          <w:tcPr>
            <w:tcW w:w="69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555323" w:rsidRPr="00555323" w:rsidRDefault="00555323" w:rsidP="00555323">
            <w:pPr>
              <w:widowControl/>
              <w:jc w:val="left"/>
              <w:rPr>
                <w:ins w:id="6332" w:author="zhangph" w:date="2017-06-16T15:02:00Z"/>
                <w:rFonts w:ascii="宋体" w:eastAsia="宋体" w:hAnsi="宋体" w:cs="宋体" w:hint="eastAsia"/>
                <w:color w:val="000000"/>
                <w:kern w:val="0"/>
                <w:sz w:val="22"/>
                <w:rPrChange w:id="6333" w:author="zhangph" w:date="2017-06-16T15:02:00Z">
                  <w:rPr>
                    <w:ins w:id="6334" w:author="zhangph" w:date="2017-06-16T15:02:00Z"/>
                    <w:rFonts w:hint="eastAsia"/>
                  </w:rPr>
                </w:rPrChange>
              </w:rPr>
              <w:pPrChange w:id="6335" w:author="zhangph" w:date="2017-06-16T15:02:00Z">
                <w:pPr/>
              </w:pPrChange>
            </w:pPr>
            <w:ins w:id="6336" w:author="zhangph" w:date="2017-06-16T15:02:00Z">
              <w:r w:rsidRPr="00555323">
                <w:rPr>
                  <w:rFonts w:ascii="宋体" w:eastAsia="宋体" w:hAnsi="宋体" w:cs="宋体" w:hint="eastAsia"/>
                  <w:color w:val="000000"/>
                  <w:kern w:val="0"/>
                  <w:sz w:val="22"/>
                  <w:rPrChange w:id="6337" w:author="zhangph" w:date="2017-06-16T15:02:00Z">
                    <w:rPr>
                      <w:rFonts w:hint="eastAsia"/>
                    </w:rPr>
                  </w:rPrChange>
                </w:rPr>
                <w:t>2</w:t>
              </w:r>
            </w:ins>
          </w:p>
        </w:tc>
        <w:tc>
          <w:tcPr>
            <w:tcW w:w="17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338" w:author="zhangph" w:date="2017-06-16T15:02:00Z"/>
                <w:rFonts w:ascii="宋体" w:eastAsia="宋体" w:hAnsi="宋体" w:cs="宋体" w:hint="eastAsia"/>
                <w:color w:val="000000"/>
                <w:kern w:val="0"/>
                <w:sz w:val="22"/>
                <w:rPrChange w:id="6339" w:author="zhangph" w:date="2017-06-16T15:02:00Z">
                  <w:rPr>
                    <w:ins w:id="6340" w:author="zhangph" w:date="2017-06-16T15:02:00Z"/>
                    <w:rFonts w:hint="eastAsia"/>
                  </w:rPr>
                </w:rPrChange>
              </w:rPr>
              <w:pPrChange w:id="6341" w:author="zhangph" w:date="2017-06-16T15:02:00Z">
                <w:pPr/>
              </w:pPrChange>
            </w:pPr>
            <w:ins w:id="6342" w:author="zhangph" w:date="2017-06-16T15:02:00Z">
              <w:r w:rsidRPr="00555323">
                <w:rPr>
                  <w:rFonts w:ascii="宋体" w:eastAsia="宋体" w:hAnsi="宋体" w:cs="宋体" w:hint="eastAsia"/>
                  <w:color w:val="000000"/>
                  <w:kern w:val="0"/>
                  <w:sz w:val="22"/>
                  <w:rPrChange w:id="6343" w:author="zhangph" w:date="2017-06-16T15:02:00Z">
                    <w:rPr>
                      <w:rFonts w:hint="eastAsia"/>
                    </w:rPr>
                  </w:rPrChange>
                </w:rPr>
                <w:t>社保登记</w:t>
              </w:r>
            </w:ins>
          </w:p>
        </w:tc>
        <w:tc>
          <w:tcPr>
            <w:tcW w:w="255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344" w:author="zhangph" w:date="2017-06-16T15:02:00Z"/>
                <w:rFonts w:ascii="宋体" w:eastAsia="宋体" w:hAnsi="宋体" w:cs="宋体" w:hint="eastAsia"/>
                <w:color w:val="000000"/>
                <w:kern w:val="0"/>
                <w:sz w:val="22"/>
                <w:rPrChange w:id="6345" w:author="zhangph" w:date="2017-06-16T15:02:00Z">
                  <w:rPr>
                    <w:ins w:id="6346" w:author="zhangph" w:date="2017-06-16T15:02:00Z"/>
                    <w:rFonts w:hint="eastAsia"/>
                  </w:rPr>
                </w:rPrChange>
              </w:rPr>
              <w:pPrChange w:id="6347" w:author="zhangph" w:date="2017-06-16T15:02:00Z">
                <w:pPr/>
              </w:pPrChange>
            </w:pPr>
            <w:proofErr w:type="spellStart"/>
            <w:ins w:id="6348" w:author="zhangph" w:date="2017-06-16T15:02:00Z">
              <w:r w:rsidRPr="00555323">
                <w:rPr>
                  <w:rFonts w:ascii="宋体" w:eastAsia="宋体" w:hAnsi="宋体" w:cs="宋体" w:hint="eastAsia"/>
                  <w:color w:val="000000"/>
                  <w:kern w:val="0"/>
                  <w:sz w:val="22"/>
                  <w:rPrChange w:id="6349" w:author="zhangph" w:date="2017-06-16T15:02:00Z">
                    <w:rPr>
                      <w:rFonts w:hint="eastAsia"/>
                    </w:rPr>
                  </w:rPrChange>
                </w:rPr>
                <w:t>gazhk_ZFZYK_SBXX</w:t>
              </w:r>
              <w:proofErr w:type="spellEnd"/>
            </w:ins>
          </w:p>
        </w:tc>
        <w:tc>
          <w:tcPr>
            <w:tcW w:w="192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350" w:author="zhangph" w:date="2017-06-16T15:02:00Z"/>
                <w:rFonts w:ascii="宋体" w:eastAsia="宋体" w:hAnsi="宋体" w:cs="宋体" w:hint="eastAsia"/>
                <w:color w:val="000000"/>
                <w:kern w:val="0"/>
                <w:sz w:val="22"/>
                <w:rPrChange w:id="6351" w:author="zhangph" w:date="2017-06-16T15:02:00Z">
                  <w:rPr>
                    <w:ins w:id="6352" w:author="zhangph" w:date="2017-06-16T15:02:00Z"/>
                    <w:rFonts w:hint="eastAsia"/>
                  </w:rPr>
                </w:rPrChange>
              </w:rPr>
              <w:pPrChange w:id="6353" w:author="zhangph" w:date="2017-06-16T15:02:00Z">
                <w:pPr/>
              </w:pPrChange>
            </w:pPr>
            <w:ins w:id="6354" w:author="zhangph" w:date="2017-06-16T15:02:00Z">
              <w:r w:rsidRPr="00555323">
                <w:rPr>
                  <w:rFonts w:ascii="宋体" w:eastAsia="宋体" w:hAnsi="宋体" w:cs="宋体" w:hint="eastAsia"/>
                  <w:color w:val="000000"/>
                  <w:kern w:val="0"/>
                  <w:sz w:val="22"/>
                  <w:rPrChange w:id="6355" w:author="zhangph" w:date="2017-06-16T15:02:00Z">
                    <w:rPr>
                      <w:rFonts w:hint="eastAsia"/>
                    </w:rPr>
                  </w:rPrChange>
                </w:rPr>
                <w:t>工作单位名称</w:t>
              </w:r>
            </w:ins>
          </w:p>
        </w:tc>
        <w:tc>
          <w:tcPr>
            <w:tcW w:w="108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356" w:author="zhangph" w:date="2017-06-16T15:02:00Z"/>
                <w:rFonts w:ascii="宋体" w:eastAsia="宋体" w:hAnsi="宋体" w:cs="宋体" w:hint="eastAsia"/>
                <w:color w:val="000000"/>
                <w:kern w:val="0"/>
                <w:sz w:val="22"/>
                <w:rPrChange w:id="6357" w:author="zhangph" w:date="2017-06-16T15:02:00Z">
                  <w:rPr>
                    <w:ins w:id="6358" w:author="zhangph" w:date="2017-06-16T15:02:00Z"/>
                    <w:rFonts w:hint="eastAsia"/>
                  </w:rPr>
                </w:rPrChange>
              </w:rPr>
              <w:pPrChange w:id="6359" w:author="zhangph" w:date="2017-06-16T15:02:00Z">
                <w:pPr/>
              </w:pPrChange>
            </w:pPr>
            <w:ins w:id="6360" w:author="zhangph" w:date="2017-06-16T15:02:00Z">
              <w:r w:rsidRPr="00555323">
                <w:rPr>
                  <w:rFonts w:ascii="宋体" w:eastAsia="宋体" w:hAnsi="宋体" w:cs="宋体" w:hint="eastAsia"/>
                  <w:color w:val="000000"/>
                  <w:kern w:val="0"/>
                  <w:sz w:val="22"/>
                  <w:rPrChange w:id="6361" w:author="zhangph" w:date="2017-06-16T15:02:00Z">
                    <w:rPr>
                      <w:rFonts w:hint="eastAsia"/>
                    </w:rPr>
                  </w:rPrChange>
                </w:rPr>
                <w:t xml:space="preserve">　</w:t>
              </w:r>
            </w:ins>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6362" w:author="zhangph" w:date="2017-06-16T15:02:00Z"/>
                <w:rFonts w:ascii="宋体" w:eastAsia="宋体" w:hAnsi="宋体" w:cs="宋体" w:hint="eastAsia"/>
                <w:color w:val="000000"/>
                <w:kern w:val="0"/>
                <w:sz w:val="22"/>
                <w:rPrChange w:id="6363" w:author="zhangph" w:date="2017-06-16T15:02:00Z">
                  <w:rPr>
                    <w:ins w:id="6364" w:author="zhangph" w:date="2017-06-16T15:02:00Z"/>
                    <w:rFonts w:hint="eastAsia"/>
                  </w:rPr>
                </w:rPrChange>
              </w:rPr>
              <w:pPrChange w:id="6365" w:author="zhangph" w:date="2017-06-16T15:02:00Z">
                <w:pPr/>
              </w:pPrChange>
            </w:pPr>
            <w:ins w:id="6366" w:author="zhangph" w:date="2017-06-16T15:02:00Z">
              <w:r w:rsidRPr="00555323">
                <w:rPr>
                  <w:rFonts w:ascii="宋体" w:eastAsia="宋体" w:hAnsi="宋体" w:cs="宋体" w:hint="eastAsia"/>
                  <w:color w:val="000000"/>
                  <w:kern w:val="0"/>
                  <w:sz w:val="22"/>
                  <w:rPrChange w:id="6367" w:author="zhangph" w:date="2017-06-16T15:02:00Z">
                    <w:rPr>
                      <w:rFonts w:hint="eastAsia"/>
                    </w:rPr>
                  </w:rPrChange>
                </w:rPr>
                <w:t>市云</w:t>
              </w:r>
            </w:ins>
          </w:p>
        </w:tc>
      </w:tr>
      <w:tr w:rsidR="00555323" w:rsidRPr="00555323" w:rsidTr="00555323">
        <w:trPr>
          <w:divId w:val="929049503"/>
          <w:trHeight w:val="270"/>
          <w:ins w:id="6368"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6369" w:author="zhangph" w:date="2017-06-16T15:02:00Z"/>
                <w:rFonts w:ascii="宋体" w:eastAsia="宋体" w:hAnsi="宋体" w:cs="宋体"/>
                <w:color w:val="000000"/>
                <w:kern w:val="0"/>
                <w:sz w:val="22"/>
                <w:rPrChange w:id="6370" w:author="zhangph" w:date="2017-06-16T15:02:00Z">
                  <w:rPr>
                    <w:ins w:id="6371" w:author="zhangph" w:date="2017-06-16T15:02:00Z"/>
                  </w:rPr>
                </w:rPrChange>
              </w:rPr>
              <w:pPrChange w:id="6372" w:author="zhangph" w:date="2017-06-16T15:02:00Z">
                <w:pPr/>
              </w:pPrChange>
            </w:pPr>
          </w:p>
        </w:tc>
        <w:tc>
          <w:tcPr>
            <w:tcW w:w="170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373" w:author="zhangph" w:date="2017-06-16T15:02:00Z"/>
                <w:rFonts w:ascii="宋体" w:eastAsia="宋体" w:hAnsi="宋体" w:cs="宋体"/>
                <w:color w:val="000000"/>
                <w:kern w:val="0"/>
                <w:sz w:val="22"/>
                <w:rPrChange w:id="6374" w:author="zhangph" w:date="2017-06-16T15:02:00Z">
                  <w:rPr>
                    <w:ins w:id="6375" w:author="zhangph" w:date="2017-06-16T15:02:00Z"/>
                  </w:rPr>
                </w:rPrChange>
              </w:rPr>
              <w:pPrChange w:id="6376" w:author="zhangph" w:date="2017-06-16T15:02:00Z">
                <w:pPr/>
              </w:pPrChange>
            </w:pPr>
          </w:p>
        </w:tc>
        <w:tc>
          <w:tcPr>
            <w:tcW w:w="255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377" w:author="zhangph" w:date="2017-06-16T15:02:00Z"/>
                <w:rFonts w:ascii="宋体" w:eastAsia="宋体" w:hAnsi="宋体" w:cs="宋体"/>
                <w:color w:val="000000"/>
                <w:kern w:val="0"/>
                <w:sz w:val="22"/>
                <w:rPrChange w:id="6378" w:author="zhangph" w:date="2017-06-16T15:02:00Z">
                  <w:rPr>
                    <w:ins w:id="6379" w:author="zhangph" w:date="2017-06-16T15:02:00Z"/>
                  </w:rPr>
                </w:rPrChange>
              </w:rPr>
              <w:pPrChange w:id="6380" w:author="zhangph" w:date="2017-06-16T15:02:00Z">
                <w:pPr/>
              </w:pPrChange>
            </w:pPr>
          </w:p>
        </w:tc>
        <w:tc>
          <w:tcPr>
            <w:tcW w:w="1928" w:type="dxa"/>
            <w:tcBorders>
              <w:top w:val="nil"/>
              <w:left w:val="nil"/>
              <w:bottom w:val="nil"/>
              <w:right w:val="single" w:sz="4" w:space="0" w:color="auto"/>
            </w:tcBorders>
            <w:shd w:val="clear" w:color="auto" w:fill="auto"/>
            <w:noWrap/>
            <w:vAlign w:val="center"/>
            <w:hideMark/>
          </w:tcPr>
          <w:p w:rsidR="00555323" w:rsidRPr="00555323" w:rsidRDefault="00555323" w:rsidP="00555323">
            <w:pPr>
              <w:widowControl/>
              <w:jc w:val="left"/>
              <w:rPr>
                <w:ins w:id="6381" w:author="zhangph" w:date="2017-06-16T15:02:00Z"/>
                <w:rFonts w:ascii="宋体" w:eastAsia="宋体" w:hAnsi="宋体" w:cs="宋体" w:hint="eastAsia"/>
                <w:color w:val="000000"/>
                <w:kern w:val="0"/>
                <w:sz w:val="22"/>
                <w:rPrChange w:id="6382" w:author="zhangph" w:date="2017-06-16T15:02:00Z">
                  <w:rPr>
                    <w:ins w:id="6383" w:author="zhangph" w:date="2017-06-16T15:02:00Z"/>
                    <w:rFonts w:hint="eastAsia"/>
                  </w:rPr>
                </w:rPrChange>
              </w:rPr>
              <w:pPrChange w:id="6384" w:author="zhangph" w:date="2017-06-16T15:02:00Z">
                <w:pPr/>
              </w:pPrChange>
            </w:pPr>
            <w:ins w:id="6385" w:author="zhangph" w:date="2017-06-16T15:02:00Z">
              <w:r w:rsidRPr="00555323">
                <w:rPr>
                  <w:rFonts w:ascii="宋体" w:eastAsia="宋体" w:hAnsi="宋体" w:cs="宋体" w:hint="eastAsia"/>
                  <w:color w:val="000000"/>
                  <w:kern w:val="0"/>
                  <w:sz w:val="22"/>
                  <w:rPrChange w:id="6386" w:author="zhangph" w:date="2017-06-16T15:02:00Z">
                    <w:rPr>
                      <w:rFonts w:hint="eastAsia"/>
                    </w:rPr>
                  </w:rPrChange>
                </w:rPr>
                <w:t>身份证号码</w:t>
              </w:r>
            </w:ins>
          </w:p>
        </w:tc>
        <w:tc>
          <w:tcPr>
            <w:tcW w:w="108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387" w:author="zhangph" w:date="2017-06-16T15:02:00Z"/>
                <w:rFonts w:ascii="宋体" w:eastAsia="宋体" w:hAnsi="宋体" w:cs="宋体" w:hint="eastAsia"/>
                <w:color w:val="000000"/>
                <w:kern w:val="0"/>
                <w:sz w:val="22"/>
                <w:rPrChange w:id="6388" w:author="zhangph" w:date="2017-06-16T15:02:00Z">
                  <w:rPr>
                    <w:ins w:id="6389" w:author="zhangph" w:date="2017-06-16T15:02:00Z"/>
                    <w:rFonts w:hint="eastAsia"/>
                  </w:rPr>
                </w:rPrChange>
              </w:rPr>
              <w:pPrChange w:id="6390" w:author="zhangph" w:date="2017-06-16T15:02:00Z">
                <w:pPr/>
              </w:pPrChange>
            </w:pPr>
            <w:ins w:id="6391" w:author="zhangph" w:date="2017-06-16T15:02:00Z">
              <w:r w:rsidRPr="00555323">
                <w:rPr>
                  <w:rFonts w:ascii="宋体" w:eastAsia="宋体" w:hAnsi="宋体" w:cs="宋体" w:hint="eastAsia"/>
                  <w:color w:val="000000"/>
                  <w:kern w:val="0"/>
                  <w:sz w:val="22"/>
                  <w:rPrChange w:id="6392" w:author="zhangph" w:date="2017-06-16T15:02:00Z">
                    <w:rPr>
                      <w:rFonts w:hint="eastAsia"/>
                    </w:rPr>
                  </w:rPrChange>
                </w:rPr>
                <w:t xml:space="preserve">　</w:t>
              </w:r>
            </w:ins>
          </w:p>
        </w:tc>
        <w:tc>
          <w:tcPr>
            <w:tcW w:w="108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6393" w:author="zhangph" w:date="2017-06-16T15:02:00Z"/>
                <w:rFonts w:ascii="宋体" w:eastAsia="宋体" w:hAnsi="宋体" w:cs="宋体"/>
                <w:color w:val="000000"/>
                <w:kern w:val="0"/>
                <w:sz w:val="22"/>
                <w:rPrChange w:id="6394" w:author="zhangph" w:date="2017-06-16T15:02:00Z">
                  <w:rPr>
                    <w:ins w:id="6395" w:author="zhangph" w:date="2017-06-16T15:02:00Z"/>
                  </w:rPr>
                </w:rPrChange>
              </w:rPr>
              <w:pPrChange w:id="6396" w:author="zhangph" w:date="2017-06-16T15:02:00Z">
                <w:pPr/>
              </w:pPrChange>
            </w:pPr>
          </w:p>
        </w:tc>
      </w:tr>
      <w:tr w:rsidR="00555323" w:rsidRPr="00555323" w:rsidTr="00555323">
        <w:trPr>
          <w:divId w:val="929049503"/>
          <w:trHeight w:val="270"/>
          <w:ins w:id="6397"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6398" w:author="zhangph" w:date="2017-06-16T15:02:00Z"/>
                <w:rFonts w:ascii="宋体" w:eastAsia="宋体" w:hAnsi="宋体" w:cs="宋体"/>
                <w:color w:val="000000"/>
                <w:kern w:val="0"/>
                <w:sz w:val="22"/>
                <w:rPrChange w:id="6399" w:author="zhangph" w:date="2017-06-16T15:02:00Z">
                  <w:rPr>
                    <w:ins w:id="6400" w:author="zhangph" w:date="2017-06-16T15:02:00Z"/>
                  </w:rPr>
                </w:rPrChange>
              </w:rPr>
              <w:pPrChange w:id="6401" w:author="zhangph" w:date="2017-06-16T15:02:00Z">
                <w:pPr/>
              </w:pPrChange>
            </w:pPr>
          </w:p>
        </w:tc>
        <w:tc>
          <w:tcPr>
            <w:tcW w:w="170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402" w:author="zhangph" w:date="2017-06-16T15:02:00Z"/>
                <w:rFonts w:ascii="宋体" w:eastAsia="宋体" w:hAnsi="宋体" w:cs="宋体"/>
                <w:color w:val="000000"/>
                <w:kern w:val="0"/>
                <w:sz w:val="22"/>
                <w:rPrChange w:id="6403" w:author="zhangph" w:date="2017-06-16T15:02:00Z">
                  <w:rPr>
                    <w:ins w:id="6404" w:author="zhangph" w:date="2017-06-16T15:02:00Z"/>
                  </w:rPr>
                </w:rPrChange>
              </w:rPr>
              <w:pPrChange w:id="6405" w:author="zhangph" w:date="2017-06-16T15:02:00Z">
                <w:pPr/>
              </w:pPrChange>
            </w:pPr>
          </w:p>
        </w:tc>
        <w:tc>
          <w:tcPr>
            <w:tcW w:w="255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406" w:author="zhangph" w:date="2017-06-16T15:02:00Z"/>
                <w:rFonts w:ascii="宋体" w:eastAsia="宋体" w:hAnsi="宋体" w:cs="宋体"/>
                <w:color w:val="000000"/>
                <w:kern w:val="0"/>
                <w:sz w:val="22"/>
                <w:rPrChange w:id="6407" w:author="zhangph" w:date="2017-06-16T15:02:00Z">
                  <w:rPr>
                    <w:ins w:id="6408" w:author="zhangph" w:date="2017-06-16T15:02:00Z"/>
                  </w:rPr>
                </w:rPrChange>
              </w:rPr>
              <w:pPrChange w:id="6409" w:author="zhangph" w:date="2017-06-16T15:02:00Z">
                <w:pPr/>
              </w:pPrChange>
            </w:pP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410" w:author="zhangph" w:date="2017-06-16T15:02:00Z"/>
                <w:rFonts w:ascii="宋体" w:eastAsia="宋体" w:hAnsi="宋体" w:cs="宋体" w:hint="eastAsia"/>
                <w:color w:val="000000"/>
                <w:kern w:val="0"/>
                <w:sz w:val="22"/>
                <w:rPrChange w:id="6411" w:author="zhangph" w:date="2017-06-16T15:02:00Z">
                  <w:rPr>
                    <w:ins w:id="6412" w:author="zhangph" w:date="2017-06-16T15:02:00Z"/>
                    <w:rFonts w:hint="eastAsia"/>
                  </w:rPr>
                </w:rPrChange>
              </w:rPr>
              <w:pPrChange w:id="6413" w:author="zhangph" w:date="2017-06-16T15:02:00Z">
                <w:pPr/>
              </w:pPrChange>
            </w:pPr>
            <w:ins w:id="6414" w:author="zhangph" w:date="2017-06-16T15:02:00Z">
              <w:r w:rsidRPr="00555323">
                <w:rPr>
                  <w:rFonts w:ascii="宋体" w:eastAsia="宋体" w:hAnsi="宋体" w:cs="宋体" w:hint="eastAsia"/>
                  <w:color w:val="000000"/>
                  <w:kern w:val="0"/>
                  <w:sz w:val="22"/>
                  <w:rPrChange w:id="6415" w:author="zhangph" w:date="2017-06-16T15:02:00Z">
                    <w:rPr>
                      <w:rFonts w:hint="eastAsia"/>
                    </w:rPr>
                  </w:rPrChange>
                </w:rPr>
                <w:t>参保日期</w:t>
              </w:r>
            </w:ins>
          </w:p>
        </w:tc>
        <w:tc>
          <w:tcPr>
            <w:tcW w:w="108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416" w:author="zhangph" w:date="2017-06-16T15:02:00Z"/>
                <w:rFonts w:ascii="宋体" w:eastAsia="宋体" w:hAnsi="宋体" w:cs="宋体" w:hint="eastAsia"/>
                <w:color w:val="000000"/>
                <w:kern w:val="0"/>
                <w:sz w:val="22"/>
                <w:rPrChange w:id="6417" w:author="zhangph" w:date="2017-06-16T15:02:00Z">
                  <w:rPr>
                    <w:ins w:id="6418" w:author="zhangph" w:date="2017-06-16T15:02:00Z"/>
                    <w:rFonts w:hint="eastAsia"/>
                  </w:rPr>
                </w:rPrChange>
              </w:rPr>
              <w:pPrChange w:id="6419" w:author="zhangph" w:date="2017-06-16T15:02:00Z">
                <w:pPr/>
              </w:pPrChange>
            </w:pPr>
            <w:ins w:id="6420" w:author="zhangph" w:date="2017-06-16T15:02:00Z">
              <w:r w:rsidRPr="00555323">
                <w:rPr>
                  <w:rFonts w:ascii="宋体" w:eastAsia="宋体" w:hAnsi="宋体" w:cs="宋体" w:hint="eastAsia"/>
                  <w:color w:val="000000"/>
                  <w:kern w:val="0"/>
                  <w:sz w:val="22"/>
                  <w:rPrChange w:id="6421" w:author="zhangph" w:date="2017-06-16T15:02:00Z">
                    <w:rPr>
                      <w:rFonts w:hint="eastAsia"/>
                    </w:rPr>
                  </w:rPrChange>
                </w:rPr>
                <w:t xml:space="preserve">　</w:t>
              </w:r>
            </w:ins>
          </w:p>
        </w:tc>
        <w:tc>
          <w:tcPr>
            <w:tcW w:w="108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6422" w:author="zhangph" w:date="2017-06-16T15:02:00Z"/>
                <w:rFonts w:ascii="宋体" w:eastAsia="宋体" w:hAnsi="宋体" w:cs="宋体"/>
                <w:color w:val="000000"/>
                <w:kern w:val="0"/>
                <w:sz w:val="22"/>
                <w:rPrChange w:id="6423" w:author="zhangph" w:date="2017-06-16T15:02:00Z">
                  <w:rPr>
                    <w:ins w:id="6424" w:author="zhangph" w:date="2017-06-16T15:02:00Z"/>
                  </w:rPr>
                </w:rPrChange>
              </w:rPr>
              <w:pPrChange w:id="6425" w:author="zhangph" w:date="2017-06-16T15:02:00Z">
                <w:pPr/>
              </w:pPrChange>
            </w:pPr>
          </w:p>
        </w:tc>
      </w:tr>
      <w:tr w:rsidR="00555323" w:rsidRPr="00555323" w:rsidTr="00555323">
        <w:trPr>
          <w:divId w:val="929049503"/>
          <w:trHeight w:val="270"/>
          <w:ins w:id="6426"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555323" w:rsidRPr="00555323" w:rsidRDefault="00555323" w:rsidP="00555323">
            <w:pPr>
              <w:widowControl/>
              <w:jc w:val="left"/>
              <w:rPr>
                <w:ins w:id="6427" w:author="zhangph" w:date="2017-06-16T15:02:00Z"/>
                <w:rFonts w:ascii="宋体" w:eastAsia="宋体" w:hAnsi="宋体" w:cs="宋体"/>
                <w:color w:val="000000"/>
                <w:kern w:val="0"/>
                <w:sz w:val="22"/>
                <w:rPrChange w:id="6428" w:author="zhangph" w:date="2017-06-16T15:02:00Z">
                  <w:rPr>
                    <w:ins w:id="6429" w:author="zhangph" w:date="2017-06-16T15:02:00Z"/>
                  </w:rPr>
                </w:rPrChange>
              </w:rPr>
              <w:pPrChange w:id="6430" w:author="zhangph" w:date="2017-06-16T15:02:00Z">
                <w:pPr/>
              </w:pPrChange>
            </w:pPr>
          </w:p>
        </w:tc>
        <w:tc>
          <w:tcPr>
            <w:tcW w:w="1701"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431" w:author="zhangph" w:date="2017-06-16T15:02:00Z"/>
                <w:rFonts w:ascii="宋体" w:eastAsia="宋体" w:hAnsi="宋体" w:cs="宋体"/>
                <w:color w:val="000000"/>
                <w:kern w:val="0"/>
                <w:sz w:val="22"/>
                <w:rPrChange w:id="6432" w:author="zhangph" w:date="2017-06-16T15:02:00Z">
                  <w:rPr>
                    <w:ins w:id="6433" w:author="zhangph" w:date="2017-06-16T15:02:00Z"/>
                  </w:rPr>
                </w:rPrChange>
              </w:rPr>
              <w:pPrChange w:id="6434" w:author="zhangph" w:date="2017-06-16T15:02:00Z">
                <w:pPr/>
              </w:pPrChange>
            </w:pPr>
          </w:p>
        </w:tc>
        <w:tc>
          <w:tcPr>
            <w:tcW w:w="2552" w:type="dxa"/>
            <w:vMerge/>
            <w:tcBorders>
              <w:top w:val="nil"/>
              <w:left w:val="single" w:sz="4" w:space="0" w:color="auto"/>
              <w:bottom w:val="single" w:sz="4" w:space="0" w:color="auto"/>
              <w:right w:val="single" w:sz="4" w:space="0" w:color="auto"/>
            </w:tcBorders>
            <w:vAlign w:val="center"/>
            <w:hideMark/>
          </w:tcPr>
          <w:p w:rsidR="00555323" w:rsidRPr="00555323" w:rsidRDefault="00555323" w:rsidP="00555323">
            <w:pPr>
              <w:widowControl/>
              <w:jc w:val="left"/>
              <w:rPr>
                <w:ins w:id="6435" w:author="zhangph" w:date="2017-06-16T15:02:00Z"/>
                <w:rFonts w:ascii="宋体" w:eastAsia="宋体" w:hAnsi="宋体" w:cs="宋体"/>
                <w:color w:val="000000"/>
                <w:kern w:val="0"/>
                <w:sz w:val="22"/>
                <w:rPrChange w:id="6436" w:author="zhangph" w:date="2017-06-16T15:02:00Z">
                  <w:rPr>
                    <w:ins w:id="6437" w:author="zhangph" w:date="2017-06-16T15:02:00Z"/>
                  </w:rPr>
                </w:rPrChange>
              </w:rPr>
              <w:pPrChange w:id="6438" w:author="zhangph" w:date="2017-06-16T15:02:00Z">
                <w:pPr/>
              </w:pPrChange>
            </w:pPr>
          </w:p>
        </w:tc>
        <w:tc>
          <w:tcPr>
            <w:tcW w:w="1928"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439" w:author="zhangph" w:date="2017-06-16T15:02:00Z"/>
                <w:rFonts w:ascii="宋体" w:eastAsia="宋体" w:hAnsi="宋体" w:cs="宋体" w:hint="eastAsia"/>
                <w:color w:val="000000"/>
                <w:kern w:val="0"/>
                <w:sz w:val="22"/>
                <w:rPrChange w:id="6440" w:author="zhangph" w:date="2017-06-16T15:02:00Z">
                  <w:rPr>
                    <w:ins w:id="6441" w:author="zhangph" w:date="2017-06-16T15:02:00Z"/>
                    <w:rFonts w:hint="eastAsia"/>
                  </w:rPr>
                </w:rPrChange>
              </w:rPr>
              <w:pPrChange w:id="6442" w:author="zhangph" w:date="2017-06-16T15:02:00Z">
                <w:pPr/>
              </w:pPrChange>
            </w:pPr>
            <w:ins w:id="6443" w:author="zhangph" w:date="2017-06-16T15:02:00Z">
              <w:r w:rsidRPr="00555323">
                <w:rPr>
                  <w:rFonts w:ascii="宋体" w:eastAsia="宋体" w:hAnsi="宋体" w:cs="宋体" w:hint="eastAsia"/>
                  <w:color w:val="000000"/>
                  <w:kern w:val="0"/>
                  <w:sz w:val="22"/>
                  <w:rPrChange w:id="6444" w:author="zhangph" w:date="2017-06-16T15:02:00Z">
                    <w:rPr>
                      <w:rFonts w:hint="eastAsia"/>
                    </w:rPr>
                  </w:rPrChange>
                </w:rPr>
                <w:t>参保状态</w:t>
              </w:r>
            </w:ins>
          </w:p>
        </w:tc>
        <w:tc>
          <w:tcPr>
            <w:tcW w:w="1080" w:type="dxa"/>
            <w:tcBorders>
              <w:top w:val="nil"/>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445" w:author="zhangph" w:date="2017-06-16T15:02:00Z"/>
                <w:rFonts w:ascii="宋体" w:eastAsia="宋体" w:hAnsi="宋体" w:cs="宋体" w:hint="eastAsia"/>
                <w:color w:val="000000"/>
                <w:kern w:val="0"/>
                <w:sz w:val="22"/>
                <w:rPrChange w:id="6446" w:author="zhangph" w:date="2017-06-16T15:02:00Z">
                  <w:rPr>
                    <w:ins w:id="6447" w:author="zhangph" w:date="2017-06-16T15:02:00Z"/>
                    <w:rFonts w:hint="eastAsia"/>
                  </w:rPr>
                </w:rPrChange>
              </w:rPr>
              <w:pPrChange w:id="6448" w:author="zhangph" w:date="2017-06-16T15:02:00Z">
                <w:pPr/>
              </w:pPrChange>
            </w:pPr>
            <w:ins w:id="6449" w:author="zhangph" w:date="2017-06-16T15:02:00Z">
              <w:r w:rsidRPr="00555323">
                <w:rPr>
                  <w:rFonts w:ascii="宋体" w:eastAsia="宋体" w:hAnsi="宋体" w:cs="宋体" w:hint="eastAsia"/>
                  <w:color w:val="000000"/>
                  <w:kern w:val="0"/>
                  <w:sz w:val="22"/>
                  <w:rPrChange w:id="6450" w:author="zhangph" w:date="2017-06-16T15:02:00Z">
                    <w:rPr>
                      <w:rFonts w:hint="eastAsia"/>
                    </w:rPr>
                  </w:rPrChange>
                </w:rPr>
                <w:t xml:space="preserve">　</w:t>
              </w:r>
            </w:ins>
          </w:p>
        </w:tc>
        <w:tc>
          <w:tcPr>
            <w:tcW w:w="1080" w:type="dxa"/>
            <w:vMerge/>
            <w:tcBorders>
              <w:top w:val="nil"/>
              <w:left w:val="single" w:sz="4" w:space="0" w:color="auto"/>
              <w:bottom w:val="single" w:sz="4" w:space="0" w:color="auto"/>
              <w:right w:val="single" w:sz="8" w:space="0" w:color="auto"/>
            </w:tcBorders>
            <w:vAlign w:val="center"/>
            <w:hideMark/>
          </w:tcPr>
          <w:p w:rsidR="00555323" w:rsidRPr="00555323" w:rsidRDefault="00555323" w:rsidP="00555323">
            <w:pPr>
              <w:widowControl/>
              <w:jc w:val="left"/>
              <w:rPr>
                <w:ins w:id="6451" w:author="zhangph" w:date="2017-06-16T15:02:00Z"/>
                <w:rFonts w:ascii="宋体" w:eastAsia="宋体" w:hAnsi="宋体" w:cs="宋体"/>
                <w:color w:val="000000"/>
                <w:kern w:val="0"/>
                <w:sz w:val="22"/>
                <w:rPrChange w:id="6452" w:author="zhangph" w:date="2017-06-16T15:02:00Z">
                  <w:rPr>
                    <w:ins w:id="6453" w:author="zhangph" w:date="2017-06-16T15:02:00Z"/>
                  </w:rPr>
                </w:rPrChange>
              </w:rPr>
              <w:pPrChange w:id="6454" w:author="zhangph" w:date="2017-06-16T15:02:00Z">
                <w:pPr/>
              </w:pPrChange>
            </w:pPr>
          </w:p>
        </w:tc>
      </w:tr>
    </w:tbl>
    <w:p w:rsidR="00F22C6A" w:rsidRPr="00F22C6A" w:rsidDel="00555323" w:rsidRDefault="00F22C6A" w:rsidP="00555323">
      <w:pPr>
        <w:pStyle w:val="11"/>
        <w:numPr>
          <w:ilvl w:val="0"/>
          <w:numId w:val="2"/>
        </w:numPr>
        <w:ind w:firstLineChars="0"/>
        <w:rPr>
          <w:del w:id="6455" w:author="zhangph" w:date="2017-06-16T15:02:00Z"/>
          <w:rFonts w:ascii="华文细黑" w:eastAsia="华文细黑" w:hAnsi="华文细黑" w:cs="宋体"/>
          <w:kern w:val="0"/>
          <w:sz w:val="24"/>
        </w:rPr>
        <w:pPrChange w:id="6456" w:author="zhangph" w:date="2017-06-16T15:02:00Z">
          <w:pPr>
            <w:pStyle w:val="11"/>
            <w:numPr>
              <w:numId w:val="2"/>
            </w:numPr>
            <w:ind w:left="420" w:firstLineChars="0" w:hanging="420"/>
          </w:pPr>
        </w:pPrChange>
      </w:pPr>
    </w:p>
    <w:tbl>
      <w:tblPr>
        <w:tblW w:w="9040" w:type="dxa"/>
        <w:tblLook w:val="04A0" w:firstRow="1" w:lastRow="0" w:firstColumn="1" w:lastColumn="0" w:noHBand="0" w:noVBand="1"/>
      </w:tblPr>
      <w:tblGrid>
        <w:gridCol w:w="699"/>
        <w:gridCol w:w="1701"/>
        <w:gridCol w:w="2552"/>
        <w:gridCol w:w="1928"/>
        <w:gridCol w:w="1080"/>
        <w:gridCol w:w="1080"/>
      </w:tblGrid>
      <w:tr w:rsidR="00F22C6A" w:rsidRPr="00F22C6A" w:rsidDel="00555323" w:rsidTr="00F22C6A">
        <w:trPr>
          <w:divId w:val="615257959"/>
          <w:trHeight w:val="270"/>
          <w:del w:id="6457" w:author="zhangph" w:date="2017-06-16T15:02:00Z"/>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58" w:author="zhangph" w:date="2017-06-16T15:02:00Z"/>
                <w:rFonts w:ascii="宋体" w:eastAsia="宋体" w:hAnsi="宋体" w:cs="宋体"/>
                <w:color w:val="000000"/>
                <w:kern w:val="0"/>
                <w:sz w:val="22"/>
              </w:rPr>
            </w:pPr>
            <w:del w:id="6459" w:author="zhangph" w:date="2017-06-16T15:02:00Z">
              <w:r w:rsidRPr="00F22C6A" w:rsidDel="00555323">
                <w:rPr>
                  <w:rFonts w:ascii="宋体" w:eastAsia="宋体" w:hAnsi="宋体" w:cs="宋体" w:hint="eastAsia"/>
                  <w:color w:val="000000"/>
                  <w:kern w:val="0"/>
                  <w:sz w:val="22"/>
                </w:rPr>
                <w:delText>序号</w:delText>
              </w:r>
            </w:del>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60" w:author="zhangph" w:date="2017-06-16T15:02:00Z"/>
                <w:rFonts w:ascii="宋体" w:eastAsia="宋体" w:hAnsi="宋体" w:cs="宋体"/>
                <w:color w:val="000000"/>
                <w:kern w:val="0"/>
                <w:sz w:val="22"/>
              </w:rPr>
            </w:pPr>
            <w:del w:id="6461" w:author="zhangph" w:date="2017-06-16T15:02:00Z">
              <w:r w:rsidRPr="00F22C6A" w:rsidDel="00555323">
                <w:rPr>
                  <w:rFonts w:ascii="宋体" w:eastAsia="宋体" w:hAnsi="宋体" w:cs="宋体" w:hint="eastAsia"/>
                  <w:color w:val="000000"/>
                  <w:kern w:val="0"/>
                  <w:sz w:val="22"/>
                </w:rPr>
                <w:delText>表名</w:delText>
              </w:r>
            </w:del>
          </w:p>
        </w:tc>
        <w:tc>
          <w:tcPr>
            <w:tcW w:w="2552"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62" w:author="zhangph" w:date="2017-06-16T15:02:00Z"/>
                <w:rFonts w:ascii="宋体" w:eastAsia="宋体" w:hAnsi="宋体" w:cs="宋体"/>
                <w:color w:val="000000"/>
                <w:kern w:val="0"/>
                <w:sz w:val="22"/>
              </w:rPr>
            </w:pPr>
            <w:del w:id="6463" w:author="zhangph" w:date="2017-06-16T15:02:00Z">
              <w:r w:rsidRPr="00F22C6A" w:rsidDel="00555323">
                <w:rPr>
                  <w:rFonts w:ascii="宋体" w:eastAsia="宋体" w:hAnsi="宋体" w:cs="宋体" w:hint="eastAsia"/>
                  <w:color w:val="000000"/>
                  <w:kern w:val="0"/>
                  <w:sz w:val="22"/>
                </w:rPr>
                <w:delText>英文名</w:delText>
              </w:r>
            </w:del>
          </w:p>
        </w:tc>
        <w:tc>
          <w:tcPr>
            <w:tcW w:w="1928"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64" w:author="zhangph" w:date="2017-06-16T15:02:00Z"/>
                <w:rFonts w:ascii="宋体" w:eastAsia="宋体" w:hAnsi="宋体" w:cs="宋体"/>
                <w:color w:val="000000"/>
                <w:kern w:val="0"/>
                <w:sz w:val="22"/>
              </w:rPr>
            </w:pPr>
            <w:del w:id="6465" w:author="zhangph" w:date="2017-06-16T15:02:00Z">
              <w:r w:rsidRPr="00F22C6A" w:rsidDel="00555323">
                <w:rPr>
                  <w:rFonts w:ascii="宋体" w:eastAsia="宋体" w:hAnsi="宋体" w:cs="宋体" w:hint="eastAsia"/>
                  <w:color w:val="000000"/>
                  <w:kern w:val="0"/>
                  <w:sz w:val="22"/>
                </w:rPr>
                <w:delText>字段</w:delText>
              </w:r>
            </w:del>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66" w:author="zhangph" w:date="2017-06-16T15:02:00Z"/>
                <w:rFonts w:ascii="宋体" w:eastAsia="宋体" w:hAnsi="宋体" w:cs="宋体"/>
                <w:color w:val="000000"/>
                <w:kern w:val="0"/>
                <w:sz w:val="22"/>
              </w:rPr>
            </w:pPr>
            <w:del w:id="6467" w:author="zhangph" w:date="2017-06-16T15:02:00Z">
              <w:r w:rsidRPr="00F22C6A" w:rsidDel="00555323">
                <w:rPr>
                  <w:rFonts w:ascii="宋体" w:eastAsia="宋体" w:hAnsi="宋体" w:cs="宋体" w:hint="eastAsia"/>
                  <w:color w:val="000000"/>
                  <w:kern w:val="0"/>
                  <w:sz w:val="22"/>
                </w:rPr>
                <w:delText>值</w:delText>
              </w:r>
            </w:del>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6468" w:author="zhangph" w:date="2017-06-16T15:02:00Z"/>
                <w:rFonts w:ascii="宋体" w:eastAsia="宋体" w:hAnsi="宋体" w:cs="宋体"/>
                <w:color w:val="000000"/>
                <w:kern w:val="0"/>
                <w:sz w:val="22"/>
              </w:rPr>
            </w:pPr>
            <w:del w:id="6469"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615257959"/>
          <w:trHeight w:val="270"/>
          <w:del w:id="6470" w:author="zhangph" w:date="2017-06-16T15:02:00Z"/>
        </w:trPr>
        <w:tc>
          <w:tcPr>
            <w:tcW w:w="699"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71" w:author="zhangph" w:date="2017-06-16T15:02:00Z"/>
                <w:rFonts w:ascii="宋体" w:eastAsia="宋体" w:hAnsi="宋体" w:cs="宋体"/>
                <w:color w:val="000000"/>
                <w:kern w:val="0"/>
                <w:sz w:val="22"/>
              </w:rPr>
            </w:pPr>
            <w:del w:id="6472" w:author="zhangph" w:date="2017-06-16T15:02:00Z">
              <w:r w:rsidRPr="00F22C6A" w:rsidDel="00555323">
                <w:rPr>
                  <w:rFonts w:ascii="宋体" w:eastAsia="宋体" w:hAnsi="宋体" w:cs="宋体" w:hint="eastAsia"/>
                  <w:color w:val="000000"/>
                  <w:kern w:val="0"/>
                  <w:sz w:val="22"/>
                </w:rPr>
                <w:delText>1</w:delText>
              </w:r>
            </w:del>
          </w:p>
        </w:tc>
        <w:tc>
          <w:tcPr>
            <w:tcW w:w="17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73" w:author="zhangph" w:date="2017-06-16T15:02:00Z"/>
                <w:rFonts w:ascii="宋体" w:eastAsia="宋体" w:hAnsi="宋体" w:cs="宋体"/>
                <w:color w:val="000000"/>
                <w:kern w:val="0"/>
                <w:sz w:val="22"/>
              </w:rPr>
            </w:pPr>
            <w:del w:id="6474" w:author="zhangph" w:date="2017-06-16T15:02:00Z">
              <w:r w:rsidRPr="00F22C6A" w:rsidDel="00555323">
                <w:rPr>
                  <w:rFonts w:ascii="宋体" w:eastAsia="宋体" w:hAnsi="宋体" w:cs="宋体" w:hint="eastAsia"/>
                  <w:color w:val="000000"/>
                  <w:kern w:val="0"/>
                  <w:sz w:val="22"/>
                </w:rPr>
                <w:delText>公积金信息</w:delText>
              </w:r>
            </w:del>
          </w:p>
        </w:tc>
        <w:tc>
          <w:tcPr>
            <w:tcW w:w="255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75" w:author="zhangph" w:date="2017-06-16T15:02:00Z"/>
                <w:rFonts w:ascii="宋体" w:eastAsia="宋体" w:hAnsi="宋体" w:cs="宋体"/>
                <w:color w:val="000000"/>
                <w:kern w:val="0"/>
                <w:sz w:val="22"/>
              </w:rPr>
            </w:pPr>
            <w:del w:id="6476" w:author="zhangph" w:date="2017-06-16T15:02:00Z">
              <w:r w:rsidRPr="00F22C6A" w:rsidDel="00555323">
                <w:rPr>
                  <w:rFonts w:ascii="宋体" w:eastAsia="宋体" w:hAnsi="宋体" w:cs="宋体" w:hint="eastAsia"/>
                  <w:color w:val="000000"/>
                  <w:kern w:val="0"/>
                  <w:sz w:val="22"/>
                </w:rPr>
                <w:delText>gazhk_DZZWB_GJJXX</w:delText>
              </w:r>
            </w:del>
          </w:p>
        </w:tc>
        <w:tc>
          <w:tcPr>
            <w:tcW w:w="192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77" w:author="zhangph" w:date="2017-06-16T15:02:00Z"/>
                <w:rFonts w:ascii="宋体" w:eastAsia="宋体" w:hAnsi="宋体" w:cs="宋体"/>
                <w:color w:val="000000"/>
                <w:kern w:val="0"/>
                <w:sz w:val="22"/>
              </w:rPr>
            </w:pPr>
            <w:del w:id="6478" w:author="zhangph" w:date="2017-06-16T15:02:00Z">
              <w:r w:rsidRPr="00F22C6A" w:rsidDel="00555323">
                <w:rPr>
                  <w:rFonts w:ascii="宋体" w:eastAsia="宋体" w:hAnsi="宋体" w:cs="宋体" w:hint="eastAsia"/>
                  <w:color w:val="000000"/>
                  <w:kern w:val="0"/>
                  <w:sz w:val="22"/>
                </w:rPr>
                <w:delText>单位名称</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79" w:author="zhangph" w:date="2017-06-16T15:02:00Z"/>
                <w:rFonts w:ascii="宋体" w:eastAsia="宋体" w:hAnsi="宋体" w:cs="宋体"/>
                <w:color w:val="000000"/>
                <w:kern w:val="0"/>
                <w:sz w:val="22"/>
              </w:rPr>
            </w:pPr>
            <w:del w:id="6480"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6481" w:author="zhangph" w:date="2017-06-16T15:02:00Z"/>
                <w:rFonts w:ascii="宋体" w:eastAsia="宋体" w:hAnsi="宋体" w:cs="宋体"/>
                <w:color w:val="000000"/>
                <w:kern w:val="0"/>
                <w:sz w:val="22"/>
              </w:rPr>
            </w:pPr>
            <w:del w:id="6482"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615257959"/>
          <w:trHeight w:val="270"/>
          <w:del w:id="6483"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484" w:author="zhangph" w:date="2017-06-16T15:02:00Z"/>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485" w:author="zhangph" w:date="2017-06-16T15:02:00Z"/>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486" w:author="zhangph" w:date="2017-06-16T15:02:00Z"/>
                <w:rFonts w:ascii="宋体" w:eastAsia="宋体" w:hAnsi="宋体" w:cs="宋体"/>
                <w:color w:val="000000"/>
                <w:kern w:val="0"/>
                <w:sz w:val="22"/>
              </w:rPr>
            </w:pPr>
          </w:p>
        </w:tc>
        <w:tc>
          <w:tcPr>
            <w:tcW w:w="1928"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6487" w:author="zhangph" w:date="2017-06-16T15:02:00Z"/>
                <w:rFonts w:ascii="宋体" w:eastAsia="宋体" w:hAnsi="宋体" w:cs="宋体"/>
                <w:color w:val="000000"/>
                <w:kern w:val="0"/>
                <w:sz w:val="22"/>
              </w:rPr>
            </w:pPr>
            <w:del w:id="6488" w:author="zhangph" w:date="2017-06-16T15:02:00Z">
              <w:r w:rsidRPr="00F22C6A" w:rsidDel="00555323">
                <w:rPr>
                  <w:rFonts w:ascii="宋体" w:eastAsia="宋体" w:hAnsi="宋体" w:cs="宋体" w:hint="eastAsia"/>
                  <w:color w:val="000000"/>
                  <w:kern w:val="0"/>
                  <w:sz w:val="22"/>
                </w:rPr>
                <w:delText>身份证号码</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89" w:author="zhangph" w:date="2017-06-16T15:02:00Z"/>
                <w:rFonts w:ascii="宋体" w:eastAsia="宋体" w:hAnsi="宋体" w:cs="宋体"/>
                <w:color w:val="000000"/>
                <w:kern w:val="0"/>
                <w:sz w:val="22"/>
              </w:rPr>
            </w:pPr>
            <w:del w:id="6490"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6491" w:author="zhangph" w:date="2017-06-16T15:02:00Z"/>
                <w:rFonts w:ascii="宋体" w:eastAsia="宋体" w:hAnsi="宋体" w:cs="宋体"/>
                <w:color w:val="000000"/>
                <w:kern w:val="0"/>
                <w:sz w:val="22"/>
              </w:rPr>
            </w:pPr>
          </w:p>
        </w:tc>
      </w:tr>
      <w:tr w:rsidR="00F22C6A" w:rsidRPr="00F22C6A" w:rsidDel="00555323" w:rsidTr="00F22C6A">
        <w:trPr>
          <w:divId w:val="615257959"/>
          <w:trHeight w:val="270"/>
          <w:del w:id="6492"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493" w:author="zhangph" w:date="2017-06-16T15:02:00Z"/>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494" w:author="zhangph" w:date="2017-06-16T15:02:00Z"/>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495" w:author="zhangph" w:date="2017-06-16T15:02:00Z"/>
                <w:rFonts w:ascii="宋体" w:eastAsia="宋体" w:hAnsi="宋体" w:cs="宋体"/>
                <w:color w:val="000000"/>
                <w:kern w:val="0"/>
                <w:sz w:val="22"/>
              </w:rPr>
            </w:pP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96" w:author="zhangph" w:date="2017-06-16T15:02:00Z"/>
                <w:rFonts w:ascii="宋体" w:eastAsia="宋体" w:hAnsi="宋体" w:cs="宋体"/>
                <w:color w:val="000000"/>
                <w:kern w:val="0"/>
                <w:sz w:val="22"/>
              </w:rPr>
            </w:pPr>
            <w:del w:id="6497" w:author="zhangph" w:date="2017-06-16T15:02:00Z">
              <w:r w:rsidRPr="00F22C6A" w:rsidDel="00555323">
                <w:rPr>
                  <w:rFonts w:ascii="宋体" w:eastAsia="宋体" w:hAnsi="宋体" w:cs="宋体" w:hint="eastAsia"/>
                  <w:color w:val="000000"/>
                  <w:kern w:val="0"/>
                  <w:sz w:val="22"/>
                </w:rPr>
                <w:delText>缴存状态</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498" w:author="zhangph" w:date="2017-06-16T15:02:00Z"/>
                <w:rFonts w:ascii="宋体" w:eastAsia="宋体" w:hAnsi="宋体" w:cs="宋体"/>
                <w:color w:val="000000"/>
                <w:kern w:val="0"/>
                <w:sz w:val="22"/>
              </w:rPr>
            </w:pPr>
            <w:del w:id="6499"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6500" w:author="zhangph" w:date="2017-06-16T15:02:00Z"/>
                <w:rFonts w:ascii="宋体" w:eastAsia="宋体" w:hAnsi="宋体" w:cs="宋体"/>
                <w:color w:val="000000"/>
                <w:kern w:val="0"/>
                <w:sz w:val="22"/>
              </w:rPr>
            </w:pPr>
          </w:p>
        </w:tc>
      </w:tr>
      <w:tr w:rsidR="00F22C6A" w:rsidRPr="00F22C6A" w:rsidDel="00555323" w:rsidTr="00F22C6A">
        <w:trPr>
          <w:divId w:val="615257959"/>
          <w:trHeight w:val="270"/>
          <w:del w:id="6501" w:author="zhangph" w:date="2017-06-16T15:02:00Z"/>
        </w:trPr>
        <w:tc>
          <w:tcPr>
            <w:tcW w:w="699" w:type="dxa"/>
            <w:vMerge/>
            <w:tcBorders>
              <w:top w:val="nil"/>
              <w:left w:val="single" w:sz="8"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502" w:author="zhangph" w:date="2017-06-16T15:02:00Z"/>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503" w:author="zhangph" w:date="2017-06-16T15:02:00Z"/>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504" w:author="zhangph" w:date="2017-06-16T15:02:00Z"/>
                <w:rFonts w:ascii="宋体" w:eastAsia="宋体" w:hAnsi="宋体" w:cs="宋体"/>
                <w:color w:val="000000"/>
                <w:kern w:val="0"/>
                <w:sz w:val="22"/>
              </w:rPr>
            </w:pPr>
          </w:p>
        </w:tc>
        <w:tc>
          <w:tcPr>
            <w:tcW w:w="192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05" w:author="zhangph" w:date="2017-06-16T15:02:00Z"/>
                <w:rFonts w:ascii="宋体" w:eastAsia="宋体" w:hAnsi="宋体" w:cs="宋体"/>
                <w:color w:val="000000"/>
                <w:kern w:val="0"/>
                <w:sz w:val="22"/>
              </w:rPr>
            </w:pPr>
            <w:del w:id="6506" w:author="zhangph" w:date="2017-06-16T15:02:00Z">
              <w:r w:rsidRPr="00F22C6A" w:rsidDel="00555323">
                <w:rPr>
                  <w:rFonts w:ascii="宋体" w:eastAsia="宋体" w:hAnsi="宋体" w:cs="宋体" w:hint="eastAsia"/>
                  <w:color w:val="000000"/>
                  <w:kern w:val="0"/>
                  <w:sz w:val="22"/>
                </w:rPr>
                <w:delText>最近缴存日期</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07" w:author="zhangph" w:date="2017-06-16T15:02:00Z"/>
                <w:rFonts w:ascii="宋体" w:eastAsia="宋体" w:hAnsi="宋体" w:cs="宋体"/>
                <w:color w:val="000000"/>
                <w:kern w:val="0"/>
                <w:sz w:val="22"/>
              </w:rPr>
            </w:pPr>
            <w:del w:id="6508"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6509" w:author="zhangph" w:date="2017-06-16T15:02:00Z"/>
                <w:rFonts w:ascii="宋体" w:eastAsia="宋体" w:hAnsi="宋体" w:cs="宋体"/>
                <w:color w:val="000000"/>
                <w:kern w:val="0"/>
                <w:sz w:val="22"/>
              </w:rPr>
            </w:pPr>
          </w:p>
        </w:tc>
      </w:tr>
      <w:tr w:rsidR="00F22C6A" w:rsidRPr="00F22C6A" w:rsidDel="00555323" w:rsidTr="00F22C6A">
        <w:trPr>
          <w:divId w:val="615257959"/>
          <w:trHeight w:val="270"/>
          <w:del w:id="6510" w:author="zhangph" w:date="2017-06-16T15:02:00Z"/>
        </w:trPr>
        <w:tc>
          <w:tcPr>
            <w:tcW w:w="699"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F22C6A" w:rsidRPr="00F22C6A" w:rsidDel="00555323" w:rsidRDefault="00F22C6A" w:rsidP="00F22C6A">
            <w:pPr>
              <w:widowControl/>
              <w:jc w:val="left"/>
              <w:rPr>
                <w:del w:id="6511" w:author="zhangph" w:date="2017-06-16T15:02:00Z"/>
                <w:rFonts w:ascii="宋体" w:eastAsia="宋体" w:hAnsi="宋体" w:cs="宋体"/>
                <w:color w:val="000000"/>
                <w:kern w:val="0"/>
                <w:sz w:val="22"/>
              </w:rPr>
            </w:pPr>
            <w:del w:id="6512" w:author="zhangph" w:date="2017-06-16T15:02:00Z">
              <w:r w:rsidRPr="00F22C6A" w:rsidDel="00555323">
                <w:rPr>
                  <w:rFonts w:ascii="宋体" w:eastAsia="宋体" w:hAnsi="宋体" w:cs="宋体" w:hint="eastAsia"/>
                  <w:color w:val="000000"/>
                  <w:kern w:val="0"/>
                  <w:sz w:val="22"/>
                </w:rPr>
                <w:delText>2</w:delText>
              </w:r>
            </w:del>
          </w:p>
        </w:tc>
        <w:tc>
          <w:tcPr>
            <w:tcW w:w="17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13" w:author="zhangph" w:date="2017-06-16T15:02:00Z"/>
                <w:rFonts w:ascii="宋体" w:eastAsia="宋体" w:hAnsi="宋体" w:cs="宋体"/>
                <w:color w:val="000000"/>
                <w:kern w:val="0"/>
                <w:sz w:val="22"/>
              </w:rPr>
            </w:pPr>
            <w:del w:id="6514" w:author="zhangph" w:date="2017-06-16T15:02:00Z">
              <w:r w:rsidRPr="00F22C6A" w:rsidDel="00555323">
                <w:rPr>
                  <w:rFonts w:ascii="宋体" w:eastAsia="宋体" w:hAnsi="宋体" w:cs="宋体" w:hint="eastAsia"/>
                  <w:color w:val="000000"/>
                  <w:kern w:val="0"/>
                  <w:sz w:val="22"/>
                </w:rPr>
                <w:delText>社保登记</w:delText>
              </w:r>
            </w:del>
          </w:p>
        </w:tc>
        <w:tc>
          <w:tcPr>
            <w:tcW w:w="255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15" w:author="zhangph" w:date="2017-06-16T15:02:00Z"/>
                <w:rFonts w:ascii="宋体" w:eastAsia="宋体" w:hAnsi="宋体" w:cs="宋体"/>
                <w:color w:val="000000"/>
                <w:kern w:val="0"/>
                <w:sz w:val="22"/>
              </w:rPr>
            </w:pPr>
            <w:del w:id="6516" w:author="zhangph" w:date="2017-06-16T15:02:00Z">
              <w:r w:rsidRPr="00F22C6A" w:rsidDel="00555323">
                <w:rPr>
                  <w:rFonts w:ascii="宋体" w:eastAsia="宋体" w:hAnsi="宋体" w:cs="宋体" w:hint="eastAsia"/>
                  <w:color w:val="000000"/>
                  <w:kern w:val="0"/>
                  <w:sz w:val="22"/>
                </w:rPr>
                <w:delText>gazhk_ZFZYK_SBXX</w:delText>
              </w:r>
            </w:del>
          </w:p>
        </w:tc>
        <w:tc>
          <w:tcPr>
            <w:tcW w:w="192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17" w:author="zhangph" w:date="2017-06-16T15:02:00Z"/>
                <w:rFonts w:ascii="宋体" w:eastAsia="宋体" w:hAnsi="宋体" w:cs="宋体"/>
                <w:color w:val="000000"/>
                <w:kern w:val="0"/>
                <w:sz w:val="22"/>
              </w:rPr>
            </w:pPr>
            <w:del w:id="6518" w:author="zhangph" w:date="2017-06-16T15:02:00Z">
              <w:r w:rsidRPr="00F22C6A" w:rsidDel="00555323">
                <w:rPr>
                  <w:rFonts w:ascii="宋体" w:eastAsia="宋体" w:hAnsi="宋体" w:cs="宋体" w:hint="eastAsia"/>
                  <w:color w:val="000000"/>
                  <w:kern w:val="0"/>
                  <w:sz w:val="22"/>
                </w:rPr>
                <w:delText>工作单位名称</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19" w:author="zhangph" w:date="2017-06-16T15:02:00Z"/>
                <w:rFonts w:ascii="宋体" w:eastAsia="宋体" w:hAnsi="宋体" w:cs="宋体"/>
                <w:color w:val="000000"/>
                <w:kern w:val="0"/>
                <w:sz w:val="22"/>
              </w:rPr>
            </w:pPr>
            <w:del w:id="6520"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6521" w:author="zhangph" w:date="2017-06-16T15:02:00Z"/>
                <w:rFonts w:ascii="宋体" w:eastAsia="宋体" w:hAnsi="宋体" w:cs="宋体"/>
                <w:color w:val="000000"/>
                <w:kern w:val="0"/>
                <w:sz w:val="22"/>
              </w:rPr>
            </w:pPr>
            <w:del w:id="6522" w:author="zhangph" w:date="2017-06-16T15:02:00Z">
              <w:r w:rsidRPr="00F22C6A" w:rsidDel="00555323">
                <w:rPr>
                  <w:rFonts w:ascii="宋体" w:eastAsia="宋体" w:hAnsi="宋体" w:cs="宋体" w:hint="eastAsia"/>
                  <w:color w:val="000000"/>
                  <w:kern w:val="0"/>
                  <w:sz w:val="22"/>
                </w:rPr>
                <w:delText>市云</w:delText>
              </w:r>
            </w:del>
          </w:p>
        </w:tc>
      </w:tr>
      <w:tr w:rsidR="00F22C6A" w:rsidRPr="00F22C6A" w:rsidDel="00555323" w:rsidTr="00F22C6A">
        <w:trPr>
          <w:divId w:val="615257959"/>
          <w:trHeight w:val="270"/>
          <w:del w:id="6523"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6524" w:author="zhangph" w:date="2017-06-16T15:02:00Z"/>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525" w:author="zhangph" w:date="2017-06-16T15:02:00Z"/>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526" w:author="zhangph" w:date="2017-06-16T15:02:00Z"/>
                <w:rFonts w:ascii="宋体" w:eastAsia="宋体" w:hAnsi="宋体" w:cs="宋体"/>
                <w:color w:val="000000"/>
                <w:kern w:val="0"/>
                <w:sz w:val="22"/>
              </w:rPr>
            </w:pPr>
          </w:p>
        </w:tc>
        <w:tc>
          <w:tcPr>
            <w:tcW w:w="1928" w:type="dxa"/>
            <w:tcBorders>
              <w:top w:val="nil"/>
              <w:left w:val="nil"/>
              <w:bottom w:val="nil"/>
              <w:right w:val="single" w:sz="4" w:space="0" w:color="auto"/>
            </w:tcBorders>
            <w:shd w:val="clear" w:color="auto" w:fill="auto"/>
            <w:noWrap/>
            <w:vAlign w:val="center"/>
            <w:hideMark/>
          </w:tcPr>
          <w:p w:rsidR="00F22C6A" w:rsidRPr="00F22C6A" w:rsidDel="00555323" w:rsidRDefault="00F22C6A" w:rsidP="00F22C6A">
            <w:pPr>
              <w:widowControl/>
              <w:jc w:val="left"/>
              <w:rPr>
                <w:del w:id="6527" w:author="zhangph" w:date="2017-06-16T15:02:00Z"/>
                <w:rFonts w:ascii="宋体" w:eastAsia="宋体" w:hAnsi="宋体" w:cs="宋体"/>
                <w:color w:val="000000"/>
                <w:kern w:val="0"/>
                <w:sz w:val="22"/>
              </w:rPr>
            </w:pPr>
            <w:del w:id="6528" w:author="zhangph" w:date="2017-06-16T15:02:00Z">
              <w:r w:rsidRPr="00F22C6A" w:rsidDel="00555323">
                <w:rPr>
                  <w:rFonts w:ascii="宋体" w:eastAsia="宋体" w:hAnsi="宋体" w:cs="宋体" w:hint="eastAsia"/>
                  <w:color w:val="000000"/>
                  <w:kern w:val="0"/>
                  <w:sz w:val="22"/>
                </w:rPr>
                <w:delText>身份证号码</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29" w:author="zhangph" w:date="2017-06-16T15:02:00Z"/>
                <w:rFonts w:ascii="宋体" w:eastAsia="宋体" w:hAnsi="宋体" w:cs="宋体"/>
                <w:color w:val="000000"/>
                <w:kern w:val="0"/>
                <w:sz w:val="22"/>
              </w:rPr>
            </w:pPr>
            <w:del w:id="6530"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6531" w:author="zhangph" w:date="2017-06-16T15:02:00Z"/>
                <w:rFonts w:ascii="宋体" w:eastAsia="宋体" w:hAnsi="宋体" w:cs="宋体"/>
                <w:color w:val="000000"/>
                <w:kern w:val="0"/>
                <w:sz w:val="22"/>
              </w:rPr>
            </w:pPr>
          </w:p>
        </w:tc>
      </w:tr>
      <w:tr w:rsidR="00F22C6A" w:rsidRPr="00F22C6A" w:rsidDel="00555323" w:rsidTr="00F22C6A">
        <w:trPr>
          <w:divId w:val="615257959"/>
          <w:trHeight w:val="270"/>
          <w:del w:id="6532"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6533" w:author="zhangph" w:date="2017-06-16T15:02:00Z"/>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534" w:author="zhangph" w:date="2017-06-16T15:02:00Z"/>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535" w:author="zhangph" w:date="2017-06-16T15:02:00Z"/>
                <w:rFonts w:ascii="宋体" w:eastAsia="宋体" w:hAnsi="宋体" w:cs="宋体"/>
                <w:color w:val="000000"/>
                <w:kern w:val="0"/>
                <w:sz w:val="22"/>
              </w:rPr>
            </w:pP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36" w:author="zhangph" w:date="2017-06-16T15:02:00Z"/>
                <w:rFonts w:ascii="宋体" w:eastAsia="宋体" w:hAnsi="宋体" w:cs="宋体"/>
                <w:color w:val="000000"/>
                <w:kern w:val="0"/>
                <w:sz w:val="22"/>
              </w:rPr>
            </w:pPr>
            <w:del w:id="6537" w:author="zhangph" w:date="2017-06-16T15:02:00Z">
              <w:r w:rsidRPr="00F22C6A" w:rsidDel="00555323">
                <w:rPr>
                  <w:rFonts w:ascii="宋体" w:eastAsia="宋体" w:hAnsi="宋体" w:cs="宋体" w:hint="eastAsia"/>
                  <w:color w:val="000000"/>
                  <w:kern w:val="0"/>
                  <w:sz w:val="22"/>
                </w:rPr>
                <w:delText>参保日期</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38" w:author="zhangph" w:date="2017-06-16T15:02:00Z"/>
                <w:rFonts w:ascii="宋体" w:eastAsia="宋体" w:hAnsi="宋体" w:cs="宋体"/>
                <w:color w:val="000000"/>
                <w:kern w:val="0"/>
                <w:sz w:val="22"/>
              </w:rPr>
            </w:pPr>
            <w:del w:id="6539"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6540" w:author="zhangph" w:date="2017-06-16T15:02:00Z"/>
                <w:rFonts w:ascii="宋体" w:eastAsia="宋体" w:hAnsi="宋体" w:cs="宋体"/>
                <w:color w:val="000000"/>
                <w:kern w:val="0"/>
                <w:sz w:val="22"/>
              </w:rPr>
            </w:pPr>
          </w:p>
        </w:tc>
      </w:tr>
      <w:tr w:rsidR="00F22C6A" w:rsidRPr="00F22C6A" w:rsidDel="00555323" w:rsidTr="00F22C6A">
        <w:trPr>
          <w:divId w:val="615257959"/>
          <w:trHeight w:val="270"/>
          <w:del w:id="6541" w:author="zhangph" w:date="2017-06-16T15:02:00Z"/>
        </w:trPr>
        <w:tc>
          <w:tcPr>
            <w:tcW w:w="699" w:type="dxa"/>
            <w:vMerge/>
            <w:tcBorders>
              <w:top w:val="nil"/>
              <w:left w:val="single" w:sz="8" w:space="0" w:color="auto"/>
              <w:bottom w:val="single" w:sz="4" w:space="0" w:color="000000"/>
              <w:right w:val="single" w:sz="4" w:space="0" w:color="auto"/>
            </w:tcBorders>
            <w:vAlign w:val="center"/>
            <w:hideMark/>
          </w:tcPr>
          <w:p w:rsidR="00F22C6A" w:rsidRPr="00F22C6A" w:rsidDel="00555323" w:rsidRDefault="00F22C6A" w:rsidP="00F22C6A">
            <w:pPr>
              <w:widowControl/>
              <w:jc w:val="left"/>
              <w:rPr>
                <w:del w:id="6542" w:author="zhangph" w:date="2017-06-16T15:02:00Z"/>
                <w:rFonts w:ascii="宋体" w:eastAsia="宋体" w:hAnsi="宋体" w:cs="宋体"/>
                <w:color w:val="000000"/>
                <w:kern w:val="0"/>
                <w:sz w:val="22"/>
              </w:rPr>
            </w:pPr>
          </w:p>
        </w:tc>
        <w:tc>
          <w:tcPr>
            <w:tcW w:w="1701"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543" w:author="zhangph" w:date="2017-06-16T15:02:00Z"/>
                <w:rFonts w:ascii="宋体" w:eastAsia="宋体" w:hAnsi="宋体" w:cs="宋体"/>
                <w:color w:val="000000"/>
                <w:kern w:val="0"/>
                <w:sz w:val="22"/>
              </w:rPr>
            </w:pPr>
          </w:p>
        </w:tc>
        <w:tc>
          <w:tcPr>
            <w:tcW w:w="2552" w:type="dxa"/>
            <w:vMerge/>
            <w:tcBorders>
              <w:top w:val="nil"/>
              <w:left w:val="single" w:sz="4" w:space="0" w:color="auto"/>
              <w:bottom w:val="single" w:sz="4" w:space="0" w:color="auto"/>
              <w:right w:val="single" w:sz="4" w:space="0" w:color="auto"/>
            </w:tcBorders>
            <w:vAlign w:val="center"/>
            <w:hideMark/>
          </w:tcPr>
          <w:p w:rsidR="00F22C6A" w:rsidRPr="00F22C6A" w:rsidDel="00555323" w:rsidRDefault="00F22C6A" w:rsidP="00F22C6A">
            <w:pPr>
              <w:widowControl/>
              <w:jc w:val="left"/>
              <w:rPr>
                <w:del w:id="6544" w:author="zhangph" w:date="2017-06-16T15:02:00Z"/>
                <w:rFonts w:ascii="宋体" w:eastAsia="宋体" w:hAnsi="宋体" w:cs="宋体"/>
                <w:color w:val="000000"/>
                <w:kern w:val="0"/>
                <w:sz w:val="22"/>
              </w:rPr>
            </w:pPr>
          </w:p>
        </w:tc>
        <w:tc>
          <w:tcPr>
            <w:tcW w:w="1928"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45" w:author="zhangph" w:date="2017-06-16T15:02:00Z"/>
                <w:rFonts w:ascii="宋体" w:eastAsia="宋体" w:hAnsi="宋体" w:cs="宋体"/>
                <w:color w:val="000000"/>
                <w:kern w:val="0"/>
                <w:sz w:val="22"/>
              </w:rPr>
            </w:pPr>
            <w:del w:id="6546" w:author="zhangph" w:date="2017-06-16T15:02:00Z">
              <w:r w:rsidRPr="00F22C6A" w:rsidDel="00555323">
                <w:rPr>
                  <w:rFonts w:ascii="宋体" w:eastAsia="宋体" w:hAnsi="宋体" w:cs="宋体" w:hint="eastAsia"/>
                  <w:color w:val="000000"/>
                  <w:kern w:val="0"/>
                  <w:sz w:val="22"/>
                </w:rPr>
                <w:delText>参保状态</w:delText>
              </w:r>
            </w:del>
          </w:p>
        </w:tc>
        <w:tc>
          <w:tcPr>
            <w:tcW w:w="1080" w:type="dxa"/>
            <w:tcBorders>
              <w:top w:val="nil"/>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547" w:author="zhangph" w:date="2017-06-16T15:02:00Z"/>
                <w:rFonts w:ascii="宋体" w:eastAsia="宋体" w:hAnsi="宋体" w:cs="宋体"/>
                <w:color w:val="000000"/>
                <w:kern w:val="0"/>
                <w:sz w:val="22"/>
              </w:rPr>
            </w:pPr>
            <w:del w:id="6548" w:author="zhangph" w:date="2017-06-16T15:02:00Z">
              <w:r w:rsidRPr="00F22C6A" w:rsidDel="00555323">
                <w:rPr>
                  <w:rFonts w:ascii="宋体" w:eastAsia="宋体" w:hAnsi="宋体" w:cs="宋体" w:hint="eastAsia"/>
                  <w:color w:val="000000"/>
                  <w:kern w:val="0"/>
                  <w:sz w:val="22"/>
                </w:rPr>
                <w:delText xml:space="preserve">　</w:delText>
              </w:r>
            </w:del>
          </w:p>
        </w:tc>
        <w:tc>
          <w:tcPr>
            <w:tcW w:w="1080" w:type="dxa"/>
            <w:vMerge/>
            <w:tcBorders>
              <w:top w:val="nil"/>
              <w:left w:val="single" w:sz="4" w:space="0" w:color="auto"/>
              <w:bottom w:val="single" w:sz="4" w:space="0" w:color="auto"/>
              <w:right w:val="single" w:sz="8" w:space="0" w:color="auto"/>
            </w:tcBorders>
            <w:vAlign w:val="center"/>
            <w:hideMark/>
          </w:tcPr>
          <w:p w:rsidR="00F22C6A" w:rsidRPr="00F22C6A" w:rsidDel="00555323" w:rsidRDefault="00F22C6A" w:rsidP="00F22C6A">
            <w:pPr>
              <w:widowControl/>
              <w:jc w:val="left"/>
              <w:rPr>
                <w:del w:id="6549" w:author="zhangph" w:date="2017-06-16T15:02:00Z"/>
                <w:rFonts w:ascii="宋体" w:eastAsia="宋体" w:hAnsi="宋体" w:cs="宋体"/>
                <w:color w:val="000000"/>
                <w:kern w:val="0"/>
                <w:sz w:val="22"/>
              </w:rPr>
            </w:pPr>
          </w:p>
        </w:tc>
      </w:tr>
    </w:tbl>
    <w:p w:rsidR="00555323" w:rsidRPr="00555323" w:rsidRDefault="001360F8" w:rsidP="00555323">
      <w:pPr>
        <w:pStyle w:val="11"/>
        <w:numPr>
          <w:ilvl w:val="0"/>
          <w:numId w:val="2"/>
        </w:numPr>
        <w:ind w:firstLineChars="0"/>
        <w:rPr>
          <w:rFonts w:ascii="华文细黑" w:eastAsia="华文细黑" w:hAnsi="华文细黑" w:cs="宋体"/>
          <w:kern w:val="0"/>
          <w:sz w:val="24"/>
          <w:rPrChange w:id="6550" w:author="zhangph" w:date="2017-06-16T15:02:00Z">
            <w:rPr>
              <w:rFonts w:asciiTheme="minorHAnsi" w:eastAsiaTheme="minorEastAsia" w:hAnsiTheme="minorHAnsi" w:cstheme="minorBidi"/>
              <w:sz w:val="21"/>
              <w:szCs w:val="21"/>
            </w:rPr>
          </w:rPrChange>
        </w:rPr>
        <w:pPrChange w:id="6551" w:author="zhangph" w:date="2017-06-16T15:02:00Z">
          <w:pPr>
            <w:pStyle w:val="af"/>
            <w:ind w:firstLine="480"/>
          </w:pPr>
        </w:pPrChange>
      </w:pPr>
      <w:r>
        <w:fldChar w:fldCharType="end"/>
      </w:r>
      <w:r>
        <w:rPr>
          <w:rFonts w:ascii="华文细黑" w:eastAsia="华文细黑" w:hAnsi="华文细黑" w:cs="宋体" w:hint="eastAsia"/>
          <w:kern w:val="0"/>
          <w:sz w:val="24"/>
        </w:rPr>
        <w:t>就业培训记录</w:t>
      </w:r>
      <w:r>
        <w:fldChar w:fldCharType="begin"/>
      </w:r>
      <w:r>
        <w:instrText xml:space="preserve"> LINK </w:instrText>
      </w:r>
      <w:r w:rsidR="00555323">
        <w:instrText>Excel.Sheet.12</w:instrText>
      </w:r>
      <w:r w:rsidR="00555323">
        <w:rPr>
          <w:rFonts w:hint="eastAsia"/>
        </w:rPr>
        <w:instrText xml:space="preserve"> C:\\Users\\zhangph\\Desktop\\</w:instrText>
      </w:r>
      <w:r w:rsidR="00555323">
        <w:rPr>
          <w:rFonts w:hint="eastAsia"/>
        </w:rPr>
        <w:instrText>社会综合一体化管控</w:instrText>
      </w:r>
      <w:r w:rsidR="00555323">
        <w:rPr>
          <w:rFonts w:hint="eastAsia"/>
        </w:rPr>
        <w:instrText>\\</w:instrText>
      </w:r>
      <w:r w:rsidR="00555323">
        <w:rPr>
          <w:rFonts w:hint="eastAsia"/>
        </w:rPr>
        <w:instrText>模型整理表</w:instrText>
      </w:r>
      <w:r w:rsidR="00555323">
        <w:rPr>
          <w:rFonts w:hint="eastAsia"/>
        </w:rPr>
        <w:instrText xml:space="preserve">20170426.xlsx </w:instrText>
      </w:r>
      <w:r w:rsidR="00555323">
        <w:rPr>
          <w:rFonts w:hint="eastAsia"/>
        </w:rPr>
        <w:instrText>就业培训情况</w:instrText>
      </w:r>
      <w:r w:rsidR="00555323">
        <w:rPr>
          <w:rFonts w:hint="eastAsia"/>
        </w:rPr>
        <w:instrText xml:space="preserve">!R2C1:R6C6 </w:instrText>
      </w:r>
      <w:r>
        <w:instrText xml:space="preserve">\a \f 4 \h  \* MERGEFORMAT </w:instrText>
      </w:r>
      <w:r w:rsidR="00555323">
        <w:fldChar w:fldCharType="separate"/>
      </w:r>
    </w:p>
    <w:tbl>
      <w:tblPr>
        <w:tblW w:w="9060" w:type="dxa"/>
        <w:tblLook w:val="04A0" w:firstRow="1" w:lastRow="0" w:firstColumn="1" w:lastColumn="0" w:noHBand="0" w:noVBand="1"/>
      </w:tblPr>
      <w:tblGrid>
        <w:gridCol w:w="699"/>
        <w:gridCol w:w="1843"/>
        <w:gridCol w:w="2410"/>
        <w:gridCol w:w="1984"/>
        <w:gridCol w:w="1138"/>
        <w:gridCol w:w="986"/>
        <w:tblGridChange w:id="6552">
          <w:tblGrid>
            <w:gridCol w:w="699"/>
            <w:gridCol w:w="1843"/>
            <w:gridCol w:w="2410"/>
            <w:gridCol w:w="1984"/>
            <w:gridCol w:w="1138"/>
            <w:gridCol w:w="986"/>
          </w:tblGrid>
        </w:tblGridChange>
      </w:tblGrid>
      <w:tr w:rsidR="00555323" w:rsidRPr="00555323" w:rsidTr="00555323">
        <w:trPr>
          <w:divId w:val="885339112"/>
          <w:trHeight w:val="223"/>
          <w:ins w:id="6553" w:author="zhangph" w:date="2017-06-16T15:02:00Z"/>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554" w:author="zhangph" w:date="2017-06-16T15:02:00Z"/>
                <w:rFonts w:ascii="宋体" w:eastAsia="宋体" w:hAnsi="宋体" w:cs="宋体"/>
                <w:color w:val="000000"/>
                <w:kern w:val="0"/>
                <w:sz w:val="22"/>
                <w:rPrChange w:id="6555" w:author="zhangph" w:date="2017-06-16T15:02:00Z">
                  <w:rPr>
                    <w:ins w:id="6556" w:author="zhangph" w:date="2017-06-16T15:02:00Z"/>
                    <w:color w:val="000000"/>
                    <w:sz w:val="22"/>
                  </w:rPr>
                </w:rPrChange>
              </w:rPr>
              <w:pPrChange w:id="6557" w:author="zhangph" w:date="2017-06-16T15:02:00Z">
                <w:pPr>
                  <w:widowControl/>
                  <w:jc w:val="left"/>
                </w:pPr>
              </w:pPrChange>
            </w:pPr>
            <w:ins w:id="6558" w:author="zhangph" w:date="2017-06-16T15:02:00Z">
              <w:r w:rsidRPr="00555323">
                <w:rPr>
                  <w:rFonts w:ascii="宋体" w:eastAsia="宋体" w:hAnsi="宋体" w:cs="宋体" w:hint="eastAsia"/>
                  <w:color w:val="000000"/>
                  <w:kern w:val="0"/>
                  <w:sz w:val="22"/>
                  <w:rPrChange w:id="6559" w:author="zhangph" w:date="2017-06-16T15:02:00Z">
                    <w:rPr>
                      <w:rFonts w:hint="eastAsia"/>
                      <w:color w:val="000000"/>
                      <w:sz w:val="22"/>
                    </w:rPr>
                  </w:rPrChange>
                </w:rPr>
                <w:t>序号</w:t>
              </w:r>
            </w:ins>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560" w:author="zhangph" w:date="2017-06-16T15:02:00Z"/>
                <w:rFonts w:ascii="宋体" w:eastAsia="宋体" w:hAnsi="宋体" w:cs="宋体" w:hint="eastAsia"/>
                <w:color w:val="000000"/>
                <w:kern w:val="0"/>
                <w:sz w:val="22"/>
                <w:rPrChange w:id="6561" w:author="zhangph" w:date="2017-06-16T15:02:00Z">
                  <w:rPr>
                    <w:ins w:id="6562" w:author="zhangph" w:date="2017-06-16T15:02:00Z"/>
                    <w:rFonts w:hint="eastAsia"/>
                  </w:rPr>
                </w:rPrChange>
              </w:rPr>
              <w:pPrChange w:id="6563" w:author="zhangph" w:date="2017-06-16T15:02:00Z">
                <w:pPr/>
              </w:pPrChange>
            </w:pPr>
            <w:ins w:id="6564" w:author="zhangph" w:date="2017-06-16T15:02:00Z">
              <w:r w:rsidRPr="00555323">
                <w:rPr>
                  <w:rFonts w:ascii="宋体" w:eastAsia="宋体" w:hAnsi="宋体" w:cs="宋体" w:hint="eastAsia"/>
                  <w:color w:val="000000"/>
                  <w:kern w:val="0"/>
                  <w:sz w:val="22"/>
                  <w:rPrChange w:id="6565" w:author="zhangph" w:date="2017-06-16T15:02:00Z">
                    <w:rPr>
                      <w:rFonts w:hint="eastAsia"/>
                    </w:rPr>
                  </w:rPrChange>
                </w:rPr>
                <w:t>表名</w:t>
              </w:r>
            </w:ins>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566" w:author="zhangph" w:date="2017-06-16T15:02:00Z"/>
                <w:rFonts w:ascii="宋体" w:eastAsia="宋体" w:hAnsi="宋体" w:cs="宋体" w:hint="eastAsia"/>
                <w:color w:val="000000"/>
                <w:kern w:val="0"/>
                <w:sz w:val="22"/>
                <w:rPrChange w:id="6567" w:author="zhangph" w:date="2017-06-16T15:02:00Z">
                  <w:rPr>
                    <w:ins w:id="6568" w:author="zhangph" w:date="2017-06-16T15:02:00Z"/>
                    <w:rFonts w:hint="eastAsia"/>
                  </w:rPr>
                </w:rPrChange>
              </w:rPr>
              <w:pPrChange w:id="6569" w:author="zhangph" w:date="2017-06-16T15:02:00Z">
                <w:pPr/>
              </w:pPrChange>
            </w:pPr>
            <w:ins w:id="6570" w:author="zhangph" w:date="2017-06-16T15:02:00Z">
              <w:r w:rsidRPr="00555323">
                <w:rPr>
                  <w:rFonts w:ascii="宋体" w:eastAsia="宋体" w:hAnsi="宋体" w:cs="宋体" w:hint="eastAsia"/>
                  <w:color w:val="000000"/>
                  <w:kern w:val="0"/>
                  <w:sz w:val="22"/>
                  <w:rPrChange w:id="6571" w:author="zhangph" w:date="2017-06-16T15:02:00Z">
                    <w:rPr>
                      <w:rFonts w:hint="eastAsia"/>
                    </w:rPr>
                  </w:rPrChange>
                </w:rPr>
                <w:t>英文名</w:t>
              </w:r>
            </w:ins>
          </w:p>
        </w:tc>
        <w:tc>
          <w:tcPr>
            <w:tcW w:w="1984"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572" w:author="zhangph" w:date="2017-06-16T15:02:00Z"/>
                <w:rFonts w:ascii="宋体" w:eastAsia="宋体" w:hAnsi="宋体" w:cs="宋体" w:hint="eastAsia"/>
                <w:color w:val="000000"/>
                <w:kern w:val="0"/>
                <w:sz w:val="22"/>
                <w:rPrChange w:id="6573" w:author="zhangph" w:date="2017-06-16T15:02:00Z">
                  <w:rPr>
                    <w:ins w:id="6574" w:author="zhangph" w:date="2017-06-16T15:02:00Z"/>
                    <w:rFonts w:hint="eastAsia"/>
                  </w:rPr>
                </w:rPrChange>
              </w:rPr>
              <w:pPrChange w:id="6575" w:author="zhangph" w:date="2017-06-16T15:02:00Z">
                <w:pPr/>
              </w:pPrChange>
            </w:pPr>
            <w:ins w:id="6576" w:author="zhangph" w:date="2017-06-16T15:02:00Z">
              <w:r w:rsidRPr="00555323">
                <w:rPr>
                  <w:rFonts w:ascii="宋体" w:eastAsia="宋体" w:hAnsi="宋体" w:cs="宋体" w:hint="eastAsia"/>
                  <w:color w:val="000000"/>
                  <w:kern w:val="0"/>
                  <w:sz w:val="22"/>
                  <w:rPrChange w:id="6577" w:author="zhangph" w:date="2017-06-16T15:02:00Z">
                    <w:rPr>
                      <w:rFonts w:hint="eastAsia"/>
                    </w:rPr>
                  </w:rPrChange>
                </w:rPr>
                <w:t>字段</w:t>
              </w:r>
            </w:ins>
          </w:p>
        </w:tc>
        <w:tc>
          <w:tcPr>
            <w:tcW w:w="1138" w:type="dxa"/>
            <w:tcBorders>
              <w:top w:val="single" w:sz="8" w:space="0" w:color="auto"/>
              <w:left w:val="nil"/>
              <w:bottom w:val="single" w:sz="4" w:space="0" w:color="auto"/>
              <w:right w:val="single" w:sz="4" w:space="0" w:color="auto"/>
            </w:tcBorders>
            <w:shd w:val="clear" w:color="auto" w:fill="auto"/>
            <w:noWrap/>
            <w:vAlign w:val="center"/>
            <w:hideMark/>
          </w:tcPr>
          <w:p w:rsidR="00555323" w:rsidRPr="00555323" w:rsidRDefault="00555323" w:rsidP="00555323">
            <w:pPr>
              <w:widowControl/>
              <w:jc w:val="left"/>
              <w:rPr>
                <w:ins w:id="6578" w:author="zhangph" w:date="2017-06-16T15:02:00Z"/>
                <w:rFonts w:ascii="宋体" w:eastAsia="宋体" w:hAnsi="宋体" w:cs="宋体" w:hint="eastAsia"/>
                <w:color w:val="000000"/>
                <w:kern w:val="0"/>
                <w:sz w:val="22"/>
                <w:rPrChange w:id="6579" w:author="zhangph" w:date="2017-06-16T15:02:00Z">
                  <w:rPr>
                    <w:ins w:id="6580" w:author="zhangph" w:date="2017-06-16T15:02:00Z"/>
                    <w:rFonts w:hint="eastAsia"/>
                  </w:rPr>
                </w:rPrChange>
              </w:rPr>
              <w:pPrChange w:id="6581" w:author="zhangph" w:date="2017-06-16T15:02:00Z">
                <w:pPr/>
              </w:pPrChange>
            </w:pPr>
            <w:ins w:id="6582" w:author="zhangph" w:date="2017-06-16T15:02:00Z">
              <w:r w:rsidRPr="00555323">
                <w:rPr>
                  <w:rFonts w:ascii="宋体" w:eastAsia="宋体" w:hAnsi="宋体" w:cs="宋体" w:hint="eastAsia"/>
                  <w:color w:val="000000"/>
                  <w:kern w:val="0"/>
                  <w:sz w:val="22"/>
                  <w:rPrChange w:id="6583" w:author="zhangph" w:date="2017-06-16T15:02:00Z">
                    <w:rPr>
                      <w:rFonts w:hint="eastAsia"/>
                    </w:rPr>
                  </w:rPrChange>
                </w:rPr>
                <w:t>值</w:t>
              </w:r>
            </w:ins>
          </w:p>
        </w:tc>
        <w:tc>
          <w:tcPr>
            <w:tcW w:w="986" w:type="dxa"/>
            <w:tcBorders>
              <w:top w:val="single" w:sz="8" w:space="0" w:color="auto"/>
              <w:left w:val="nil"/>
              <w:bottom w:val="single" w:sz="4" w:space="0" w:color="auto"/>
              <w:right w:val="single" w:sz="8" w:space="0" w:color="auto"/>
            </w:tcBorders>
            <w:shd w:val="clear" w:color="auto" w:fill="auto"/>
            <w:noWrap/>
            <w:vAlign w:val="center"/>
            <w:hideMark/>
          </w:tcPr>
          <w:p w:rsidR="00555323" w:rsidRPr="00555323" w:rsidRDefault="00555323" w:rsidP="00555323">
            <w:pPr>
              <w:widowControl/>
              <w:jc w:val="left"/>
              <w:rPr>
                <w:ins w:id="6584" w:author="zhangph" w:date="2017-06-16T15:02:00Z"/>
                <w:rFonts w:ascii="宋体" w:eastAsia="宋体" w:hAnsi="宋体" w:cs="宋体" w:hint="eastAsia"/>
                <w:color w:val="000000"/>
                <w:kern w:val="0"/>
                <w:sz w:val="22"/>
                <w:rPrChange w:id="6585" w:author="zhangph" w:date="2017-06-16T15:02:00Z">
                  <w:rPr>
                    <w:ins w:id="6586" w:author="zhangph" w:date="2017-06-16T15:02:00Z"/>
                    <w:rFonts w:hint="eastAsia"/>
                  </w:rPr>
                </w:rPrChange>
              </w:rPr>
              <w:pPrChange w:id="6587" w:author="zhangph" w:date="2017-06-16T15:02:00Z">
                <w:pPr/>
              </w:pPrChange>
            </w:pPr>
            <w:ins w:id="6588" w:author="zhangph" w:date="2017-06-16T15:02:00Z">
              <w:r w:rsidRPr="00555323">
                <w:rPr>
                  <w:rFonts w:ascii="宋体" w:eastAsia="宋体" w:hAnsi="宋体" w:cs="宋体" w:hint="eastAsia"/>
                  <w:color w:val="000000"/>
                  <w:kern w:val="0"/>
                  <w:sz w:val="22"/>
                  <w:rPrChange w:id="6589" w:author="zhangph" w:date="2017-06-16T15:02:00Z">
                    <w:rPr>
                      <w:rFonts w:hint="eastAsia"/>
                    </w:rPr>
                  </w:rPrChange>
                </w:rPr>
                <w:t>来源</w:t>
              </w:r>
            </w:ins>
          </w:p>
        </w:tc>
      </w:tr>
      <w:tr w:rsidR="00555323" w:rsidRPr="00555323" w:rsidTr="00555323">
        <w:trPr>
          <w:divId w:val="885339112"/>
          <w:trHeight w:val="223"/>
          <w:ins w:id="6590" w:author="zhangph" w:date="2017-06-16T15:02:00Z"/>
        </w:trPr>
        <w:tc>
          <w:tcPr>
            <w:tcW w:w="699" w:type="dxa"/>
            <w:vMerge w:val="restart"/>
            <w:tcBorders>
              <w:top w:val="nil"/>
              <w:left w:val="single" w:sz="8" w:space="0" w:color="auto"/>
              <w:bottom w:val="single" w:sz="8" w:space="0" w:color="000000"/>
              <w:right w:val="single" w:sz="4" w:space="0" w:color="auto"/>
            </w:tcBorders>
            <w:shd w:val="clear" w:color="000000" w:fill="FFFF00"/>
            <w:noWrap/>
            <w:vAlign w:val="center"/>
            <w:hideMark/>
          </w:tcPr>
          <w:p w:rsidR="00555323" w:rsidRPr="00555323" w:rsidRDefault="00555323" w:rsidP="00555323">
            <w:pPr>
              <w:widowControl/>
              <w:jc w:val="left"/>
              <w:rPr>
                <w:ins w:id="6591" w:author="zhangph" w:date="2017-06-16T15:02:00Z"/>
                <w:rFonts w:ascii="宋体" w:eastAsia="宋体" w:hAnsi="宋体" w:cs="宋体" w:hint="eastAsia"/>
                <w:color w:val="000000"/>
                <w:kern w:val="0"/>
                <w:sz w:val="22"/>
                <w:rPrChange w:id="6592" w:author="zhangph" w:date="2017-06-16T15:02:00Z">
                  <w:rPr>
                    <w:ins w:id="6593" w:author="zhangph" w:date="2017-06-16T15:02:00Z"/>
                    <w:rFonts w:hint="eastAsia"/>
                  </w:rPr>
                </w:rPrChange>
              </w:rPr>
              <w:pPrChange w:id="6594" w:author="zhangph" w:date="2017-06-16T15:02:00Z">
                <w:pPr/>
              </w:pPrChange>
            </w:pPr>
            <w:ins w:id="6595" w:author="zhangph" w:date="2017-06-16T15:02:00Z">
              <w:r w:rsidRPr="00555323">
                <w:rPr>
                  <w:rFonts w:ascii="宋体" w:eastAsia="宋体" w:hAnsi="宋体" w:cs="宋体" w:hint="eastAsia"/>
                  <w:color w:val="000000"/>
                  <w:kern w:val="0"/>
                  <w:sz w:val="22"/>
                  <w:rPrChange w:id="6596" w:author="zhangph" w:date="2017-06-16T15:02:00Z">
                    <w:rPr>
                      <w:rFonts w:hint="eastAsia"/>
                    </w:rPr>
                  </w:rPrChange>
                </w:rPr>
                <w:t>1</w:t>
              </w:r>
            </w:ins>
          </w:p>
        </w:tc>
        <w:tc>
          <w:tcPr>
            <w:tcW w:w="1843"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555323" w:rsidRPr="00555323" w:rsidRDefault="00555323" w:rsidP="00555323">
            <w:pPr>
              <w:widowControl/>
              <w:jc w:val="left"/>
              <w:rPr>
                <w:ins w:id="6597" w:author="zhangph" w:date="2017-06-16T15:02:00Z"/>
                <w:rFonts w:ascii="宋体" w:eastAsia="宋体" w:hAnsi="宋体" w:cs="宋体" w:hint="eastAsia"/>
                <w:color w:val="000000"/>
                <w:kern w:val="0"/>
                <w:sz w:val="22"/>
                <w:rPrChange w:id="6598" w:author="zhangph" w:date="2017-06-16T15:02:00Z">
                  <w:rPr>
                    <w:ins w:id="6599" w:author="zhangph" w:date="2017-06-16T15:02:00Z"/>
                    <w:rFonts w:hint="eastAsia"/>
                  </w:rPr>
                </w:rPrChange>
              </w:rPr>
              <w:pPrChange w:id="6600" w:author="zhangph" w:date="2017-06-16T15:02:00Z">
                <w:pPr/>
              </w:pPrChange>
            </w:pPr>
            <w:ins w:id="6601" w:author="zhangph" w:date="2017-06-16T15:02:00Z">
              <w:r w:rsidRPr="00555323">
                <w:rPr>
                  <w:rFonts w:ascii="宋体" w:eastAsia="宋体" w:hAnsi="宋体" w:cs="宋体" w:hint="eastAsia"/>
                  <w:color w:val="000000"/>
                  <w:kern w:val="0"/>
                  <w:sz w:val="22"/>
                  <w:rPrChange w:id="6602" w:author="zhangph" w:date="2017-06-16T15:02:00Z">
                    <w:rPr>
                      <w:rFonts w:hint="eastAsia"/>
                    </w:rPr>
                  </w:rPrChange>
                </w:rPr>
                <w:t>就业培训信息表</w:t>
              </w:r>
            </w:ins>
          </w:p>
        </w:tc>
        <w:tc>
          <w:tcPr>
            <w:tcW w:w="2410"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555323" w:rsidRPr="00555323" w:rsidRDefault="00555323" w:rsidP="00555323">
            <w:pPr>
              <w:widowControl/>
              <w:jc w:val="left"/>
              <w:rPr>
                <w:ins w:id="6603" w:author="zhangph" w:date="2017-06-16T15:02:00Z"/>
                <w:rFonts w:ascii="宋体" w:eastAsia="宋体" w:hAnsi="宋体" w:cs="宋体" w:hint="eastAsia"/>
                <w:color w:val="000000"/>
                <w:kern w:val="0"/>
                <w:sz w:val="22"/>
                <w:rPrChange w:id="6604" w:author="zhangph" w:date="2017-06-16T15:02:00Z">
                  <w:rPr>
                    <w:ins w:id="6605" w:author="zhangph" w:date="2017-06-16T15:02:00Z"/>
                    <w:rFonts w:hint="eastAsia"/>
                  </w:rPr>
                </w:rPrChange>
              </w:rPr>
              <w:pPrChange w:id="6606" w:author="zhangph" w:date="2017-06-16T15:02:00Z">
                <w:pPr/>
              </w:pPrChange>
            </w:pPr>
            <w:ins w:id="6607" w:author="zhangph" w:date="2017-06-16T15:02:00Z">
              <w:r w:rsidRPr="00555323">
                <w:rPr>
                  <w:rFonts w:ascii="宋体" w:eastAsia="宋体" w:hAnsi="宋体" w:cs="宋体" w:hint="eastAsia"/>
                  <w:color w:val="000000"/>
                  <w:kern w:val="0"/>
                  <w:sz w:val="22"/>
                  <w:rPrChange w:id="6608" w:author="zhangph" w:date="2017-06-16T15:02:00Z">
                    <w:rPr>
                      <w:rFonts w:hint="eastAsia"/>
                    </w:rPr>
                  </w:rPrChange>
                </w:rPr>
                <w:t xml:space="preserve">　</w:t>
              </w:r>
            </w:ins>
          </w:p>
        </w:tc>
        <w:tc>
          <w:tcPr>
            <w:tcW w:w="1984"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6609" w:author="zhangph" w:date="2017-06-16T15:02:00Z"/>
                <w:rFonts w:ascii="宋体" w:eastAsia="宋体" w:hAnsi="宋体" w:cs="宋体" w:hint="eastAsia"/>
                <w:color w:val="000000"/>
                <w:kern w:val="0"/>
                <w:sz w:val="22"/>
                <w:rPrChange w:id="6610" w:author="zhangph" w:date="2017-06-16T15:02:00Z">
                  <w:rPr>
                    <w:ins w:id="6611" w:author="zhangph" w:date="2017-06-16T15:02:00Z"/>
                    <w:rFonts w:hint="eastAsia"/>
                  </w:rPr>
                </w:rPrChange>
              </w:rPr>
              <w:pPrChange w:id="6612" w:author="zhangph" w:date="2017-06-16T15:02:00Z">
                <w:pPr/>
              </w:pPrChange>
            </w:pPr>
            <w:ins w:id="6613" w:author="zhangph" w:date="2017-06-16T15:02:00Z">
              <w:r w:rsidRPr="00555323">
                <w:rPr>
                  <w:rFonts w:ascii="宋体" w:eastAsia="宋体" w:hAnsi="宋体" w:cs="宋体" w:hint="eastAsia"/>
                  <w:color w:val="000000"/>
                  <w:kern w:val="0"/>
                  <w:sz w:val="22"/>
                  <w:rPrChange w:id="6614" w:author="zhangph" w:date="2017-06-16T15:02:00Z">
                    <w:rPr>
                      <w:rFonts w:hint="eastAsia"/>
                    </w:rPr>
                  </w:rPrChange>
                </w:rPr>
                <w:t>培训时间</w:t>
              </w:r>
            </w:ins>
          </w:p>
        </w:tc>
        <w:tc>
          <w:tcPr>
            <w:tcW w:w="1138"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6615" w:author="zhangph" w:date="2017-06-16T15:02:00Z"/>
                <w:rFonts w:ascii="宋体" w:eastAsia="宋体" w:hAnsi="宋体" w:cs="宋体" w:hint="eastAsia"/>
                <w:color w:val="000000"/>
                <w:kern w:val="0"/>
                <w:sz w:val="22"/>
                <w:rPrChange w:id="6616" w:author="zhangph" w:date="2017-06-16T15:02:00Z">
                  <w:rPr>
                    <w:ins w:id="6617" w:author="zhangph" w:date="2017-06-16T15:02:00Z"/>
                    <w:rFonts w:hint="eastAsia"/>
                  </w:rPr>
                </w:rPrChange>
              </w:rPr>
              <w:pPrChange w:id="6618" w:author="zhangph" w:date="2017-06-16T15:02:00Z">
                <w:pPr/>
              </w:pPrChange>
            </w:pPr>
            <w:ins w:id="6619" w:author="zhangph" w:date="2017-06-16T15:02:00Z">
              <w:r w:rsidRPr="00555323">
                <w:rPr>
                  <w:rFonts w:ascii="宋体" w:eastAsia="宋体" w:hAnsi="宋体" w:cs="宋体" w:hint="eastAsia"/>
                  <w:color w:val="000000"/>
                  <w:kern w:val="0"/>
                  <w:sz w:val="22"/>
                  <w:rPrChange w:id="6620" w:author="zhangph" w:date="2017-06-16T15:02:00Z">
                    <w:rPr>
                      <w:rFonts w:hint="eastAsia"/>
                    </w:rPr>
                  </w:rPrChange>
                </w:rPr>
                <w:t xml:space="preserve">　</w:t>
              </w:r>
            </w:ins>
          </w:p>
        </w:tc>
        <w:tc>
          <w:tcPr>
            <w:tcW w:w="986" w:type="dxa"/>
            <w:vMerge w:val="restart"/>
            <w:tcBorders>
              <w:top w:val="nil"/>
              <w:left w:val="single" w:sz="4" w:space="0" w:color="auto"/>
              <w:bottom w:val="single" w:sz="8" w:space="0" w:color="000000"/>
              <w:right w:val="single" w:sz="8" w:space="0" w:color="auto"/>
            </w:tcBorders>
            <w:shd w:val="clear" w:color="000000" w:fill="FFFF00"/>
            <w:noWrap/>
            <w:vAlign w:val="center"/>
            <w:hideMark/>
          </w:tcPr>
          <w:p w:rsidR="00555323" w:rsidRPr="00555323" w:rsidRDefault="00555323" w:rsidP="00555323">
            <w:pPr>
              <w:widowControl/>
              <w:jc w:val="left"/>
              <w:rPr>
                <w:ins w:id="6621" w:author="zhangph" w:date="2017-06-16T15:02:00Z"/>
                <w:rFonts w:ascii="宋体" w:eastAsia="宋体" w:hAnsi="宋体" w:cs="宋体" w:hint="eastAsia"/>
                <w:color w:val="000000"/>
                <w:kern w:val="0"/>
                <w:sz w:val="22"/>
                <w:rPrChange w:id="6622" w:author="zhangph" w:date="2017-06-16T15:02:00Z">
                  <w:rPr>
                    <w:ins w:id="6623" w:author="zhangph" w:date="2017-06-16T15:02:00Z"/>
                    <w:rFonts w:hint="eastAsia"/>
                  </w:rPr>
                </w:rPrChange>
              </w:rPr>
              <w:pPrChange w:id="6624" w:author="zhangph" w:date="2017-06-16T15:02:00Z">
                <w:pPr/>
              </w:pPrChange>
            </w:pPr>
            <w:ins w:id="6625" w:author="zhangph" w:date="2017-06-16T15:02:00Z">
              <w:r w:rsidRPr="00555323">
                <w:rPr>
                  <w:rFonts w:ascii="宋体" w:eastAsia="宋体" w:hAnsi="宋体" w:cs="宋体" w:hint="eastAsia"/>
                  <w:color w:val="000000"/>
                  <w:kern w:val="0"/>
                  <w:sz w:val="22"/>
                  <w:rPrChange w:id="6626" w:author="zhangph" w:date="2017-06-16T15:02:00Z">
                    <w:rPr>
                      <w:rFonts w:hint="eastAsia"/>
                    </w:rPr>
                  </w:rPrChange>
                </w:rPr>
                <w:t>待采集</w:t>
              </w:r>
            </w:ins>
          </w:p>
        </w:tc>
      </w:tr>
      <w:tr w:rsidR="00555323" w:rsidRPr="00555323" w:rsidTr="00555323">
        <w:trPr>
          <w:divId w:val="885339112"/>
          <w:trHeight w:val="223"/>
          <w:ins w:id="6627" w:author="zhangph" w:date="2017-06-16T15:02:00Z"/>
        </w:trPr>
        <w:tc>
          <w:tcPr>
            <w:tcW w:w="699"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6628" w:author="zhangph" w:date="2017-06-16T15:02:00Z"/>
                <w:rFonts w:ascii="宋体" w:eastAsia="宋体" w:hAnsi="宋体" w:cs="宋体"/>
                <w:color w:val="000000"/>
                <w:kern w:val="0"/>
                <w:sz w:val="22"/>
                <w:rPrChange w:id="6629" w:author="zhangph" w:date="2017-06-16T15:02:00Z">
                  <w:rPr>
                    <w:ins w:id="6630" w:author="zhangph" w:date="2017-06-16T15:02:00Z"/>
                  </w:rPr>
                </w:rPrChange>
              </w:rPr>
              <w:pPrChange w:id="6631" w:author="zhangph" w:date="2017-06-16T15:02:00Z">
                <w:pPr/>
              </w:pPrChange>
            </w:pPr>
          </w:p>
        </w:tc>
        <w:tc>
          <w:tcPr>
            <w:tcW w:w="1843"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6632" w:author="zhangph" w:date="2017-06-16T15:02:00Z"/>
                <w:rFonts w:ascii="宋体" w:eastAsia="宋体" w:hAnsi="宋体" w:cs="宋体"/>
                <w:color w:val="000000"/>
                <w:kern w:val="0"/>
                <w:sz w:val="22"/>
                <w:rPrChange w:id="6633" w:author="zhangph" w:date="2017-06-16T15:02:00Z">
                  <w:rPr>
                    <w:ins w:id="6634" w:author="zhangph" w:date="2017-06-16T15:02:00Z"/>
                  </w:rPr>
                </w:rPrChange>
              </w:rPr>
              <w:pPrChange w:id="6635" w:author="zhangph" w:date="2017-06-16T15:02:00Z">
                <w:pPr/>
              </w:pPrChange>
            </w:pPr>
          </w:p>
        </w:tc>
        <w:tc>
          <w:tcPr>
            <w:tcW w:w="2410"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6636" w:author="zhangph" w:date="2017-06-16T15:02:00Z"/>
                <w:rFonts w:ascii="宋体" w:eastAsia="宋体" w:hAnsi="宋体" w:cs="宋体"/>
                <w:color w:val="000000"/>
                <w:kern w:val="0"/>
                <w:sz w:val="22"/>
                <w:rPrChange w:id="6637" w:author="zhangph" w:date="2017-06-16T15:02:00Z">
                  <w:rPr>
                    <w:ins w:id="6638" w:author="zhangph" w:date="2017-06-16T15:02:00Z"/>
                  </w:rPr>
                </w:rPrChange>
              </w:rPr>
              <w:pPrChange w:id="6639" w:author="zhangph" w:date="2017-06-16T15:02:00Z">
                <w:pPr/>
              </w:pPrChange>
            </w:pPr>
          </w:p>
        </w:tc>
        <w:tc>
          <w:tcPr>
            <w:tcW w:w="1984"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6640" w:author="zhangph" w:date="2017-06-16T15:02:00Z"/>
                <w:rFonts w:ascii="宋体" w:eastAsia="宋体" w:hAnsi="宋体" w:cs="宋体" w:hint="eastAsia"/>
                <w:color w:val="000000"/>
                <w:kern w:val="0"/>
                <w:sz w:val="22"/>
                <w:rPrChange w:id="6641" w:author="zhangph" w:date="2017-06-16T15:02:00Z">
                  <w:rPr>
                    <w:ins w:id="6642" w:author="zhangph" w:date="2017-06-16T15:02:00Z"/>
                    <w:rFonts w:hint="eastAsia"/>
                  </w:rPr>
                </w:rPrChange>
              </w:rPr>
              <w:pPrChange w:id="6643" w:author="zhangph" w:date="2017-06-16T15:02:00Z">
                <w:pPr/>
              </w:pPrChange>
            </w:pPr>
            <w:ins w:id="6644" w:author="zhangph" w:date="2017-06-16T15:02:00Z">
              <w:r w:rsidRPr="00555323">
                <w:rPr>
                  <w:rFonts w:ascii="宋体" w:eastAsia="宋体" w:hAnsi="宋体" w:cs="宋体" w:hint="eastAsia"/>
                  <w:color w:val="000000"/>
                  <w:kern w:val="0"/>
                  <w:sz w:val="22"/>
                  <w:rPrChange w:id="6645" w:author="zhangph" w:date="2017-06-16T15:02:00Z">
                    <w:rPr>
                      <w:rFonts w:hint="eastAsia"/>
                    </w:rPr>
                  </w:rPrChange>
                </w:rPr>
                <w:t>身份证号码</w:t>
              </w:r>
            </w:ins>
          </w:p>
        </w:tc>
        <w:tc>
          <w:tcPr>
            <w:tcW w:w="1138"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6646" w:author="zhangph" w:date="2017-06-16T15:02:00Z"/>
                <w:rFonts w:ascii="宋体" w:eastAsia="宋体" w:hAnsi="宋体" w:cs="宋体" w:hint="eastAsia"/>
                <w:color w:val="000000"/>
                <w:kern w:val="0"/>
                <w:sz w:val="22"/>
                <w:rPrChange w:id="6647" w:author="zhangph" w:date="2017-06-16T15:02:00Z">
                  <w:rPr>
                    <w:ins w:id="6648" w:author="zhangph" w:date="2017-06-16T15:02:00Z"/>
                    <w:rFonts w:hint="eastAsia"/>
                  </w:rPr>
                </w:rPrChange>
              </w:rPr>
              <w:pPrChange w:id="6649" w:author="zhangph" w:date="2017-06-16T15:02:00Z">
                <w:pPr/>
              </w:pPrChange>
            </w:pPr>
            <w:ins w:id="6650" w:author="zhangph" w:date="2017-06-16T15:02:00Z">
              <w:r w:rsidRPr="00555323">
                <w:rPr>
                  <w:rFonts w:ascii="宋体" w:eastAsia="宋体" w:hAnsi="宋体" w:cs="宋体" w:hint="eastAsia"/>
                  <w:color w:val="000000"/>
                  <w:kern w:val="0"/>
                  <w:sz w:val="22"/>
                  <w:rPrChange w:id="6651" w:author="zhangph" w:date="2017-06-16T15:02:00Z">
                    <w:rPr>
                      <w:rFonts w:hint="eastAsia"/>
                    </w:rPr>
                  </w:rPrChange>
                </w:rPr>
                <w:t xml:space="preserve">　</w:t>
              </w:r>
            </w:ins>
          </w:p>
        </w:tc>
        <w:tc>
          <w:tcPr>
            <w:tcW w:w="986" w:type="dxa"/>
            <w:vMerge/>
            <w:tcBorders>
              <w:top w:val="nil"/>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6652" w:author="zhangph" w:date="2017-06-16T15:02:00Z"/>
                <w:rFonts w:ascii="宋体" w:eastAsia="宋体" w:hAnsi="宋体" w:cs="宋体"/>
                <w:color w:val="000000"/>
                <w:kern w:val="0"/>
                <w:sz w:val="22"/>
                <w:rPrChange w:id="6653" w:author="zhangph" w:date="2017-06-16T15:02:00Z">
                  <w:rPr>
                    <w:ins w:id="6654" w:author="zhangph" w:date="2017-06-16T15:02:00Z"/>
                  </w:rPr>
                </w:rPrChange>
              </w:rPr>
              <w:pPrChange w:id="6655" w:author="zhangph" w:date="2017-06-16T15:02:00Z">
                <w:pPr/>
              </w:pPrChange>
            </w:pPr>
          </w:p>
        </w:tc>
      </w:tr>
      <w:tr w:rsidR="00555323" w:rsidRPr="00555323" w:rsidTr="00555323">
        <w:trPr>
          <w:divId w:val="885339112"/>
          <w:trHeight w:val="223"/>
          <w:ins w:id="6656" w:author="zhangph" w:date="2017-06-16T15:02:00Z"/>
        </w:trPr>
        <w:tc>
          <w:tcPr>
            <w:tcW w:w="699"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6657" w:author="zhangph" w:date="2017-06-16T15:02:00Z"/>
                <w:rFonts w:ascii="宋体" w:eastAsia="宋体" w:hAnsi="宋体" w:cs="宋体"/>
                <w:color w:val="000000"/>
                <w:kern w:val="0"/>
                <w:sz w:val="22"/>
                <w:rPrChange w:id="6658" w:author="zhangph" w:date="2017-06-16T15:02:00Z">
                  <w:rPr>
                    <w:ins w:id="6659" w:author="zhangph" w:date="2017-06-16T15:02:00Z"/>
                  </w:rPr>
                </w:rPrChange>
              </w:rPr>
              <w:pPrChange w:id="6660" w:author="zhangph" w:date="2017-06-16T15:02:00Z">
                <w:pPr/>
              </w:pPrChange>
            </w:pPr>
          </w:p>
        </w:tc>
        <w:tc>
          <w:tcPr>
            <w:tcW w:w="1843"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6661" w:author="zhangph" w:date="2017-06-16T15:02:00Z"/>
                <w:rFonts w:ascii="宋体" w:eastAsia="宋体" w:hAnsi="宋体" w:cs="宋体"/>
                <w:color w:val="000000"/>
                <w:kern w:val="0"/>
                <w:sz w:val="22"/>
                <w:rPrChange w:id="6662" w:author="zhangph" w:date="2017-06-16T15:02:00Z">
                  <w:rPr>
                    <w:ins w:id="6663" w:author="zhangph" w:date="2017-06-16T15:02:00Z"/>
                  </w:rPr>
                </w:rPrChange>
              </w:rPr>
              <w:pPrChange w:id="6664" w:author="zhangph" w:date="2017-06-16T15:02:00Z">
                <w:pPr/>
              </w:pPrChange>
            </w:pPr>
          </w:p>
        </w:tc>
        <w:tc>
          <w:tcPr>
            <w:tcW w:w="2410"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6665" w:author="zhangph" w:date="2017-06-16T15:02:00Z"/>
                <w:rFonts w:ascii="宋体" w:eastAsia="宋体" w:hAnsi="宋体" w:cs="宋体"/>
                <w:color w:val="000000"/>
                <w:kern w:val="0"/>
                <w:sz w:val="22"/>
                <w:rPrChange w:id="6666" w:author="zhangph" w:date="2017-06-16T15:02:00Z">
                  <w:rPr>
                    <w:ins w:id="6667" w:author="zhangph" w:date="2017-06-16T15:02:00Z"/>
                  </w:rPr>
                </w:rPrChange>
              </w:rPr>
              <w:pPrChange w:id="6668" w:author="zhangph" w:date="2017-06-16T15:02:00Z">
                <w:pPr/>
              </w:pPrChange>
            </w:pPr>
          </w:p>
        </w:tc>
        <w:tc>
          <w:tcPr>
            <w:tcW w:w="1984"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6669" w:author="zhangph" w:date="2017-06-16T15:02:00Z"/>
                <w:rFonts w:ascii="宋体" w:eastAsia="宋体" w:hAnsi="宋体" w:cs="宋体" w:hint="eastAsia"/>
                <w:color w:val="000000"/>
                <w:kern w:val="0"/>
                <w:sz w:val="22"/>
                <w:rPrChange w:id="6670" w:author="zhangph" w:date="2017-06-16T15:02:00Z">
                  <w:rPr>
                    <w:ins w:id="6671" w:author="zhangph" w:date="2017-06-16T15:02:00Z"/>
                    <w:rFonts w:hint="eastAsia"/>
                  </w:rPr>
                </w:rPrChange>
              </w:rPr>
              <w:pPrChange w:id="6672" w:author="zhangph" w:date="2017-06-16T15:02:00Z">
                <w:pPr/>
              </w:pPrChange>
            </w:pPr>
            <w:ins w:id="6673" w:author="zhangph" w:date="2017-06-16T15:02:00Z">
              <w:r w:rsidRPr="00555323">
                <w:rPr>
                  <w:rFonts w:ascii="宋体" w:eastAsia="宋体" w:hAnsi="宋体" w:cs="宋体" w:hint="eastAsia"/>
                  <w:color w:val="000000"/>
                  <w:kern w:val="0"/>
                  <w:sz w:val="22"/>
                  <w:rPrChange w:id="6674" w:author="zhangph" w:date="2017-06-16T15:02:00Z">
                    <w:rPr>
                      <w:rFonts w:hint="eastAsia"/>
                    </w:rPr>
                  </w:rPrChange>
                </w:rPr>
                <w:t>培训项目</w:t>
              </w:r>
            </w:ins>
          </w:p>
        </w:tc>
        <w:tc>
          <w:tcPr>
            <w:tcW w:w="1138" w:type="dxa"/>
            <w:tcBorders>
              <w:top w:val="nil"/>
              <w:left w:val="nil"/>
              <w:bottom w:val="single" w:sz="4" w:space="0" w:color="auto"/>
              <w:right w:val="single" w:sz="4" w:space="0" w:color="auto"/>
            </w:tcBorders>
            <w:shd w:val="clear" w:color="000000" w:fill="FFFF00"/>
            <w:noWrap/>
            <w:vAlign w:val="center"/>
            <w:hideMark/>
          </w:tcPr>
          <w:p w:rsidR="00555323" w:rsidRPr="00555323" w:rsidRDefault="00555323" w:rsidP="00555323">
            <w:pPr>
              <w:widowControl/>
              <w:jc w:val="left"/>
              <w:rPr>
                <w:ins w:id="6675" w:author="zhangph" w:date="2017-06-16T15:02:00Z"/>
                <w:rFonts w:ascii="宋体" w:eastAsia="宋体" w:hAnsi="宋体" w:cs="宋体" w:hint="eastAsia"/>
                <w:color w:val="000000"/>
                <w:kern w:val="0"/>
                <w:sz w:val="22"/>
                <w:rPrChange w:id="6676" w:author="zhangph" w:date="2017-06-16T15:02:00Z">
                  <w:rPr>
                    <w:ins w:id="6677" w:author="zhangph" w:date="2017-06-16T15:02:00Z"/>
                    <w:rFonts w:hint="eastAsia"/>
                  </w:rPr>
                </w:rPrChange>
              </w:rPr>
              <w:pPrChange w:id="6678" w:author="zhangph" w:date="2017-06-16T15:02:00Z">
                <w:pPr/>
              </w:pPrChange>
            </w:pPr>
            <w:ins w:id="6679" w:author="zhangph" w:date="2017-06-16T15:02:00Z">
              <w:r w:rsidRPr="00555323">
                <w:rPr>
                  <w:rFonts w:ascii="宋体" w:eastAsia="宋体" w:hAnsi="宋体" w:cs="宋体" w:hint="eastAsia"/>
                  <w:color w:val="000000"/>
                  <w:kern w:val="0"/>
                  <w:sz w:val="22"/>
                  <w:rPrChange w:id="6680" w:author="zhangph" w:date="2017-06-16T15:02:00Z">
                    <w:rPr>
                      <w:rFonts w:hint="eastAsia"/>
                    </w:rPr>
                  </w:rPrChange>
                </w:rPr>
                <w:t xml:space="preserve">　</w:t>
              </w:r>
            </w:ins>
          </w:p>
        </w:tc>
        <w:tc>
          <w:tcPr>
            <w:tcW w:w="986" w:type="dxa"/>
            <w:vMerge/>
            <w:tcBorders>
              <w:top w:val="nil"/>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6681" w:author="zhangph" w:date="2017-06-16T15:02:00Z"/>
                <w:rFonts w:ascii="宋体" w:eastAsia="宋体" w:hAnsi="宋体" w:cs="宋体"/>
                <w:color w:val="000000"/>
                <w:kern w:val="0"/>
                <w:sz w:val="22"/>
                <w:rPrChange w:id="6682" w:author="zhangph" w:date="2017-06-16T15:02:00Z">
                  <w:rPr>
                    <w:ins w:id="6683" w:author="zhangph" w:date="2017-06-16T15:02:00Z"/>
                  </w:rPr>
                </w:rPrChange>
              </w:rPr>
              <w:pPrChange w:id="6684" w:author="zhangph" w:date="2017-06-16T15:02:00Z">
                <w:pPr/>
              </w:pPrChange>
            </w:pPr>
          </w:p>
        </w:tc>
      </w:tr>
      <w:tr w:rsidR="00555323" w:rsidRPr="00555323" w:rsidTr="00555323">
        <w:trPr>
          <w:divId w:val="885339112"/>
          <w:trHeight w:val="235"/>
          <w:ins w:id="6685" w:author="zhangph" w:date="2017-06-16T15:02:00Z"/>
        </w:trPr>
        <w:tc>
          <w:tcPr>
            <w:tcW w:w="699" w:type="dxa"/>
            <w:vMerge/>
            <w:tcBorders>
              <w:top w:val="nil"/>
              <w:left w:val="single" w:sz="8" w:space="0" w:color="auto"/>
              <w:bottom w:val="single" w:sz="8" w:space="0" w:color="000000"/>
              <w:right w:val="single" w:sz="4" w:space="0" w:color="auto"/>
            </w:tcBorders>
            <w:vAlign w:val="center"/>
            <w:hideMark/>
          </w:tcPr>
          <w:p w:rsidR="00555323" w:rsidRPr="00555323" w:rsidRDefault="00555323" w:rsidP="00555323">
            <w:pPr>
              <w:widowControl/>
              <w:jc w:val="left"/>
              <w:rPr>
                <w:ins w:id="6686" w:author="zhangph" w:date="2017-06-16T15:02:00Z"/>
                <w:rFonts w:ascii="宋体" w:eastAsia="宋体" w:hAnsi="宋体" w:cs="宋体"/>
                <w:color w:val="000000"/>
                <w:kern w:val="0"/>
                <w:sz w:val="22"/>
                <w:rPrChange w:id="6687" w:author="zhangph" w:date="2017-06-16T15:02:00Z">
                  <w:rPr>
                    <w:ins w:id="6688" w:author="zhangph" w:date="2017-06-16T15:02:00Z"/>
                  </w:rPr>
                </w:rPrChange>
              </w:rPr>
              <w:pPrChange w:id="6689" w:author="zhangph" w:date="2017-06-16T15:02:00Z">
                <w:pPr/>
              </w:pPrChange>
            </w:pPr>
          </w:p>
        </w:tc>
        <w:tc>
          <w:tcPr>
            <w:tcW w:w="1843"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6690" w:author="zhangph" w:date="2017-06-16T15:02:00Z"/>
                <w:rFonts w:ascii="宋体" w:eastAsia="宋体" w:hAnsi="宋体" w:cs="宋体"/>
                <w:color w:val="000000"/>
                <w:kern w:val="0"/>
                <w:sz w:val="22"/>
                <w:rPrChange w:id="6691" w:author="zhangph" w:date="2017-06-16T15:02:00Z">
                  <w:rPr>
                    <w:ins w:id="6692" w:author="zhangph" w:date="2017-06-16T15:02:00Z"/>
                  </w:rPr>
                </w:rPrChange>
              </w:rPr>
              <w:pPrChange w:id="6693" w:author="zhangph" w:date="2017-06-16T15:02:00Z">
                <w:pPr/>
              </w:pPrChange>
            </w:pPr>
          </w:p>
        </w:tc>
        <w:tc>
          <w:tcPr>
            <w:tcW w:w="2410" w:type="dxa"/>
            <w:vMerge/>
            <w:tcBorders>
              <w:top w:val="nil"/>
              <w:left w:val="single" w:sz="4" w:space="0" w:color="auto"/>
              <w:bottom w:val="single" w:sz="8" w:space="0" w:color="000000"/>
              <w:right w:val="single" w:sz="4" w:space="0" w:color="auto"/>
            </w:tcBorders>
            <w:vAlign w:val="center"/>
            <w:hideMark/>
          </w:tcPr>
          <w:p w:rsidR="00555323" w:rsidRPr="00555323" w:rsidRDefault="00555323" w:rsidP="00555323">
            <w:pPr>
              <w:widowControl/>
              <w:jc w:val="left"/>
              <w:rPr>
                <w:ins w:id="6694" w:author="zhangph" w:date="2017-06-16T15:02:00Z"/>
                <w:rFonts w:ascii="宋体" w:eastAsia="宋体" w:hAnsi="宋体" w:cs="宋体"/>
                <w:color w:val="000000"/>
                <w:kern w:val="0"/>
                <w:sz w:val="22"/>
                <w:rPrChange w:id="6695" w:author="zhangph" w:date="2017-06-16T15:02:00Z">
                  <w:rPr>
                    <w:ins w:id="6696" w:author="zhangph" w:date="2017-06-16T15:02:00Z"/>
                  </w:rPr>
                </w:rPrChange>
              </w:rPr>
              <w:pPrChange w:id="6697" w:author="zhangph" w:date="2017-06-16T15:02:00Z">
                <w:pPr/>
              </w:pPrChange>
            </w:pPr>
          </w:p>
        </w:tc>
        <w:tc>
          <w:tcPr>
            <w:tcW w:w="1984" w:type="dxa"/>
            <w:tcBorders>
              <w:top w:val="nil"/>
              <w:left w:val="nil"/>
              <w:bottom w:val="single" w:sz="8" w:space="0" w:color="auto"/>
              <w:right w:val="single" w:sz="4" w:space="0" w:color="auto"/>
            </w:tcBorders>
            <w:shd w:val="clear" w:color="000000" w:fill="FFFF00"/>
            <w:noWrap/>
            <w:vAlign w:val="center"/>
            <w:hideMark/>
          </w:tcPr>
          <w:p w:rsidR="00555323" w:rsidRPr="00555323" w:rsidRDefault="00555323" w:rsidP="00555323">
            <w:pPr>
              <w:widowControl/>
              <w:jc w:val="left"/>
              <w:rPr>
                <w:ins w:id="6698" w:author="zhangph" w:date="2017-06-16T15:02:00Z"/>
                <w:rFonts w:ascii="宋体" w:eastAsia="宋体" w:hAnsi="宋体" w:cs="宋体" w:hint="eastAsia"/>
                <w:color w:val="000000"/>
                <w:kern w:val="0"/>
                <w:sz w:val="22"/>
                <w:rPrChange w:id="6699" w:author="zhangph" w:date="2017-06-16T15:02:00Z">
                  <w:rPr>
                    <w:ins w:id="6700" w:author="zhangph" w:date="2017-06-16T15:02:00Z"/>
                    <w:rFonts w:hint="eastAsia"/>
                  </w:rPr>
                </w:rPrChange>
              </w:rPr>
              <w:pPrChange w:id="6701" w:author="zhangph" w:date="2017-06-16T15:02:00Z">
                <w:pPr/>
              </w:pPrChange>
            </w:pPr>
            <w:ins w:id="6702" w:author="zhangph" w:date="2017-06-16T15:02:00Z">
              <w:r w:rsidRPr="00555323">
                <w:rPr>
                  <w:rFonts w:ascii="宋体" w:eastAsia="宋体" w:hAnsi="宋体" w:cs="宋体" w:hint="eastAsia"/>
                  <w:color w:val="000000"/>
                  <w:kern w:val="0"/>
                  <w:sz w:val="22"/>
                  <w:rPrChange w:id="6703" w:author="zhangph" w:date="2017-06-16T15:02:00Z">
                    <w:rPr>
                      <w:rFonts w:hint="eastAsia"/>
                    </w:rPr>
                  </w:rPrChange>
                </w:rPr>
                <w:t>培训机构</w:t>
              </w:r>
            </w:ins>
          </w:p>
        </w:tc>
        <w:tc>
          <w:tcPr>
            <w:tcW w:w="1138" w:type="dxa"/>
            <w:tcBorders>
              <w:top w:val="nil"/>
              <w:left w:val="nil"/>
              <w:bottom w:val="single" w:sz="8" w:space="0" w:color="auto"/>
              <w:right w:val="single" w:sz="4" w:space="0" w:color="auto"/>
            </w:tcBorders>
            <w:shd w:val="clear" w:color="000000" w:fill="FFFF00"/>
            <w:noWrap/>
            <w:vAlign w:val="center"/>
            <w:hideMark/>
          </w:tcPr>
          <w:p w:rsidR="00555323" w:rsidRPr="00555323" w:rsidRDefault="00555323" w:rsidP="00555323">
            <w:pPr>
              <w:widowControl/>
              <w:jc w:val="left"/>
              <w:rPr>
                <w:ins w:id="6704" w:author="zhangph" w:date="2017-06-16T15:02:00Z"/>
                <w:rFonts w:ascii="宋体" w:eastAsia="宋体" w:hAnsi="宋体" w:cs="宋体" w:hint="eastAsia"/>
                <w:color w:val="000000"/>
                <w:kern w:val="0"/>
                <w:sz w:val="22"/>
                <w:rPrChange w:id="6705" w:author="zhangph" w:date="2017-06-16T15:02:00Z">
                  <w:rPr>
                    <w:ins w:id="6706" w:author="zhangph" w:date="2017-06-16T15:02:00Z"/>
                    <w:rFonts w:hint="eastAsia"/>
                  </w:rPr>
                </w:rPrChange>
              </w:rPr>
              <w:pPrChange w:id="6707" w:author="zhangph" w:date="2017-06-16T15:02:00Z">
                <w:pPr/>
              </w:pPrChange>
            </w:pPr>
            <w:ins w:id="6708" w:author="zhangph" w:date="2017-06-16T15:02:00Z">
              <w:r w:rsidRPr="00555323">
                <w:rPr>
                  <w:rFonts w:ascii="宋体" w:eastAsia="宋体" w:hAnsi="宋体" w:cs="宋体" w:hint="eastAsia"/>
                  <w:color w:val="000000"/>
                  <w:kern w:val="0"/>
                  <w:sz w:val="22"/>
                  <w:rPrChange w:id="6709" w:author="zhangph" w:date="2017-06-16T15:02:00Z">
                    <w:rPr>
                      <w:rFonts w:hint="eastAsia"/>
                    </w:rPr>
                  </w:rPrChange>
                </w:rPr>
                <w:t xml:space="preserve">　</w:t>
              </w:r>
            </w:ins>
          </w:p>
        </w:tc>
        <w:tc>
          <w:tcPr>
            <w:tcW w:w="986" w:type="dxa"/>
            <w:vMerge/>
            <w:tcBorders>
              <w:top w:val="nil"/>
              <w:left w:val="single" w:sz="4" w:space="0" w:color="auto"/>
              <w:bottom w:val="single" w:sz="8" w:space="0" w:color="000000"/>
              <w:right w:val="single" w:sz="8" w:space="0" w:color="auto"/>
            </w:tcBorders>
            <w:vAlign w:val="center"/>
            <w:hideMark/>
          </w:tcPr>
          <w:p w:rsidR="00555323" w:rsidRPr="00555323" w:rsidRDefault="00555323" w:rsidP="00555323">
            <w:pPr>
              <w:widowControl/>
              <w:jc w:val="left"/>
              <w:rPr>
                <w:ins w:id="6710" w:author="zhangph" w:date="2017-06-16T15:02:00Z"/>
                <w:rFonts w:ascii="宋体" w:eastAsia="宋体" w:hAnsi="宋体" w:cs="宋体"/>
                <w:color w:val="000000"/>
                <w:kern w:val="0"/>
                <w:sz w:val="22"/>
                <w:rPrChange w:id="6711" w:author="zhangph" w:date="2017-06-16T15:02:00Z">
                  <w:rPr>
                    <w:ins w:id="6712" w:author="zhangph" w:date="2017-06-16T15:02:00Z"/>
                  </w:rPr>
                </w:rPrChange>
              </w:rPr>
              <w:pPrChange w:id="6713" w:author="zhangph" w:date="2017-06-16T15:02:00Z">
                <w:pPr/>
              </w:pPrChange>
            </w:pPr>
          </w:p>
        </w:tc>
      </w:tr>
    </w:tbl>
    <w:p w:rsidR="00F22C6A" w:rsidRPr="00F22C6A" w:rsidDel="00555323" w:rsidRDefault="00F22C6A" w:rsidP="00555323">
      <w:pPr>
        <w:pStyle w:val="11"/>
        <w:numPr>
          <w:ilvl w:val="0"/>
          <w:numId w:val="2"/>
        </w:numPr>
        <w:ind w:firstLineChars="0"/>
        <w:rPr>
          <w:del w:id="6714" w:author="zhangph" w:date="2017-06-16T15:02:00Z"/>
          <w:rFonts w:ascii="华文细黑" w:eastAsia="华文细黑" w:hAnsi="华文细黑" w:cs="宋体"/>
          <w:kern w:val="0"/>
          <w:sz w:val="24"/>
        </w:rPr>
        <w:pPrChange w:id="6715" w:author="zhangph" w:date="2017-06-16T15:02:00Z">
          <w:pPr>
            <w:pStyle w:val="11"/>
            <w:numPr>
              <w:numId w:val="2"/>
            </w:numPr>
            <w:ind w:left="420" w:firstLineChars="0" w:hanging="420"/>
          </w:pPr>
        </w:pPrChange>
      </w:pPr>
    </w:p>
    <w:tbl>
      <w:tblPr>
        <w:tblW w:w="9060" w:type="dxa"/>
        <w:tblLook w:val="04A0" w:firstRow="1" w:lastRow="0" w:firstColumn="1" w:lastColumn="0" w:noHBand="0" w:noVBand="1"/>
      </w:tblPr>
      <w:tblGrid>
        <w:gridCol w:w="699"/>
        <w:gridCol w:w="1843"/>
        <w:gridCol w:w="2410"/>
        <w:gridCol w:w="1984"/>
        <w:gridCol w:w="1138"/>
        <w:gridCol w:w="986"/>
      </w:tblGrid>
      <w:tr w:rsidR="00F22C6A" w:rsidRPr="00F22C6A" w:rsidDel="00555323" w:rsidTr="00F22C6A">
        <w:trPr>
          <w:divId w:val="178474863"/>
          <w:trHeight w:val="223"/>
          <w:del w:id="6716" w:author="zhangph" w:date="2017-06-16T15:02:00Z"/>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717" w:author="zhangph" w:date="2017-06-16T15:02:00Z"/>
                <w:rFonts w:ascii="宋体" w:eastAsia="宋体" w:hAnsi="宋体" w:cs="宋体"/>
                <w:color w:val="000000"/>
                <w:kern w:val="0"/>
                <w:sz w:val="22"/>
              </w:rPr>
            </w:pPr>
            <w:del w:id="6718" w:author="zhangph" w:date="2017-06-16T15:02:00Z">
              <w:r w:rsidRPr="00F22C6A" w:rsidDel="00555323">
                <w:rPr>
                  <w:rFonts w:ascii="宋体" w:eastAsia="宋体" w:hAnsi="宋体" w:cs="宋体" w:hint="eastAsia"/>
                  <w:color w:val="000000"/>
                  <w:kern w:val="0"/>
                  <w:sz w:val="22"/>
                </w:rPr>
                <w:delText>序号</w:delText>
              </w:r>
            </w:del>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719" w:author="zhangph" w:date="2017-06-16T15:02:00Z"/>
                <w:rFonts w:ascii="宋体" w:eastAsia="宋体" w:hAnsi="宋体" w:cs="宋体"/>
                <w:color w:val="000000"/>
                <w:kern w:val="0"/>
                <w:sz w:val="22"/>
              </w:rPr>
            </w:pPr>
            <w:del w:id="6720" w:author="zhangph" w:date="2017-06-16T15:02:00Z">
              <w:r w:rsidRPr="00F22C6A" w:rsidDel="00555323">
                <w:rPr>
                  <w:rFonts w:ascii="宋体" w:eastAsia="宋体" w:hAnsi="宋体" w:cs="宋体" w:hint="eastAsia"/>
                  <w:color w:val="000000"/>
                  <w:kern w:val="0"/>
                  <w:sz w:val="22"/>
                </w:rPr>
                <w:delText>表名</w:delText>
              </w:r>
            </w:del>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721" w:author="zhangph" w:date="2017-06-16T15:02:00Z"/>
                <w:rFonts w:ascii="宋体" w:eastAsia="宋体" w:hAnsi="宋体" w:cs="宋体"/>
                <w:color w:val="000000"/>
                <w:kern w:val="0"/>
                <w:sz w:val="22"/>
              </w:rPr>
            </w:pPr>
            <w:del w:id="6722" w:author="zhangph" w:date="2017-06-16T15:02:00Z">
              <w:r w:rsidRPr="00F22C6A" w:rsidDel="00555323">
                <w:rPr>
                  <w:rFonts w:ascii="宋体" w:eastAsia="宋体" w:hAnsi="宋体" w:cs="宋体" w:hint="eastAsia"/>
                  <w:color w:val="000000"/>
                  <w:kern w:val="0"/>
                  <w:sz w:val="22"/>
                </w:rPr>
                <w:delText>英文名</w:delText>
              </w:r>
            </w:del>
          </w:p>
        </w:tc>
        <w:tc>
          <w:tcPr>
            <w:tcW w:w="1984"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723" w:author="zhangph" w:date="2017-06-16T15:02:00Z"/>
                <w:rFonts w:ascii="宋体" w:eastAsia="宋体" w:hAnsi="宋体" w:cs="宋体"/>
                <w:color w:val="000000"/>
                <w:kern w:val="0"/>
                <w:sz w:val="22"/>
              </w:rPr>
            </w:pPr>
            <w:del w:id="6724" w:author="zhangph" w:date="2017-06-16T15:02:00Z">
              <w:r w:rsidRPr="00F22C6A" w:rsidDel="00555323">
                <w:rPr>
                  <w:rFonts w:ascii="宋体" w:eastAsia="宋体" w:hAnsi="宋体" w:cs="宋体" w:hint="eastAsia"/>
                  <w:color w:val="000000"/>
                  <w:kern w:val="0"/>
                  <w:sz w:val="22"/>
                </w:rPr>
                <w:delText>字段</w:delText>
              </w:r>
            </w:del>
          </w:p>
        </w:tc>
        <w:tc>
          <w:tcPr>
            <w:tcW w:w="1138" w:type="dxa"/>
            <w:tcBorders>
              <w:top w:val="single" w:sz="8" w:space="0" w:color="auto"/>
              <w:left w:val="nil"/>
              <w:bottom w:val="single" w:sz="4" w:space="0" w:color="auto"/>
              <w:right w:val="single" w:sz="4" w:space="0" w:color="auto"/>
            </w:tcBorders>
            <w:shd w:val="clear" w:color="auto" w:fill="auto"/>
            <w:noWrap/>
            <w:vAlign w:val="center"/>
            <w:hideMark/>
          </w:tcPr>
          <w:p w:rsidR="00F22C6A" w:rsidRPr="00F22C6A" w:rsidDel="00555323" w:rsidRDefault="00F22C6A" w:rsidP="00F22C6A">
            <w:pPr>
              <w:widowControl/>
              <w:jc w:val="left"/>
              <w:rPr>
                <w:del w:id="6725" w:author="zhangph" w:date="2017-06-16T15:02:00Z"/>
                <w:rFonts w:ascii="宋体" w:eastAsia="宋体" w:hAnsi="宋体" w:cs="宋体"/>
                <w:color w:val="000000"/>
                <w:kern w:val="0"/>
                <w:sz w:val="22"/>
              </w:rPr>
            </w:pPr>
            <w:del w:id="6726" w:author="zhangph" w:date="2017-06-16T15:02:00Z">
              <w:r w:rsidRPr="00F22C6A" w:rsidDel="00555323">
                <w:rPr>
                  <w:rFonts w:ascii="宋体" w:eastAsia="宋体" w:hAnsi="宋体" w:cs="宋体" w:hint="eastAsia"/>
                  <w:color w:val="000000"/>
                  <w:kern w:val="0"/>
                  <w:sz w:val="22"/>
                </w:rPr>
                <w:delText>值</w:delText>
              </w:r>
            </w:del>
          </w:p>
        </w:tc>
        <w:tc>
          <w:tcPr>
            <w:tcW w:w="986" w:type="dxa"/>
            <w:tcBorders>
              <w:top w:val="single" w:sz="8" w:space="0" w:color="auto"/>
              <w:left w:val="nil"/>
              <w:bottom w:val="single" w:sz="4" w:space="0" w:color="auto"/>
              <w:right w:val="single" w:sz="8" w:space="0" w:color="auto"/>
            </w:tcBorders>
            <w:shd w:val="clear" w:color="auto" w:fill="auto"/>
            <w:noWrap/>
            <w:vAlign w:val="center"/>
            <w:hideMark/>
          </w:tcPr>
          <w:p w:rsidR="00F22C6A" w:rsidRPr="00F22C6A" w:rsidDel="00555323" w:rsidRDefault="00F22C6A" w:rsidP="00F22C6A">
            <w:pPr>
              <w:widowControl/>
              <w:jc w:val="left"/>
              <w:rPr>
                <w:del w:id="6727" w:author="zhangph" w:date="2017-06-16T15:02:00Z"/>
                <w:rFonts w:ascii="宋体" w:eastAsia="宋体" w:hAnsi="宋体" w:cs="宋体"/>
                <w:color w:val="000000"/>
                <w:kern w:val="0"/>
                <w:sz w:val="22"/>
              </w:rPr>
            </w:pPr>
            <w:del w:id="6728" w:author="zhangph" w:date="2017-06-16T15:02:00Z">
              <w:r w:rsidRPr="00F22C6A" w:rsidDel="00555323">
                <w:rPr>
                  <w:rFonts w:ascii="宋体" w:eastAsia="宋体" w:hAnsi="宋体" w:cs="宋体" w:hint="eastAsia"/>
                  <w:color w:val="000000"/>
                  <w:kern w:val="0"/>
                  <w:sz w:val="22"/>
                </w:rPr>
                <w:delText>来源</w:delText>
              </w:r>
            </w:del>
          </w:p>
        </w:tc>
      </w:tr>
      <w:tr w:rsidR="00F22C6A" w:rsidRPr="00F22C6A" w:rsidDel="00555323" w:rsidTr="00F22C6A">
        <w:trPr>
          <w:divId w:val="178474863"/>
          <w:trHeight w:val="223"/>
          <w:del w:id="6729" w:author="zhangph" w:date="2017-06-16T15:02:00Z"/>
        </w:trPr>
        <w:tc>
          <w:tcPr>
            <w:tcW w:w="699" w:type="dxa"/>
            <w:vMerge w:val="restart"/>
            <w:tcBorders>
              <w:top w:val="nil"/>
              <w:left w:val="single" w:sz="8" w:space="0" w:color="auto"/>
              <w:bottom w:val="single" w:sz="8" w:space="0" w:color="000000"/>
              <w:right w:val="single" w:sz="4" w:space="0" w:color="auto"/>
            </w:tcBorders>
            <w:shd w:val="clear" w:color="000000" w:fill="FFFF00"/>
            <w:noWrap/>
            <w:vAlign w:val="center"/>
            <w:hideMark/>
          </w:tcPr>
          <w:p w:rsidR="00F22C6A" w:rsidRPr="00F22C6A" w:rsidDel="00555323" w:rsidRDefault="00F22C6A" w:rsidP="00F22C6A">
            <w:pPr>
              <w:widowControl/>
              <w:jc w:val="left"/>
              <w:rPr>
                <w:del w:id="6730" w:author="zhangph" w:date="2017-06-16T15:02:00Z"/>
                <w:rFonts w:ascii="宋体" w:eastAsia="宋体" w:hAnsi="宋体" w:cs="宋体"/>
                <w:color w:val="000000"/>
                <w:kern w:val="0"/>
                <w:sz w:val="22"/>
              </w:rPr>
            </w:pPr>
            <w:del w:id="6731" w:author="zhangph" w:date="2017-06-16T15:02:00Z">
              <w:r w:rsidRPr="00F22C6A" w:rsidDel="00555323">
                <w:rPr>
                  <w:rFonts w:ascii="宋体" w:eastAsia="宋体" w:hAnsi="宋体" w:cs="宋体" w:hint="eastAsia"/>
                  <w:color w:val="000000"/>
                  <w:kern w:val="0"/>
                  <w:sz w:val="22"/>
                </w:rPr>
                <w:delText>1</w:delText>
              </w:r>
            </w:del>
          </w:p>
        </w:tc>
        <w:tc>
          <w:tcPr>
            <w:tcW w:w="1843"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F22C6A" w:rsidRPr="00F22C6A" w:rsidDel="00555323" w:rsidRDefault="00F22C6A" w:rsidP="00F22C6A">
            <w:pPr>
              <w:widowControl/>
              <w:jc w:val="left"/>
              <w:rPr>
                <w:del w:id="6732" w:author="zhangph" w:date="2017-06-16T15:02:00Z"/>
                <w:rFonts w:ascii="宋体" w:eastAsia="宋体" w:hAnsi="宋体" w:cs="宋体"/>
                <w:color w:val="000000"/>
                <w:kern w:val="0"/>
                <w:sz w:val="22"/>
              </w:rPr>
            </w:pPr>
            <w:del w:id="6733" w:author="zhangph" w:date="2017-06-16T15:02:00Z">
              <w:r w:rsidRPr="00F22C6A" w:rsidDel="00555323">
                <w:rPr>
                  <w:rFonts w:ascii="宋体" w:eastAsia="宋体" w:hAnsi="宋体" w:cs="宋体" w:hint="eastAsia"/>
                  <w:color w:val="000000"/>
                  <w:kern w:val="0"/>
                  <w:sz w:val="22"/>
                </w:rPr>
                <w:delText>就业培训信息表</w:delText>
              </w:r>
            </w:del>
          </w:p>
        </w:tc>
        <w:tc>
          <w:tcPr>
            <w:tcW w:w="2410" w:type="dxa"/>
            <w:vMerge w:val="restart"/>
            <w:tcBorders>
              <w:top w:val="nil"/>
              <w:left w:val="single" w:sz="4" w:space="0" w:color="auto"/>
              <w:bottom w:val="single" w:sz="8" w:space="0" w:color="000000"/>
              <w:right w:val="single" w:sz="4" w:space="0" w:color="auto"/>
            </w:tcBorders>
            <w:shd w:val="clear" w:color="000000" w:fill="FFFF00"/>
            <w:noWrap/>
            <w:vAlign w:val="center"/>
            <w:hideMark/>
          </w:tcPr>
          <w:p w:rsidR="00F22C6A" w:rsidRPr="00F22C6A" w:rsidDel="00555323" w:rsidRDefault="00F22C6A" w:rsidP="00F22C6A">
            <w:pPr>
              <w:widowControl/>
              <w:jc w:val="left"/>
              <w:rPr>
                <w:del w:id="6734" w:author="zhangph" w:date="2017-06-16T15:02:00Z"/>
                <w:rFonts w:ascii="宋体" w:eastAsia="宋体" w:hAnsi="宋体" w:cs="宋体"/>
                <w:color w:val="000000"/>
                <w:kern w:val="0"/>
                <w:sz w:val="22"/>
              </w:rPr>
            </w:pPr>
            <w:del w:id="6735" w:author="zhangph" w:date="2017-06-16T15:02:00Z">
              <w:r w:rsidRPr="00F22C6A" w:rsidDel="00555323">
                <w:rPr>
                  <w:rFonts w:ascii="宋体" w:eastAsia="宋体" w:hAnsi="宋体" w:cs="宋体" w:hint="eastAsia"/>
                  <w:color w:val="000000"/>
                  <w:kern w:val="0"/>
                  <w:sz w:val="22"/>
                </w:rPr>
                <w:delText xml:space="preserve">　</w:delText>
              </w:r>
            </w:del>
          </w:p>
        </w:tc>
        <w:tc>
          <w:tcPr>
            <w:tcW w:w="1984"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736" w:author="zhangph" w:date="2017-06-16T15:02:00Z"/>
                <w:rFonts w:ascii="宋体" w:eastAsia="宋体" w:hAnsi="宋体" w:cs="宋体"/>
                <w:color w:val="000000"/>
                <w:kern w:val="0"/>
                <w:sz w:val="22"/>
              </w:rPr>
            </w:pPr>
            <w:del w:id="6737" w:author="zhangph" w:date="2017-06-16T15:02:00Z">
              <w:r w:rsidRPr="00F22C6A" w:rsidDel="00555323">
                <w:rPr>
                  <w:rFonts w:ascii="宋体" w:eastAsia="宋体" w:hAnsi="宋体" w:cs="宋体" w:hint="eastAsia"/>
                  <w:color w:val="000000"/>
                  <w:kern w:val="0"/>
                  <w:sz w:val="22"/>
                </w:rPr>
                <w:delText>培训时间</w:delText>
              </w:r>
            </w:del>
          </w:p>
        </w:tc>
        <w:tc>
          <w:tcPr>
            <w:tcW w:w="1138"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738" w:author="zhangph" w:date="2017-06-16T15:02:00Z"/>
                <w:rFonts w:ascii="宋体" w:eastAsia="宋体" w:hAnsi="宋体" w:cs="宋体"/>
                <w:color w:val="000000"/>
                <w:kern w:val="0"/>
                <w:sz w:val="22"/>
              </w:rPr>
            </w:pPr>
            <w:del w:id="6739" w:author="zhangph" w:date="2017-06-16T15:02:00Z">
              <w:r w:rsidRPr="00F22C6A" w:rsidDel="00555323">
                <w:rPr>
                  <w:rFonts w:ascii="宋体" w:eastAsia="宋体" w:hAnsi="宋体" w:cs="宋体" w:hint="eastAsia"/>
                  <w:color w:val="000000"/>
                  <w:kern w:val="0"/>
                  <w:sz w:val="22"/>
                </w:rPr>
                <w:delText xml:space="preserve">　</w:delText>
              </w:r>
            </w:del>
          </w:p>
        </w:tc>
        <w:tc>
          <w:tcPr>
            <w:tcW w:w="986" w:type="dxa"/>
            <w:vMerge w:val="restart"/>
            <w:tcBorders>
              <w:top w:val="nil"/>
              <w:left w:val="single" w:sz="4" w:space="0" w:color="auto"/>
              <w:bottom w:val="single" w:sz="8" w:space="0" w:color="000000"/>
              <w:right w:val="single" w:sz="8" w:space="0" w:color="auto"/>
            </w:tcBorders>
            <w:shd w:val="clear" w:color="000000" w:fill="FFFF00"/>
            <w:noWrap/>
            <w:vAlign w:val="center"/>
            <w:hideMark/>
          </w:tcPr>
          <w:p w:rsidR="00F22C6A" w:rsidRPr="00F22C6A" w:rsidDel="00555323" w:rsidRDefault="00F22C6A" w:rsidP="00F22C6A">
            <w:pPr>
              <w:widowControl/>
              <w:jc w:val="left"/>
              <w:rPr>
                <w:del w:id="6740" w:author="zhangph" w:date="2017-06-16T15:02:00Z"/>
                <w:rFonts w:ascii="宋体" w:eastAsia="宋体" w:hAnsi="宋体" w:cs="宋体"/>
                <w:color w:val="000000"/>
                <w:kern w:val="0"/>
                <w:sz w:val="22"/>
              </w:rPr>
            </w:pPr>
            <w:del w:id="6741" w:author="zhangph" w:date="2017-06-16T15:02:00Z">
              <w:r w:rsidRPr="00F22C6A" w:rsidDel="00555323">
                <w:rPr>
                  <w:rFonts w:ascii="宋体" w:eastAsia="宋体" w:hAnsi="宋体" w:cs="宋体" w:hint="eastAsia"/>
                  <w:color w:val="000000"/>
                  <w:kern w:val="0"/>
                  <w:sz w:val="22"/>
                </w:rPr>
                <w:delText>待采集</w:delText>
              </w:r>
            </w:del>
          </w:p>
        </w:tc>
      </w:tr>
      <w:tr w:rsidR="00F22C6A" w:rsidRPr="00F22C6A" w:rsidDel="00555323" w:rsidTr="00F22C6A">
        <w:trPr>
          <w:divId w:val="178474863"/>
          <w:trHeight w:val="223"/>
          <w:del w:id="6742" w:author="zhangph" w:date="2017-06-16T15:02:00Z"/>
        </w:trPr>
        <w:tc>
          <w:tcPr>
            <w:tcW w:w="699"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743" w:author="zhangph" w:date="2017-06-16T15:02:00Z"/>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744" w:author="zhangph" w:date="2017-06-16T15:02:00Z"/>
                <w:rFonts w:ascii="宋体" w:eastAsia="宋体" w:hAnsi="宋体" w:cs="宋体"/>
                <w:color w:val="000000"/>
                <w:kern w:val="0"/>
                <w:sz w:val="22"/>
              </w:rPr>
            </w:pPr>
          </w:p>
        </w:tc>
        <w:tc>
          <w:tcPr>
            <w:tcW w:w="241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745" w:author="zhangph" w:date="2017-06-16T15:02:00Z"/>
                <w:rFonts w:ascii="宋体" w:eastAsia="宋体" w:hAnsi="宋体" w:cs="宋体"/>
                <w:color w:val="000000"/>
                <w:kern w:val="0"/>
                <w:sz w:val="22"/>
              </w:rPr>
            </w:pPr>
          </w:p>
        </w:tc>
        <w:tc>
          <w:tcPr>
            <w:tcW w:w="1984"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746" w:author="zhangph" w:date="2017-06-16T15:02:00Z"/>
                <w:rFonts w:ascii="宋体" w:eastAsia="宋体" w:hAnsi="宋体" w:cs="宋体"/>
                <w:color w:val="000000"/>
                <w:kern w:val="0"/>
                <w:sz w:val="22"/>
              </w:rPr>
            </w:pPr>
            <w:del w:id="6747" w:author="zhangph" w:date="2017-06-16T15:02:00Z">
              <w:r w:rsidRPr="00F22C6A" w:rsidDel="00555323">
                <w:rPr>
                  <w:rFonts w:ascii="宋体" w:eastAsia="宋体" w:hAnsi="宋体" w:cs="宋体" w:hint="eastAsia"/>
                  <w:color w:val="000000"/>
                  <w:kern w:val="0"/>
                  <w:sz w:val="22"/>
                </w:rPr>
                <w:delText>身份证号码</w:delText>
              </w:r>
            </w:del>
          </w:p>
        </w:tc>
        <w:tc>
          <w:tcPr>
            <w:tcW w:w="1138"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748" w:author="zhangph" w:date="2017-06-16T15:02:00Z"/>
                <w:rFonts w:ascii="宋体" w:eastAsia="宋体" w:hAnsi="宋体" w:cs="宋体"/>
                <w:color w:val="000000"/>
                <w:kern w:val="0"/>
                <w:sz w:val="22"/>
              </w:rPr>
            </w:pPr>
            <w:del w:id="6749" w:author="zhangph" w:date="2017-06-16T15:02:00Z">
              <w:r w:rsidRPr="00F22C6A" w:rsidDel="00555323">
                <w:rPr>
                  <w:rFonts w:ascii="宋体" w:eastAsia="宋体" w:hAnsi="宋体" w:cs="宋体" w:hint="eastAsia"/>
                  <w:color w:val="000000"/>
                  <w:kern w:val="0"/>
                  <w:sz w:val="22"/>
                </w:rPr>
                <w:delText xml:space="preserve">　</w:delText>
              </w:r>
            </w:del>
          </w:p>
        </w:tc>
        <w:tc>
          <w:tcPr>
            <w:tcW w:w="986"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6750" w:author="zhangph" w:date="2017-06-16T15:02:00Z"/>
                <w:rFonts w:ascii="宋体" w:eastAsia="宋体" w:hAnsi="宋体" w:cs="宋体"/>
                <w:color w:val="000000"/>
                <w:kern w:val="0"/>
                <w:sz w:val="22"/>
              </w:rPr>
            </w:pPr>
          </w:p>
        </w:tc>
      </w:tr>
      <w:tr w:rsidR="00F22C6A" w:rsidRPr="00F22C6A" w:rsidDel="00555323" w:rsidTr="00F22C6A">
        <w:trPr>
          <w:divId w:val="178474863"/>
          <w:trHeight w:val="223"/>
          <w:del w:id="6751" w:author="zhangph" w:date="2017-06-16T15:02:00Z"/>
        </w:trPr>
        <w:tc>
          <w:tcPr>
            <w:tcW w:w="699"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752" w:author="zhangph" w:date="2017-06-16T15:02:00Z"/>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753" w:author="zhangph" w:date="2017-06-16T15:02:00Z"/>
                <w:rFonts w:ascii="宋体" w:eastAsia="宋体" w:hAnsi="宋体" w:cs="宋体"/>
                <w:color w:val="000000"/>
                <w:kern w:val="0"/>
                <w:sz w:val="22"/>
              </w:rPr>
            </w:pPr>
          </w:p>
        </w:tc>
        <w:tc>
          <w:tcPr>
            <w:tcW w:w="241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754" w:author="zhangph" w:date="2017-06-16T15:02:00Z"/>
                <w:rFonts w:ascii="宋体" w:eastAsia="宋体" w:hAnsi="宋体" w:cs="宋体"/>
                <w:color w:val="000000"/>
                <w:kern w:val="0"/>
                <w:sz w:val="22"/>
              </w:rPr>
            </w:pPr>
          </w:p>
        </w:tc>
        <w:tc>
          <w:tcPr>
            <w:tcW w:w="1984"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755" w:author="zhangph" w:date="2017-06-16T15:02:00Z"/>
                <w:rFonts w:ascii="宋体" w:eastAsia="宋体" w:hAnsi="宋体" w:cs="宋体"/>
                <w:color w:val="000000"/>
                <w:kern w:val="0"/>
                <w:sz w:val="22"/>
              </w:rPr>
            </w:pPr>
            <w:del w:id="6756" w:author="zhangph" w:date="2017-06-16T15:02:00Z">
              <w:r w:rsidRPr="00F22C6A" w:rsidDel="00555323">
                <w:rPr>
                  <w:rFonts w:ascii="宋体" w:eastAsia="宋体" w:hAnsi="宋体" w:cs="宋体" w:hint="eastAsia"/>
                  <w:color w:val="000000"/>
                  <w:kern w:val="0"/>
                  <w:sz w:val="22"/>
                </w:rPr>
                <w:delText>培训项目</w:delText>
              </w:r>
            </w:del>
          </w:p>
        </w:tc>
        <w:tc>
          <w:tcPr>
            <w:tcW w:w="1138" w:type="dxa"/>
            <w:tcBorders>
              <w:top w:val="nil"/>
              <w:left w:val="nil"/>
              <w:bottom w:val="single" w:sz="4"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757" w:author="zhangph" w:date="2017-06-16T15:02:00Z"/>
                <w:rFonts w:ascii="宋体" w:eastAsia="宋体" w:hAnsi="宋体" w:cs="宋体"/>
                <w:color w:val="000000"/>
                <w:kern w:val="0"/>
                <w:sz w:val="22"/>
              </w:rPr>
            </w:pPr>
            <w:del w:id="6758" w:author="zhangph" w:date="2017-06-16T15:02:00Z">
              <w:r w:rsidRPr="00F22C6A" w:rsidDel="00555323">
                <w:rPr>
                  <w:rFonts w:ascii="宋体" w:eastAsia="宋体" w:hAnsi="宋体" w:cs="宋体" w:hint="eastAsia"/>
                  <w:color w:val="000000"/>
                  <w:kern w:val="0"/>
                  <w:sz w:val="22"/>
                </w:rPr>
                <w:delText xml:space="preserve">　</w:delText>
              </w:r>
            </w:del>
          </w:p>
        </w:tc>
        <w:tc>
          <w:tcPr>
            <w:tcW w:w="986"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6759" w:author="zhangph" w:date="2017-06-16T15:02:00Z"/>
                <w:rFonts w:ascii="宋体" w:eastAsia="宋体" w:hAnsi="宋体" w:cs="宋体"/>
                <w:color w:val="000000"/>
                <w:kern w:val="0"/>
                <w:sz w:val="22"/>
              </w:rPr>
            </w:pPr>
          </w:p>
        </w:tc>
      </w:tr>
      <w:tr w:rsidR="00F22C6A" w:rsidRPr="00F22C6A" w:rsidDel="00555323" w:rsidTr="00F22C6A">
        <w:trPr>
          <w:divId w:val="178474863"/>
          <w:trHeight w:val="235"/>
          <w:del w:id="6760" w:author="zhangph" w:date="2017-06-16T15:02:00Z"/>
        </w:trPr>
        <w:tc>
          <w:tcPr>
            <w:tcW w:w="699" w:type="dxa"/>
            <w:vMerge/>
            <w:tcBorders>
              <w:top w:val="nil"/>
              <w:left w:val="single" w:sz="8"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761" w:author="zhangph" w:date="2017-06-16T15:02:00Z"/>
                <w:rFonts w:ascii="宋体" w:eastAsia="宋体" w:hAnsi="宋体" w:cs="宋体"/>
                <w:color w:val="000000"/>
                <w:kern w:val="0"/>
                <w:sz w:val="22"/>
              </w:rPr>
            </w:pPr>
          </w:p>
        </w:tc>
        <w:tc>
          <w:tcPr>
            <w:tcW w:w="1843"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762" w:author="zhangph" w:date="2017-06-16T15:02:00Z"/>
                <w:rFonts w:ascii="宋体" w:eastAsia="宋体" w:hAnsi="宋体" w:cs="宋体"/>
                <w:color w:val="000000"/>
                <w:kern w:val="0"/>
                <w:sz w:val="22"/>
              </w:rPr>
            </w:pPr>
          </w:p>
        </w:tc>
        <w:tc>
          <w:tcPr>
            <w:tcW w:w="2410" w:type="dxa"/>
            <w:vMerge/>
            <w:tcBorders>
              <w:top w:val="nil"/>
              <w:left w:val="single" w:sz="4" w:space="0" w:color="auto"/>
              <w:bottom w:val="single" w:sz="8" w:space="0" w:color="000000"/>
              <w:right w:val="single" w:sz="4" w:space="0" w:color="auto"/>
            </w:tcBorders>
            <w:vAlign w:val="center"/>
            <w:hideMark/>
          </w:tcPr>
          <w:p w:rsidR="00F22C6A" w:rsidRPr="00F22C6A" w:rsidDel="00555323" w:rsidRDefault="00F22C6A" w:rsidP="00F22C6A">
            <w:pPr>
              <w:widowControl/>
              <w:jc w:val="left"/>
              <w:rPr>
                <w:del w:id="6763" w:author="zhangph" w:date="2017-06-16T15:02:00Z"/>
                <w:rFonts w:ascii="宋体" w:eastAsia="宋体" w:hAnsi="宋体" w:cs="宋体"/>
                <w:color w:val="000000"/>
                <w:kern w:val="0"/>
                <w:sz w:val="22"/>
              </w:rPr>
            </w:pPr>
          </w:p>
        </w:tc>
        <w:tc>
          <w:tcPr>
            <w:tcW w:w="1984" w:type="dxa"/>
            <w:tcBorders>
              <w:top w:val="nil"/>
              <w:left w:val="nil"/>
              <w:bottom w:val="single" w:sz="8"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764" w:author="zhangph" w:date="2017-06-16T15:02:00Z"/>
                <w:rFonts w:ascii="宋体" w:eastAsia="宋体" w:hAnsi="宋体" w:cs="宋体"/>
                <w:color w:val="000000"/>
                <w:kern w:val="0"/>
                <w:sz w:val="22"/>
              </w:rPr>
            </w:pPr>
            <w:del w:id="6765" w:author="zhangph" w:date="2017-06-16T15:02:00Z">
              <w:r w:rsidRPr="00F22C6A" w:rsidDel="00555323">
                <w:rPr>
                  <w:rFonts w:ascii="宋体" w:eastAsia="宋体" w:hAnsi="宋体" w:cs="宋体" w:hint="eastAsia"/>
                  <w:color w:val="000000"/>
                  <w:kern w:val="0"/>
                  <w:sz w:val="22"/>
                </w:rPr>
                <w:delText>培训机构</w:delText>
              </w:r>
            </w:del>
          </w:p>
        </w:tc>
        <w:tc>
          <w:tcPr>
            <w:tcW w:w="1138" w:type="dxa"/>
            <w:tcBorders>
              <w:top w:val="nil"/>
              <w:left w:val="nil"/>
              <w:bottom w:val="single" w:sz="8" w:space="0" w:color="auto"/>
              <w:right w:val="single" w:sz="4" w:space="0" w:color="auto"/>
            </w:tcBorders>
            <w:shd w:val="clear" w:color="000000" w:fill="FFFF00"/>
            <w:noWrap/>
            <w:vAlign w:val="center"/>
            <w:hideMark/>
          </w:tcPr>
          <w:p w:rsidR="00F22C6A" w:rsidRPr="00F22C6A" w:rsidDel="00555323" w:rsidRDefault="00F22C6A" w:rsidP="00F22C6A">
            <w:pPr>
              <w:widowControl/>
              <w:jc w:val="left"/>
              <w:rPr>
                <w:del w:id="6766" w:author="zhangph" w:date="2017-06-16T15:02:00Z"/>
                <w:rFonts w:ascii="宋体" w:eastAsia="宋体" w:hAnsi="宋体" w:cs="宋体"/>
                <w:color w:val="000000"/>
                <w:kern w:val="0"/>
                <w:sz w:val="22"/>
              </w:rPr>
            </w:pPr>
            <w:del w:id="6767" w:author="zhangph" w:date="2017-06-16T15:02:00Z">
              <w:r w:rsidRPr="00F22C6A" w:rsidDel="00555323">
                <w:rPr>
                  <w:rFonts w:ascii="宋体" w:eastAsia="宋体" w:hAnsi="宋体" w:cs="宋体" w:hint="eastAsia"/>
                  <w:color w:val="000000"/>
                  <w:kern w:val="0"/>
                  <w:sz w:val="22"/>
                </w:rPr>
                <w:delText xml:space="preserve">　</w:delText>
              </w:r>
            </w:del>
          </w:p>
        </w:tc>
        <w:tc>
          <w:tcPr>
            <w:tcW w:w="986" w:type="dxa"/>
            <w:vMerge/>
            <w:tcBorders>
              <w:top w:val="nil"/>
              <w:left w:val="single" w:sz="4" w:space="0" w:color="auto"/>
              <w:bottom w:val="single" w:sz="8" w:space="0" w:color="000000"/>
              <w:right w:val="single" w:sz="8" w:space="0" w:color="auto"/>
            </w:tcBorders>
            <w:vAlign w:val="center"/>
            <w:hideMark/>
          </w:tcPr>
          <w:p w:rsidR="00F22C6A" w:rsidRPr="00F22C6A" w:rsidDel="00555323" w:rsidRDefault="00F22C6A" w:rsidP="00F22C6A">
            <w:pPr>
              <w:widowControl/>
              <w:jc w:val="left"/>
              <w:rPr>
                <w:del w:id="6768" w:author="zhangph" w:date="2017-06-16T15:02:00Z"/>
                <w:rFonts w:ascii="宋体" w:eastAsia="宋体" w:hAnsi="宋体" w:cs="宋体"/>
                <w:color w:val="000000"/>
                <w:kern w:val="0"/>
                <w:sz w:val="22"/>
              </w:rPr>
            </w:pPr>
          </w:p>
        </w:tc>
      </w:tr>
    </w:tbl>
    <w:p w:rsidR="001360F8" w:rsidRPr="00C455F5" w:rsidRDefault="001360F8" w:rsidP="001360F8">
      <w:pPr>
        <w:pStyle w:val="af"/>
        <w:ind w:firstLine="480"/>
      </w:pPr>
      <w:r>
        <w:rPr>
          <w:rFonts w:ascii="华文细黑" w:hAnsi="华文细黑" w:cs="宋体"/>
          <w:kern w:val="0"/>
          <w:szCs w:val="24"/>
        </w:rPr>
        <w:fldChar w:fldCharType="end"/>
      </w:r>
    </w:p>
    <w:p w:rsidR="00E15E4D" w:rsidRDefault="00E15E4D">
      <w:pPr>
        <w:pStyle w:val="2"/>
      </w:pPr>
      <w:bookmarkStart w:id="6769" w:name="_Toc485218389"/>
      <w:r>
        <w:t>绩效考核方案</w:t>
      </w:r>
      <w:bookmarkEnd w:id="6769"/>
    </w:p>
    <w:p w:rsidR="00E15E4D" w:rsidRDefault="00C9498A" w:rsidP="00C9498A">
      <w:pPr>
        <w:pStyle w:val="3"/>
      </w:pPr>
      <w:bookmarkStart w:id="6770" w:name="_Toc485218390"/>
      <w:r>
        <w:rPr>
          <w:rFonts w:hint="eastAsia"/>
        </w:rPr>
        <w:t>考核目标</w:t>
      </w:r>
      <w:bookmarkEnd w:id="6770"/>
    </w:p>
    <w:p w:rsidR="00C9498A" w:rsidRPr="00C54C38" w:rsidRDefault="00C9498A" w:rsidP="00C9498A">
      <w:pPr>
        <w:ind w:firstLineChars="200" w:firstLine="480"/>
        <w:rPr>
          <w:rFonts w:ascii="华文细黑" w:eastAsia="华文细黑" w:hAnsi="华文细黑"/>
          <w:sz w:val="24"/>
          <w:szCs w:val="24"/>
        </w:rPr>
      </w:pPr>
      <w:r w:rsidRPr="00C54C38">
        <w:rPr>
          <w:rFonts w:ascii="华文细黑" w:eastAsia="华文细黑" w:hAnsi="华文细黑" w:hint="eastAsia"/>
          <w:sz w:val="24"/>
          <w:szCs w:val="24"/>
        </w:rPr>
        <w:t>公安机关的绩效考核与评估是一种部门组织用来衡</w:t>
      </w:r>
      <w:r w:rsidRPr="00C54C38">
        <w:rPr>
          <w:rFonts w:ascii="Batang" w:eastAsia="Batang" w:hAnsi="Batang" w:cs="Batang" w:hint="eastAsia"/>
          <w:sz w:val="24"/>
          <w:szCs w:val="24"/>
        </w:rPr>
        <w:t>量</w:t>
      </w:r>
      <w:r w:rsidRPr="00C54C38">
        <w:rPr>
          <w:rFonts w:ascii="华文细黑" w:eastAsia="华文细黑" w:hAnsi="华文细黑" w:hint="eastAsia"/>
          <w:sz w:val="24"/>
          <w:szCs w:val="24"/>
        </w:rPr>
        <w:t>和评鉴警员某一时段的工作表现，并将结果用来激励民警、反馈民警工作效率、协助民警职业成长、了解单位现有的人</w:t>
      </w:r>
      <w:r w:rsidRPr="00C54C38">
        <w:rPr>
          <w:rFonts w:ascii="Batang" w:eastAsia="Batang" w:hAnsi="Batang" w:cs="Batang" w:hint="eastAsia"/>
          <w:sz w:val="24"/>
          <w:szCs w:val="24"/>
        </w:rPr>
        <w:t>力</w:t>
      </w:r>
      <w:r w:rsidRPr="00C54C38">
        <w:rPr>
          <w:rFonts w:ascii="华文细黑" w:eastAsia="华文细黑" w:hAnsi="华文细黑" w:hint="eastAsia"/>
          <w:sz w:val="24"/>
          <w:szCs w:val="24"/>
        </w:rPr>
        <w:t>资源及未来的策略方向等功能。评估的结果可作为薪酬与职务调整的依据、决定训练的需求、改进工作和规划生涯以及协助上级领导及时准确的了解民警思想和工作现状。绩效评估对各个处室的健康发展都有正面的意义，如果能利用好绩效评估的工具及手法，正确有效地评估我国公安部门的绩效，并做出适当的反馈，那么我国公安部门的管</w:t>
      </w:r>
      <w:r w:rsidRPr="00C54C38">
        <w:rPr>
          <w:rFonts w:ascii="Batang" w:eastAsia="Batang" w:hAnsi="Batang" w:cs="Batang" w:hint="eastAsia"/>
          <w:sz w:val="24"/>
          <w:szCs w:val="24"/>
        </w:rPr>
        <w:t>理</w:t>
      </w:r>
      <w:r w:rsidRPr="00C54C38">
        <w:rPr>
          <w:rFonts w:ascii="华文细黑" w:eastAsia="华文细黑" w:hAnsi="华文细黑" w:cs="华文细黑" w:hint="eastAsia"/>
          <w:sz w:val="24"/>
          <w:szCs w:val="24"/>
        </w:rPr>
        <w:t>制</w:t>
      </w:r>
      <w:r w:rsidRPr="00C54C38">
        <w:rPr>
          <w:rFonts w:ascii="Batang" w:eastAsia="Batang" w:hAnsi="Batang" w:cs="Batang" w:hint="eastAsia"/>
          <w:sz w:val="24"/>
          <w:szCs w:val="24"/>
        </w:rPr>
        <w:t>度</w:t>
      </w:r>
      <w:r w:rsidRPr="00C54C38">
        <w:rPr>
          <w:rFonts w:ascii="华文细黑" w:eastAsia="华文细黑" w:hAnsi="华文细黑" w:cs="华文细黑" w:hint="eastAsia"/>
          <w:sz w:val="24"/>
          <w:szCs w:val="24"/>
        </w:rPr>
        <w:t>打下很好的根基，也才</w:t>
      </w:r>
      <w:r w:rsidRPr="00C54C38">
        <w:rPr>
          <w:rFonts w:ascii="华文细黑" w:eastAsia="华文细黑" w:hAnsi="华文细黑" w:hint="eastAsia"/>
          <w:sz w:val="24"/>
          <w:szCs w:val="24"/>
        </w:rPr>
        <w:t>能促进公安机关科学健康发展，切实达到为国家和人民服务的根本目标。</w:t>
      </w:r>
    </w:p>
    <w:p w:rsidR="00C9498A" w:rsidRPr="00471BAC" w:rsidRDefault="00C9498A" w:rsidP="00C9498A">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与其他部门不同，公安部门需要解决各种各样的经济、政治和社会问题，所</w:t>
      </w:r>
      <w:r w:rsidRPr="00471BAC">
        <w:rPr>
          <w:rFonts w:ascii="华文细黑" w:eastAsia="华文细黑" w:hAnsi="华文细黑" w:hint="eastAsia"/>
          <w:sz w:val="24"/>
          <w:szCs w:val="24"/>
        </w:rPr>
        <w:lastRenderedPageBreak/>
        <w:t>以考核目标更加灵活、弹性与多样化，这样就使得公安机关人民警察绩效的评定变成一个非常复杂的任务。</w:t>
      </w:r>
    </w:p>
    <w:p w:rsidR="007C320B" w:rsidRDefault="00C9498A" w:rsidP="00C9498A">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公安机关现有的考核种类繁多，几乎每个业务都有考核任务，但多头考核、多线考核由于考核部门和具体执行标准的不同，必然导致考核缺乏统一标准和不规范性，最终造成考核不能发挥应有的作用。</w:t>
      </w:r>
    </w:p>
    <w:p w:rsidR="00C9498A" w:rsidRPr="00471BAC" w:rsidRDefault="00C9498A" w:rsidP="00C9498A">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近几年，公安机关在信息现代化投入了大量的人力物力，并取得了一定的成效，但由于缺少相应的系统规划和具体的实践应用，尤其是信息技术手段在日常管理中的强大功能还没得到具体应用，内部管理的水平和能力提高的潜力很大。公安部门追求的目标具有多样性和弹性，目标的多样性表现为不同的公安部门追求政治、经济、社会等不同性质的目标，甚至同一部门追求多重目标且经常发生变化。目标的弹性即软目标，表述笼统、抽象、且难以量化为硬性指标，这为公安警务绩效的考核带来了一定的难度。由于以上原因，公安民警绩效的测定及评估就比较复杂和困难。本系统依据研究公安部门与辖区的特性，规划与设计一套警务机关绩效评量机制。</w:t>
      </w:r>
    </w:p>
    <w:p w:rsidR="00C9498A" w:rsidRPr="00471BAC" w:rsidRDefault="00C9498A" w:rsidP="00C9498A">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公安机关的工作规划与任务的评估也涉及民警的绩效考核，例如在涉及考量一项新的工作任务时，一定要参考负责实施的民警在工作任务布置前后的绩效状态，或将实施任务的单位绩效与未实施任务的单位绩效作一比较。因此，绩效考核对单位政策或任务的制定、完善是必需的。</w:t>
      </w:r>
    </w:p>
    <w:p w:rsidR="00C9498A" w:rsidRPr="000714DE"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t>主要是根据考核结果来作为单位与工作人员的调整依据与参考，</w:t>
      </w:r>
      <w:r w:rsidRPr="000714DE">
        <w:rPr>
          <w:rFonts w:ascii="华文细黑" w:eastAsia="华文细黑" w:hAnsi="华文细黑" w:hint="eastAsia"/>
          <w:sz w:val="24"/>
          <w:szCs w:val="24"/>
        </w:rPr>
        <w:t>考核的目的包括：</w:t>
      </w:r>
    </w:p>
    <w:p w:rsidR="00C9498A"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t>（一）作为任务进度的展现</w:t>
      </w:r>
    </w:p>
    <w:p w:rsidR="00C9498A"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t>（二）作为升迁调遣的标准</w:t>
      </w:r>
    </w:p>
    <w:p w:rsidR="00C9498A"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lastRenderedPageBreak/>
        <w:t>（三）作为教育训练的依据</w:t>
      </w:r>
    </w:p>
    <w:p w:rsidR="00C9498A" w:rsidRDefault="00C9498A" w:rsidP="00C9498A">
      <w:pPr>
        <w:pStyle w:val="af3"/>
        <w:ind w:left="375" w:firstLine="480"/>
        <w:rPr>
          <w:rFonts w:ascii="华文细黑" w:eastAsia="华文细黑" w:hAnsi="华文细黑"/>
          <w:sz w:val="24"/>
          <w:szCs w:val="24"/>
        </w:rPr>
      </w:pPr>
      <w:r>
        <w:rPr>
          <w:rFonts w:ascii="华文细黑" w:eastAsia="华文细黑" w:hAnsi="华文细黑" w:hint="eastAsia"/>
          <w:sz w:val="24"/>
          <w:szCs w:val="24"/>
        </w:rPr>
        <w:t>（四）作为警员自我改进的了解依据</w:t>
      </w:r>
    </w:p>
    <w:p w:rsidR="00C9498A" w:rsidRPr="00C54C38" w:rsidRDefault="00C9498A" w:rsidP="00C9498A">
      <w:pPr>
        <w:pStyle w:val="af3"/>
        <w:ind w:left="375" w:firstLine="480"/>
        <w:rPr>
          <w:rFonts w:ascii="华文细黑" w:eastAsia="华文细黑" w:hAnsi="华文细黑"/>
          <w:sz w:val="24"/>
          <w:szCs w:val="24"/>
        </w:rPr>
      </w:pPr>
      <w:r w:rsidRPr="001A65F8">
        <w:rPr>
          <w:rFonts w:ascii="华文细黑" w:eastAsia="华文细黑" w:hAnsi="华文细黑" w:hint="eastAsia"/>
          <w:sz w:val="24"/>
          <w:szCs w:val="24"/>
        </w:rPr>
        <w:t>通过绩效考核的无形指挥棒，利用信息化手段，创造良好的上下级沟通环境，更高效，更科学的管理整个公安系统的运营与发展。</w:t>
      </w:r>
    </w:p>
    <w:p w:rsidR="00C9498A" w:rsidRPr="00C9498A" w:rsidRDefault="00C9498A" w:rsidP="00C9498A"/>
    <w:p w:rsidR="00C9498A" w:rsidRDefault="00C9498A" w:rsidP="00C9498A">
      <w:pPr>
        <w:pStyle w:val="3"/>
      </w:pPr>
      <w:bookmarkStart w:id="6771" w:name="_Toc485218391"/>
      <w:r>
        <w:t>考核机构与主体</w:t>
      </w:r>
      <w:bookmarkEnd w:id="6771"/>
    </w:p>
    <w:p w:rsidR="00C9498A" w:rsidRPr="00C9498A" w:rsidRDefault="00C9498A" w:rsidP="00C9498A">
      <w:pPr>
        <w:pStyle w:val="4"/>
      </w:pPr>
      <w:r w:rsidRPr="00C9498A">
        <w:rPr>
          <w:rFonts w:hint="eastAsia"/>
        </w:rPr>
        <w:t>考核机构</w:t>
      </w:r>
    </w:p>
    <w:p w:rsidR="00C9498A" w:rsidRPr="00C9498A" w:rsidRDefault="00C9498A" w:rsidP="0034068C">
      <w:pPr>
        <w:ind w:firstLineChars="200" w:firstLine="480"/>
        <w:rPr>
          <w:rFonts w:ascii="华文细黑" w:eastAsia="华文细黑" w:hAnsi="华文细黑"/>
          <w:sz w:val="24"/>
          <w:szCs w:val="24"/>
        </w:rPr>
      </w:pPr>
      <w:r w:rsidRPr="00C9498A">
        <w:rPr>
          <w:rFonts w:ascii="华文细黑" w:eastAsia="华文细黑" w:hAnsi="华文细黑" w:hint="eastAsia"/>
          <w:sz w:val="24"/>
          <w:szCs w:val="24"/>
        </w:rPr>
        <w:t>根据公安机关的领导组成来确定考核领导小组与的绩效考核办公室组成，选出考核领导小组的组长、副组长、成员与考核办公室主任（可以分别由公安行政主要领导、党委领导和相关处室负责人来担任）。</w:t>
      </w:r>
    </w:p>
    <w:p w:rsidR="00C9498A" w:rsidRPr="00C9498A" w:rsidRDefault="00C9498A" w:rsidP="00C9498A">
      <w:pPr>
        <w:pStyle w:val="4"/>
      </w:pPr>
      <w:r w:rsidRPr="00C9498A">
        <w:rPr>
          <w:rFonts w:hint="eastAsia"/>
        </w:rPr>
        <w:t>考核主体</w:t>
      </w:r>
    </w:p>
    <w:p w:rsidR="00C9498A" w:rsidRPr="00C9498A" w:rsidRDefault="00C9498A" w:rsidP="0034068C">
      <w:pPr>
        <w:ind w:firstLineChars="200" w:firstLine="480"/>
        <w:rPr>
          <w:rFonts w:ascii="华文细黑" w:eastAsia="华文细黑" w:hAnsi="华文细黑"/>
          <w:sz w:val="24"/>
          <w:szCs w:val="24"/>
        </w:rPr>
      </w:pPr>
      <w:r w:rsidRPr="00C9498A">
        <w:rPr>
          <w:rFonts w:ascii="华文细黑" w:eastAsia="华文细黑" w:hAnsi="华文细黑" w:hint="eastAsia"/>
          <w:sz w:val="24"/>
          <w:szCs w:val="24"/>
        </w:rPr>
        <w:t>考核对象是公安机关的在职在编民警。下面例举一个县级公安机关中，其各级单位及组织功能与职责概述如下：</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1.局长：负责所属公安机关全面工作。</w:t>
      </w:r>
    </w:p>
    <w:p w:rsidR="001717C5"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2.政委、副局长：协助局长办理所属公安机关各警种相关业务工作。</w:t>
      </w:r>
    </w:p>
    <w:p w:rsidR="00C9498A" w:rsidRPr="00C9498A" w:rsidRDefault="001717C5" w:rsidP="00C9498A">
      <w:pPr>
        <w:rPr>
          <w:rFonts w:ascii="华文细黑" w:eastAsia="华文细黑" w:hAnsi="华文细黑"/>
          <w:sz w:val="24"/>
          <w:szCs w:val="24"/>
        </w:rPr>
      </w:pPr>
      <w:r>
        <w:rPr>
          <w:rFonts w:ascii="华文细黑" w:eastAsia="华文细黑" w:hAnsi="华文细黑" w:hint="eastAsia"/>
          <w:sz w:val="24"/>
          <w:szCs w:val="24"/>
        </w:rPr>
        <w:t>3.</w:t>
      </w:r>
      <w:r w:rsidR="00C9498A" w:rsidRPr="00C9498A">
        <w:rPr>
          <w:rFonts w:ascii="华文细黑" w:eastAsia="华文细黑" w:hAnsi="华文细黑" w:hint="eastAsia"/>
          <w:sz w:val="24"/>
          <w:szCs w:val="24"/>
        </w:rPr>
        <w:t>第一组：负责公安机关纪检委、政工、指挥中心、通信、行政服务、出入境管理、装备保障、信访等业务。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4.第二组：负责公安机关督察、教育训练、勤务督导等业务。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5.第三组：负责公安机关所属辖区的刑事、治安犯罪侦查、处置突发性事件等业务。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lastRenderedPageBreak/>
        <w:t>6.第四组：负责公安机关国内安保业务。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7.第五组：负责公安机关所属辖区的交通维护、信息管理等业务。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8.第六组：负责公安机关所属辖区的社会安防工作、外国人管理等业务。</w:t>
      </w:r>
    </w:p>
    <w:p w:rsidR="00C9498A" w:rsidRP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9.勤务中心：负责公安机关全局的指挥调度、公文收发、上传下达、会议纪录、印章管理等业务。</w:t>
      </w:r>
    </w:p>
    <w:p w:rsidR="00C9498A" w:rsidRDefault="00C9498A" w:rsidP="00C9498A">
      <w:pPr>
        <w:rPr>
          <w:rFonts w:ascii="华文细黑" w:eastAsia="华文细黑" w:hAnsi="华文细黑"/>
          <w:sz w:val="24"/>
          <w:szCs w:val="24"/>
        </w:rPr>
      </w:pPr>
      <w:r w:rsidRPr="00C9498A">
        <w:rPr>
          <w:rFonts w:ascii="华文细黑" w:eastAsia="华文细黑" w:hAnsi="华文细黑" w:hint="eastAsia"/>
          <w:sz w:val="24"/>
          <w:szCs w:val="24"/>
        </w:rPr>
        <w:t>10.派出所：负责所属辖区的巡逻检查、值班、治安管理和案件办理、户籍业务办理等各项警察工作及为民服务等业务。</w:t>
      </w:r>
    </w:p>
    <w:p w:rsidR="0034068C" w:rsidRPr="0034068C" w:rsidRDefault="0034068C" w:rsidP="0034068C">
      <w:pPr>
        <w:pStyle w:val="4"/>
      </w:pPr>
      <w:r>
        <w:rPr>
          <w:rFonts w:hint="eastAsia"/>
        </w:rPr>
        <w:t>考核的主要警务工作内容</w:t>
      </w:r>
    </w:p>
    <w:p w:rsidR="0034068C" w:rsidRPr="0034068C" w:rsidRDefault="0034068C" w:rsidP="0034068C">
      <w:pPr>
        <w:ind w:left="375" w:firstLineChars="200" w:firstLine="480"/>
        <w:rPr>
          <w:rFonts w:ascii="华文细黑" w:eastAsia="华文细黑" w:hAnsi="华文细黑"/>
          <w:sz w:val="24"/>
          <w:szCs w:val="24"/>
        </w:rPr>
      </w:pPr>
      <w:r w:rsidRPr="0034068C">
        <w:rPr>
          <w:rFonts w:ascii="华文细黑" w:eastAsia="华文细黑" w:hAnsi="华文细黑" w:hint="eastAsia"/>
          <w:sz w:val="24"/>
          <w:szCs w:val="24"/>
        </w:rPr>
        <w:t>（一）维护良好治安：以警民合作为基础，加强辖内情报掌握及治安要点安全维护，执行巡逻、勤区查察、守望临检勤务，并因治安特性规划项目性勤务，以维护辖内治安。</w:t>
      </w:r>
    </w:p>
    <w:p w:rsidR="0034068C" w:rsidRPr="0034068C" w:rsidRDefault="0034068C" w:rsidP="0034068C">
      <w:pPr>
        <w:ind w:left="375" w:firstLineChars="200" w:firstLine="480"/>
        <w:rPr>
          <w:rFonts w:ascii="华文细黑" w:eastAsia="华文细黑" w:hAnsi="华文细黑"/>
          <w:sz w:val="24"/>
          <w:szCs w:val="24"/>
        </w:rPr>
      </w:pPr>
      <w:r w:rsidRPr="0034068C">
        <w:rPr>
          <w:rFonts w:ascii="华文细黑" w:eastAsia="华文细黑" w:hAnsi="华文细黑" w:hint="eastAsia"/>
          <w:sz w:val="24"/>
          <w:szCs w:val="24"/>
        </w:rPr>
        <w:t>（二）防制交通事故发生：落实各项交通执法及疏导管制，确保行车安全、鼓励提供道路改善方案，降低事故发生；为提升交通事故处理质量及落实专业化理念。</w:t>
      </w:r>
    </w:p>
    <w:p w:rsidR="0034068C" w:rsidRPr="0034068C" w:rsidRDefault="0034068C" w:rsidP="0034068C">
      <w:pPr>
        <w:ind w:left="375" w:firstLineChars="200" w:firstLine="480"/>
        <w:rPr>
          <w:rFonts w:ascii="华文细黑" w:eastAsia="华文细黑" w:hAnsi="华文细黑"/>
          <w:sz w:val="24"/>
          <w:szCs w:val="24"/>
        </w:rPr>
      </w:pPr>
      <w:r w:rsidRPr="0034068C">
        <w:rPr>
          <w:rFonts w:ascii="华文细黑" w:eastAsia="华文细黑" w:hAnsi="华文细黑" w:hint="eastAsia"/>
          <w:sz w:val="24"/>
          <w:szCs w:val="24"/>
        </w:rPr>
        <w:t>（三）加强为民服务：贯彻积极为民服务政策，推行刑事案件单一窗口受理民众报案；协助处理孤寡老人、留守儿童、夜归妇女安全、加强举家外出住户、机关、学校安全维护；派出所值班台设置为民服务衔牌、服务台及民众公共休息区，于受理民众报案时，由备勤警察专责处理，随时为民服务。</w:t>
      </w:r>
    </w:p>
    <w:p w:rsidR="0034068C" w:rsidRDefault="00C9498A" w:rsidP="008D30E9">
      <w:pPr>
        <w:pStyle w:val="3"/>
      </w:pPr>
      <w:bookmarkStart w:id="6772" w:name="_Toc485218392"/>
      <w:r>
        <w:t>考核标准</w:t>
      </w:r>
      <w:bookmarkEnd w:id="6772"/>
    </w:p>
    <w:p w:rsidR="008D30E9" w:rsidRDefault="00E52880" w:rsidP="008D30E9">
      <w:pPr>
        <w:ind w:firstLineChars="200" w:firstLine="480"/>
        <w:rPr>
          <w:rFonts w:ascii="华文细黑" w:eastAsia="华文细黑" w:hAnsi="华文细黑"/>
          <w:sz w:val="24"/>
          <w:szCs w:val="24"/>
        </w:rPr>
      </w:pPr>
      <w:r>
        <w:rPr>
          <w:rFonts w:ascii="华文细黑" w:eastAsia="华文细黑" w:hAnsi="华文细黑" w:hint="eastAsia"/>
          <w:sz w:val="24"/>
          <w:szCs w:val="24"/>
        </w:rPr>
        <w:t>决定考核标准是绩效考核</w:t>
      </w:r>
      <w:r w:rsidR="008D30E9" w:rsidRPr="008D30E9">
        <w:rPr>
          <w:rFonts w:ascii="华文细黑" w:eastAsia="华文细黑" w:hAnsi="华文细黑" w:hint="eastAsia"/>
          <w:sz w:val="24"/>
          <w:szCs w:val="24"/>
        </w:rPr>
        <w:t>里的第一个步骤，在决定绩效考核标准之前，必须</w:t>
      </w:r>
      <w:r w:rsidR="008D30E9" w:rsidRPr="008D30E9">
        <w:rPr>
          <w:rFonts w:ascii="华文细黑" w:eastAsia="华文细黑" w:hAnsi="华文细黑" w:hint="eastAsia"/>
          <w:sz w:val="24"/>
          <w:szCs w:val="24"/>
        </w:rPr>
        <w:lastRenderedPageBreak/>
        <w:t>由绩效考核委员会或绩效考核小组，研究讨论并制定考核标准。为实现考核目的，对于不同层级的单位或民警，自应制定不同的考核标准。</w:t>
      </w:r>
    </w:p>
    <w:p w:rsidR="008D30E9" w:rsidRPr="008D30E9" w:rsidRDefault="00E52880" w:rsidP="008D30E9">
      <w:pPr>
        <w:ind w:firstLineChars="200" w:firstLine="480"/>
        <w:rPr>
          <w:rFonts w:ascii="华文细黑" w:eastAsia="华文细黑" w:hAnsi="华文细黑"/>
          <w:sz w:val="24"/>
          <w:szCs w:val="24"/>
        </w:rPr>
      </w:pPr>
      <w:r>
        <w:rPr>
          <w:rFonts w:ascii="华文细黑" w:eastAsia="华文细黑" w:hAnsi="华文细黑" w:hint="eastAsia"/>
          <w:sz w:val="24"/>
          <w:szCs w:val="24"/>
        </w:rPr>
        <w:t>考核的第二步骤必须先对所制定的考核标准的重要权重</w:t>
      </w:r>
      <w:r w:rsidR="008D30E9" w:rsidRPr="008D30E9">
        <w:rPr>
          <w:rFonts w:ascii="华文细黑" w:eastAsia="华文细黑" w:hAnsi="华文细黑" w:hint="eastAsia"/>
          <w:sz w:val="24"/>
          <w:szCs w:val="24"/>
        </w:rPr>
        <w:t>与各指标可选择的评分结果（评分值）定义其语意变量所对应的口语项，以及各个口语项所对应的模糊数，以供后续进行绩效考核。</w:t>
      </w:r>
    </w:p>
    <w:p w:rsidR="008D30E9" w:rsidRDefault="008D30E9" w:rsidP="008D30E9">
      <w:pPr>
        <w:ind w:firstLineChars="200" w:firstLine="480"/>
        <w:rPr>
          <w:rFonts w:ascii="华文细黑" w:eastAsia="华文细黑" w:hAnsi="华文细黑"/>
          <w:sz w:val="24"/>
          <w:szCs w:val="24"/>
        </w:rPr>
      </w:pPr>
      <w:r w:rsidRPr="008D30E9">
        <w:rPr>
          <w:rFonts w:ascii="华文细黑" w:eastAsia="华文细黑" w:hAnsi="华文细黑" w:hint="eastAsia"/>
          <w:sz w:val="24"/>
          <w:szCs w:val="24"/>
        </w:rPr>
        <w:t>根据公安机关绩效考核管理的可行性分析，考核标准在公安机关原有的考核标准上加以修改，首先将纵向整理各警种的业务职责和横向整理各级单位的业务职责，并且予以分类，经由多公安各警种和单位开会讨论后，并根据所提供的部门职责的相关文献，以制定出本考核研究的标准</w:t>
      </w:r>
      <w:r>
        <w:rPr>
          <w:rFonts w:ascii="华文细黑" w:eastAsia="华文细黑" w:hAnsi="华文细黑" w:hint="eastAsia"/>
          <w:sz w:val="24"/>
          <w:szCs w:val="24"/>
        </w:rPr>
        <w:t>。</w:t>
      </w:r>
    </w:p>
    <w:p w:rsidR="0034068C" w:rsidRPr="00471BAC" w:rsidRDefault="0034068C" w:rsidP="0034068C">
      <w:pPr>
        <w:ind w:firstLineChars="200" w:firstLine="480"/>
        <w:rPr>
          <w:rFonts w:ascii="华文细黑" w:eastAsia="华文细黑" w:hAnsi="华文细黑"/>
          <w:sz w:val="24"/>
          <w:szCs w:val="24"/>
        </w:rPr>
      </w:pPr>
      <w:r w:rsidRPr="00471BAC">
        <w:rPr>
          <w:rFonts w:ascii="华文细黑" w:eastAsia="华文细黑" w:hAnsi="华文细黑" w:hint="eastAsia"/>
          <w:sz w:val="24"/>
          <w:szCs w:val="24"/>
        </w:rPr>
        <w:t>采用公安系统的绩效考核程序、计算方式与搜集绩效考核指标。接下来则是对于公安机关绩效考核程序、计算方式与绩效考核指标进行说明：</w:t>
      </w:r>
    </w:p>
    <w:p w:rsidR="0034068C" w:rsidRDefault="0034068C" w:rsidP="0034068C">
      <w:pPr>
        <w:ind w:firstLineChars="100" w:firstLine="240"/>
        <w:rPr>
          <w:rFonts w:ascii="华文细黑" w:eastAsia="华文细黑" w:hAnsi="华文细黑"/>
          <w:sz w:val="24"/>
          <w:szCs w:val="24"/>
        </w:rPr>
      </w:pPr>
      <w:r w:rsidRPr="00471BAC">
        <w:rPr>
          <w:rFonts w:ascii="华文细黑" w:eastAsia="华文细黑" w:hAnsi="华文细黑" w:hint="eastAsia"/>
          <w:sz w:val="24"/>
          <w:szCs w:val="24"/>
        </w:rPr>
        <w:t>（一）考核程序是由部门内职位最高的主要负责人对中层负责人进行考核：部门内职位最高的主要负责人通常为“局长”或“政委”，而且每个中层部门内只有一位负责人，在考核表上对所属单位民警全年的工作表现给予评价并且也对自己进行自评，再将考核表交回政工部门。政工部门将各部门的考核结果整理后，呈报给分管负责人进行审核。</w:t>
      </w:r>
    </w:p>
    <w:p w:rsidR="0034068C" w:rsidRPr="00A16BDB" w:rsidRDefault="0034068C" w:rsidP="0034068C">
      <w:pPr>
        <w:ind w:firstLineChars="100" w:firstLine="240"/>
        <w:rPr>
          <w:rFonts w:ascii="华文细黑" w:eastAsia="华文细黑" w:hAnsi="华文细黑"/>
          <w:sz w:val="24"/>
          <w:szCs w:val="24"/>
        </w:rPr>
      </w:pPr>
      <w:r w:rsidRPr="00A16BDB">
        <w:rPr>
          <w:rFonts w:ascii="华文细黑" w:eastAsia="华文细黑" w:hAnsi="华文细黑" w:hint="eastAsia"/>
          <w:sz w:val="24"/>
          <w:szCs w:val="24"/>
        </w:rPr>
        <w:t>（二）考核计算方法是使用传统明确数值方法：我国公安机关是使用传统的明确数值的方法，直接在考核表上打分数再进行加总，最后依据加总后结果对单位内部民警进行排序。</w:t>
      </w:r>
    </w:p>
    <w:p w:rsidR="0034068C" w:rsidRDefault="0034068C" w:rsidP="0034068C">
      <w:pPr>
        <w:ind w:firstLineChars="100" w:firstLine="240"/>
        <w:rPr>
          <w:rFonts w:ascii="华文细黑" w:eastAsia="华文细黑" w:hAnsi="华文细黑"/>
          <w:sz w:val="24"/>
          <w:szCs w:val="24"/>
        </w:rPr>
      </w:pPr>
      <w:r w:rsidRPr="00471BAC">
        <w:rPr>
          <w:rFonts w:ascii="华文细黑" w:eastAsia="华文细黑" w:hAnsi="华文细黑" w:hint="eastAsia"/>
          <w:sz w:val="24"/>
          <w:szCs w:val="24"/>
        </w:rPr>
        <w:t>（三）不同级别的民警使用不同考核表：公安机关考核表按照职责不同可分为两类：共性目标与业务目标。行政部门会以民警的等级来发放考核表，以供主要负责人评分。</w:t>
      </w:r>
    </w:p>
    <w:p w:rsidR="008D30E9" w:rsidRPr="008D30E9" w:rsidRDefault="008D30E9" w:rsidP="008D30E9">
      <w:pPr>
        <w:pStyle w:val="af3"/>
        <w:numPr>
          <w:ilvl w:val="0"/>
          <w:numId w:val="39"/>
        </w:numPr>
        <w:ind w:firstLineChars="0"/>
        <w:rPr>
          <w:rFonts w:ascii="华文细黑" w:eastAsia="华文细黑" w:hAnsi="华文细黑"/>
          <w:sz w:val="24"/>
          <w:szCs w:val="24"/>
        </w:rPr>
      </w:pPr>
      <w:r w:rsidRPr="008D30E9">
        <w:rPr>
          <w:rFonts w:ascii="华文细黑" w:eastAsia="华文细黑" w:hAnsi="华文细黑" w:hint="eastAsia"/>
          <w:sz w:val="24"/>
          <w:szCs w:val="24"/>
        </w:rPr>
        <w:lastRenderedPageBreak/>
        <w:t>共性目标的考核标准共有四大类别，包含党建工作、内部管理、教育训练和职业道德，第一大类“党建工作”里再分三项指标：分别为贯彻落实党的十七大和科学发展观、“三会一课”制度落实、参加党组织；第二大类“内部管理”里有四项指标：分别为严格落实“内务条令”、严格备勤和值班制度、办公环境整洁、各项规章制度落实；第三大类“教育训练”里分三项指标：分别为政治理论、业务学习、训练制度落实、领导审阅卷案制度；第四大类“职业道德”里再分三项指标：分别为日常行为规范、服务群众、社会公德，总计共有十三项考核标准。</w:t>
      </w:r>
    </w:p>
    <w:p w:rsidR="008D30E9" w:rsidRPr="008D30E9" w:rsidRDefault="008D30E9" w:rsidP="008D30E9">
      <w:pPr>
        <w:pStyle w:val="af3"/>
        <w:numPr>
          <w:ilvl w:val="0"/>
          <w:numId w:val="39"/>
        </w:numPr>
        <w:ind w:firstLineChars="0"/>
        <w:rPr>
          <w:rFonts w:ascii="华文细黑" w:eastAsia="华文细黑" w:hAnsi="华文细黑"/>
          <w:sz w:val="24"/>
          <w:szCs w:val="24"/>
        </w:rPr>
      </w:pPr>
      <w:r w:rsidRPr="008D30E9">
        <w:rPr>
          <w:rFonts w:ascii="华文细黑" w:eastAsia="华文细黑" w:hAnsi="华文细黑" w:hint="eastAsia"/>
          <w:sz w:val="24"/>
          <w:szCs w:val="24"/>
        </w:rPr>
        <w:t>业务目标的考核标准根据单位或个人所承担的业务制定，大致分为两大类别:“主体工作”和“临时工作”。</w:t>
      </w:r>
    </w:p>
    <w:p w:rsidR="0034068C" w:rsidRDefault="0034068C" w:rsidP="0034068C">
      <w:pPr>
        <w:ind w:firstLineChars="100" w:firstLine="240"/>
        <w:rPr>
          <w:rFonts w:ascii="华文细黑" w:eastAsia="华文细黑" w:hAnsi="华文细黑"/>
          <w:sz w:val="24"/>
          <w:szCs w:val="24"/>
        </w:rPr>
      </w:pPr>
      <w:r w:rsidRPr="00471BAC">
        <w:rPr>
          <w:rFonts w:ascii="华文细黑" w:eastAsia="华文细黑" w:hAnsi="华文细黑" w:hint="eastAsia"/>
          <w:sz w:val="24"/>
          <w:szCs w:val="24"/>
        </w:rPr>
        <w:t>（四）考核标准因民警等级的不同而有所差异：不同的等级民警的考核标准会不尽相同，会依照该等级民警所需具备之工作能力与执行之工作项目来选取考核标准，因此“共性目标”与“业务目标”的指标会有区别，并非完全一致。</w:t>
      </w:r>
    </w:p>
    <w:p w:rsidR="0034068C" w:rsidRDefault="00A16BDB" w:rsidP="0034068C">
      <w:pPr>
        <w:ind w:firstLineChars="100" w:firstLine="240"/>
        <w:rPr>
          <w:rFonts w:ascii="华文细黑" w:eastAsia="华文细黑" w:hAnsi="华文细黑"/>
          <w:sz w:val="24"/>
          <w:szCs w:val="24"/>
        </w:rPr>
      </w:pPr>
      <w:r>
        <w:rPr>
          <w:rFonts w:ascii="华文细黑" w:eastAsia="华文细黑" w:hAnsi="华文细黑" w:hint="eastAsia"/>
          <w:sz w:val="24"/>
          <w:szCs w:val="24"/>
        </w:rPr>
        <w:t>（五</w:t>
      </w:r>
      <w:r w:rsidR="0034068C" w:rsidRPr="00471BAC">
        <w:rPr>
          <w:rFonts w:ascii="华文细黑" w:eastAsia="华文细黑" w:hAnsi="华文细黑" w:hint="eastAsia"/>
          <w:sz w:val="24"/>
          <w:szCs w:val="24"/>
        </w:rPr>
        <w:t>）依照单位内最终排序而给予不同的考核结果。考核结果将作为评判民警一年来工作情况的主要标准，与奖惩挂钩，与职务晋升挂钩。</w:t>
      </w:r>
    </w:p>
    <w:p w:rsidR="0034068C" w:rsidDel="00AE21B9" w:rsidRDefault="000955DC" w:rsidP="0034068C">
      <w:pPr>
        <w:pStyle w:val="3"/>
        <w:rPr>
          <w:del w:id="6773" w:author="zhangph" w:date="2017-06-14T15:40:00Z"/>
        </w:rPr>
      </w:pPr>
      <w:del w:id="6774" w:author="zhangph" w:date="2017-06-14T15:37:00Z">
        <w:r w:rsidDel="000955DC">
          <w:delText>考核</w:delText>
        </w:r>
        <w:r w:rsidDel="000955DC">
          <w:rPr>
            <w:rFonts w:hint="eastAsia"/>
          </w:rPr>
          <w:delText>功能模块</w:delText>
        </w:r>
      </w:del>
      <w:bookmarkStart w:id="6775" w:name="_Toc485218393"/>
      <w:bookmarkEnd w:id="6775"/>
    </w:p>
    <w:p w:rsidR="0034068C" w:rsidDel="000955DC" w:rsidRDefault="0034068C" w:rsidP="0034068C">
      <w:pPr>
        <w:pStyle w:val="4"/>
        <w:rPr>
          <w:del w:id="6776" w:author="zhangph" w:date="2017-06-14T15:36:00Z"/>
        </w:rPr>
      </w:pPr>
      <w:del w:id="6777" w:author="zhangph" w:date="2017-06-14T15:36:00Z">
        <w:r w:rsidDel="000955DC">
          <w:delText>绩效考核功能</w:delText>
        </w:r>
        <w:r w:rsidDel="000955DC">
          <w:rPr>
            <w:rFonts w:hint="eastAsia"/>
          </w:rPr>
          <w:delText>模块概要</w:delText>
        </w:r>
        <w:bookmarkStart w:id="6778" w:name="_Toc485218394"/>
        <w:bookmarkEnd w:id="6778"/>
      </w:del>
    </w:p>
    <w:p w:rsidR="0034068C" w:rsidRPr="0034068C" w:rsidDel="00AE21B9" w:rsidRDefault="0034068C" w:rsidP="0034068C">
      <w:pPr>
        <w:rPr>
          <w:del w:id="6779" w:author="zhangph" w:date="2017-06-14T15:40:00Z"/>
        </w:rPr>
      </w:pPr>
      <w:del w:id="6780" w:author="zhangph" w:date="2017-06-14T15:40:00Z">
        <w:r w:rsidDel="00AE21B9">
          <w:rPr>
            <w:rFonts w:ascii="华文细黑" w:eastAsia="华文细黑" w:hAnsi="华文细黑" w:hint="eastAsia"/>
            <w:noProof/>
            <w:sz w:val="24"/>
            <w:szCs w:val="24"/>
          </w:rPr>
          <w:drawing>
            <wp:inline distT="0" distB="0" distL="0" distR="0" wp14:anchorId="4298E3C8" wp14:editId="7E674F43">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绩效.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bookmarkStart w:id="6781" w:name="_Toc485218395"/>
        <w:bookmarkEnd w:id="6781"/>
      </w:del>
    </w:p>
    <w:p w:rsidR="0034068C" w:rsidRPr="00C6386D" w:rsidDel="000955DC" w:rsidRDefault="0034068C" w:rsidP="0034068C">
      <w:pPr>
        <w:pStyle w:val="4"/>
        <w:rPr>
          <w:del w:id="6782" w:author="zhangph" w:date="2017-06-14T15:35:00Z"/>
        </w:rPr>
      </w:pPr>
      <w:del w:id="6783" w:author="zhangph" w:date="2017-06-14T15:35:00Z">
        <w:r w:rsidRPr="00C6386D" w:rsidDel="000955DC">
          <w:rPr>
            <w:rFonts w:hint="eastAsia"/>
          </w:rPr>
          <w:delText>基础信息维护模块</w:delText>
        </w:r>
        <w:bookmarkStart w:id="6784" w:name="_Toc485218396"/>
        <w:bookmarkEnd w:id="6784"/>
      </w:del>
    </w:p>
    <w:p w:rsidR="0034068C" w:rsidRPr="00C6386D" w:rsidDel="000955DC" w:rsidRDefault="0034068C" w:rsidP="0034068C">
      <w:pPr>
        <w:pStyle w:val="4"/>
        <w:numPr>
          <w:ilvl w:val="0"/>
          <w:numId w:val="38"/>
        </w:numPr>
        <w:rPr>
          <w:del w:id="6785" w:author="zhangph" w:date="2017-06-14T15:35:00Z"/>
        </w:rPr>
      </w:pPr>
      <w:del w:id="6786" w:author="zhangph" w:date="2017-06-14T15:35:00Z">
        <w:r w:rsidRPr="00C6386D" w:rsidDel="000955DC">
          <w:rPr>
            <w:rFonts w:hint="eastAsia"/>
          </w:rPr>
          <w:delText>角色管理</w:delText>
        </w:r>
        <w:bookmarkStart w:id="6787" w:name="_Toc485218397"/>
        <w:bookmarkEnd w:id="6787"/>
      </w:del>
    </w:p>
    <w:p w:rsidR="0034068C" w:rsidRPr="00680234" w:rsidDel="000955DC" w:rsidRDefault="0034068C" w:rsidP="0034068C">
      <w:pPr>
        <w:pStyle w:val="af3"/>
        <w:numPr>
          <w:ilvl w:val="0"/>
          <w:numId w:val="36"/>
        </w:numPr>
        <w:ind w:firstLineChars="0"/>
        <w:jc w:val="left"/>
        <w:rPr>
          <w:del w:id="6788" w:author="zhangph" w:date="2017-06-14T15:35:00Z"/>
          <w:rFonts w:ascii="华文细黑" w:eastAsia="华文细黑" w:hAnsi="华文细黑"/>
          <w:sz w:val="24"/>
          <w:szCs w:val="24"/>
        </w:rPr>
      </w:pPr>
      <w:del w:id="6789" w:author="zhangph" w:date="2017-06-14T15:35:00Z">
        <w:r w:rsidRPr="00680234" w:rsidDel="000955DC">
          <w:rPr>
            <w:rFonts w:ascii="华文细黑" w:eastAsia="华文细黑" w:hAnsi="华文细黑" w:hint="eastAsia"/>
            <w:sz w:val="24"/>
            <w:szCs w:val="24"/>
          </w:rPr>
          <w:delText>角色定义为具有某个职能权限的人员，如“部门领导”，“一般干警”、“管理员”等。所设计的公安绩效评估系统可以提供对不同角色的用户信息的管理。</w:delText>
        </w:r>
        <w:bookmarkStart w:id="6790" w:name="_Toc485218398"/>
        <w:bookmarkEnd w:id="6790"/>
      </w:del>
    </w:p>
    <w:p w:rsidR="0034068C" w:rsidRPr="00680234" w:rsidDel="000955DC" w:rsidRDefault="0034068C" w:rsidP="0034068C">
      <w:pPr>
        <w:pStyle w:val="af3"/>
        <w:numPr>
          <w:ilvl w:val="0"/>
          <w:numId w:val="36"/>
        </w:numPr>
        <w:ind w:firstLineChars="0"/>
        <w:jc w:val="left"/>
        <w:rPr>
          <w:del w:id="6791" w:author="zhangph" w:date="2017-06-14T15:35:00Z"/>
          <w:rFonts w:ascii="华文细黑" w:eastAsia="华文细黑" w:hAnsi="华文细黑"/>
          <w:sz w:val="24"/>
          <w:szCs w:val="24"/>
        </w:rPr>
      </w:pPr>
      <w:del w:id="6792" w:author="zhangph" w:date="2017-06-14T15:35:00Z">
        <w:r w:rsidRPr="00680234" w:rsidDel="000955DC">
          <w:rPr>
            <w:rFonts w:ascii="华文细黑" w:eastAsia="华文细黑" w:hAnsi="华文细黑" w:hint="eastAsia"/>
            <w:sz w:val="24"/>
            <w:szCs w:val="24"/>
          </w:rPr>
          <w:delText>用户组中成员的删除、增加与修改。</w:delText>
        </w:r>
        <w:bookmarkStart w:id="6793" w:name="_Toc485218399"/>
        <w:bookmarkEnd w:id="6793"/>
      </w:del>
    </w:p>
    <w:p w:rsidR="0034068C" w:rsidDel="000955DC" w:rsidRDefault="0034068C" w:rsidP="0034068C">
      <w:pPr>
        <w:pStyle w:val="4"/>
        <w:numPr>
          <w:ilvl w:val="0"/>
          <w:numId w:val="38"/>
        </w:numPr>
        <w:rPr>
          <w:del w:id="6794" w:author="zhangph" w:date="2017-06-14T15:35:00Z"/>
        </w:rPr>
      </w:pPr>
      <w:del w:id="6795" w:author="zhangph" w:date="2017-06-14T15:35:00Z">
        <w:r w:rsidDel="000955DC">
          <w:rPr>
            <w:rFonts w:hint="eastAsia"/>
          </w:rPr>
          <w:delText>权限分配</w:delText>
        </w:r>
        <w:bookmarkStart w:id="6796" w:name="_Toc485218400"/>
        <w:bookmarkEnd w:id="6796"/>
      </w:del>
    </w:p>
    <w:p w:rsidR="0034068C" w:rsidRPr="00C6386D" w:rsidDel="000955DC" w:rsidRDefault="0034068C" w:rsidP="0034068C">
      <w:pPr>
        <w:ind w:firstLineChars="200" w:firstLine="480"/>
        <w:jc w:val="left"/>
        <w:rPr>
          <w:del w:id="6797" w:author="zhangph" w:date="2017-06-14T15:35:00Z"/>
          <w:rFonts w:ascii="华文细黑" w:eastAsia="华文细黑" w:hAnsi="华文细黑"/>
          <w:sz w:val="24"/>
          <w:szCs w:val="24"/>
        </w:rPr>
      </w:pPr>
      <w:del w:id="6798" w:author="zhangph" w:date="2017-06-14T15:35:00Z">
        <w:r w:rsidRPr="00C6386D" w:rsidDel="000955DC">
          <w:rPr>
            <w:rFonts w:ascii="华文细黑" w:eastAsia="华文细黑" w:hAnsi="华文细黑" w:hint="eastAsia"/>
            <w:sz w:val="24"/>
            <w:szCs w:val="24"/>
          </w:rPr>
          <w:delText>用户管理公安绩效评估系统能够对各种类型的用户分配权限，之后才允许各个用户的访问与信息编辑等内容。</w:delText>
        </w:r>
        <w:bookmarkStart w:id="6799" w:name="_Toc485218401"/>
        <w:bookmarkEnd w:id="6799"/>
      </w:del>
    </w:p>
    <w:p w:rsidR="0034068C" w:rsidRPr="00C6386D" w:rsidDel="000955DC" w:rsidRDefault="0034068C" w:rsidP="0034068C">
      <w:pPr>
        <w:pStyle w:val="4"/>
        <w:numPr>
          <w:ilvl w:val="0"/>
          <w:numId w:val="38"/>
        </w:numPr>
        <w:rPr>
          <w:del w:id="6800" w:author="zhangph" w:date="2017-06-14T15:35:00Z"/>
        </w:rPr>
      </w:pPr>
      <w:del w:id="6801" w:author="zhangph" w:date="2017-06-14T15:35:00Z">
        <w:r w:rsidRPr="00C6386D" w:rsidDel="000955DC">
          <w:rPr>
            <w:rFonts w:hint="eastAsia"/>
          </w:rPr>
          <w:delText>系统信息管理</w:delText>
        </w:r>
        <w:bookmarkStart w:id="6802" w:name="_Toc485218402"/>
        <w:bookmarkEnd w:id="6802"/>
      </w:del>
    </w:p>
    <w:p w:rsidR="0034068C" w:rsidDel="000955DC" w:rsidRDefault="0034068C" w:rsidP="0034068C">
      <w:pPr>
        <w:ind w:firstLineChars="200" w:firstLine="480"/>
        <w:jc w:val="left"/>
        <w:rPr>
          <w:del w:id="6803" w:author="zhangph" w:date="2017-06-14T15:35:00Z"/>
          <w:rFonts w:ascii="华文细黑" w:eastAsia="华文细黑" w:hAnsi="华文细黑"/>
          <w:sz w:val="24"/>
          <w:szCs w:val="24"/>
        </w:rPr>
      </w:pPr>
      <w:del w:id="6804" w:author="zhangph" w:date="2017-06-14T15:35:00Z">
        <w:r w:rsidRPr="00C6386D" w:rsidDel="000955DC">
          <w:rPr>
            <w:rFonts w:ascii="华文细黑" w:eastAsia="华文细黑" w:hAnsi="华文细黑" w:hint="eastAsia"/>
            <w:sz w:val="24"/>
            <w:szCs w:val="24"/>
          </w:rPr>
          <w:delText>公安绩效评估系统能够及时的发布最新信息，以利于用户的查看。</w:delText>
        </w:r>
        <w:bookmarkStart w:id="6805" w:name="_Toc485218403"/>
        <w:bookmarkEnd w:id="6805"/>
      </w:del>
    </w:p>
    <w:p w:rsidR="0034068C" w:rsidRPr="00C6386D" w:rsidDel="000955DC" w:rsidRDefault="0034068C" w:rsidP="0034068C">
      <w:pPr>
        <w:pStyle w:val="4"/>
        <w:numPr>
          <w:ilvl w:val="0"/>
          <w:numId w:val="38"/>
        </w:numPr>
        <w:rPr>
          <w:del w:id="6806" w:author="zhangph" w:date="2017-06-14T15:35:00Z"/>
        </w:rPr>
      </w:pPr>
      <w:del w:id="6807" w:author="zhangph" w:date="2017-06-14T15:35:00Z">
        <w:r w:rsidRPr="00C6386D" w:rsidDel="000955DC">
          <w:rPr>
            <w:rFonts w:hint="eastAsia"/>
          </w:rPr>
          <w:delText>数据备份</w:delText>
        </w:r>
        <w:bookmarkStart w:id="6808" w:name="_Toc485218404"/>
        <w:bookmarkEnd w:id="6808"/>
      </w:del>
    </w:p>
    <w:p w:rsidR="0034068C" w:rsidDel="000955DC" w:rsidRDefault="0034068C" w:rsidP="0034068C">
      <w:pPr>
        <w:ind w:firstLineChars="200" w:firstLine="480"/>
        <w:jc w:val="left"/>
        <w:rPr>
          <w:del w:id="6809" w:author="zhangph" w:date="2017-06-14T15:35:00Z"/>
          <w:rFonts w:ascii="华文细黑" w:eastAsia="华文细黑" w:hAnsi="华文细黑"/>
          <w:sz w:val="24"/>
          <w:szCs w:val="24"/>
        </w:rPr>
      </w:pPr>
      <w:del w:id="6810" w:author="zhangph" w:date="2017-06-14T15:35:00Z">
        <w:r w:rsidRPr="00C6386D" w:rsidDel="000955DC">
          <w:rPr>
            <w:rFonts w:ascii="华文细黑" w:eastAsia="华文细黑" w:hAnsi="华文细黑" w:hint="eastAsia"/>
            <w:sz w:val="24"/>
            <w:szCs w:val="24"/>
          </w:rPr>
          <w:delText>公安绩效评估系统能够对系统的数据与信息进行热备份，以及离线备份的功能。</w:delText>
        </w:r>
        <w:bookmarkStart w:id="6811" w:name="_Toc485218405"/>
        <w:bookmarkEnd w:id="6811"/>
      </w:del>
    </w:p>
    <w:p w:rsidR="0034068C" w:rsidRPr="00157DA1" w:rsidDel="000955DC" w:rsidRDefault="0034068C" w:rsidP="0034068C">
      <w:pPr>
        <w:pStyle w:val="4"/>
        <w:numPr>
          <w:ilvl w:val="3"/>
          <w:numId w:val="35"/>
        </w:numPr>
        <w:rPr>
          <w:del w:id="6812" w:author="zhangph" w:date="2017-06-14T15:35:00Z"/>
        </w:rPr>
      </w:pPr>
      <w:del w:id="6813" w:author="zhangph" w:date="2017-06-14T15:35:00Z">
        <w:r w:rsidRPr="00157DA1" w:rsidDel="000955DC">
          <w:rPr>
            <w:rFonts w:hint="eastAsia"/>
          </w:rPr>
          <w:delText>考核管理模块</w:delText>
        </w:r>
        <w:bookmarkStart w:id="6814" w:name="_Toc485218406"/>
        <w:bookmarkEnd w:id="6814"/>
      </w:del>
    </w:p>
    <w:p w:rsidR="0034068C" w:rsidRPr="00680234" w:rsidDel="000955DC" w:rsidRDefault="0034068C" w:rsidP="0034068C">
      <w:pPr>
        <w:pStyle w:val="af3"/>
        <w:numPr>
          <w:ilvl w:val="0"/>
          <w:numId w:val="37"/>
        </w:numPr>
        <w:ind w:firstLineChars="0"/>
        <w:jc w:val="left"/>
        <w:rPr>
          <w:del w:id="6815" w:author="zhangph" w:date="2017-06-14T15:35:00Z"/>
          <w:rFonts w:ascii="华文细黑" w:eastAsia="华文细黑" w:hAnsi="华文细黑"/>
          <w:sz w:val="24"/>
          <w:szCs w:val="24"/>
        </w:rPr>
      </w:pPr>
      <w:del w:id="6816" w:author="zhangph" w:date="2017-06-14T15:35:00Z">
        <w:r w:rsidRPr="00680234" w:rsidDel="000955DC">
          <w:rPr>
            <w:rFonts w:ascii="华文细黑" w:eastAsia="华文细黑" w:hAnsi="华文细黑" w:hint="eastAsia"/>
            <w:sz w:val="24"/>
            <w:szCs w:val="24"/>
          </w:rPr>
          <w:delText>公安绩效评估系统能够实现绩效考核的评分处理。也可以允许用户在一定的范围之内调整评分结果。</w:delText>
        </w:r>
        <w:bookmarkStart w:id="6817" w:name="_Toc485218407"/>
        <w:bookmarkEnd w:id="6817"/>
      </w:del>
    </w:p>
    <w:p w:rsidR="0034068C" w:rsidRPr="00680234" w:rsidDel="000955DC" w:rsidRDefault="0034068C" w:rsidP="0034068C">
      <w:pPr>
        <w:pStyle w:val="af3"/>
        <w:numPr>
          <w:ilvl w:val="0"/>
          <w:numId w:val="37"/>
        </w:numPr>
        <w:ind w:firstLineChars="0"/>
        <w:jc w:val="left"/>
        <w:rPr>
          <w:del w:id="6818" w:author="zhangph" w:date="2017-06-14T15:35:00Z"/>
          <w:rFonts w:ascii="华文细黑" w:eastAsia="华文细黑" w:hAnsi="华文细黑"/>
          <w:sz w:val="24"/>
          <w:szCs w:val="24"/>
        </w:rPr>
      </w:pPr>
      <w:del w:id="6819" w:author="zhangph" w:date="2017-06-14T15:35:00Z">
        <w:r w:rsidRPr="00680234" w:rsidDel="000955DC">
          <w:rPr>
            <w:rFonts w:ascii="华文细黑" w:eastAsia="华文细黑" w:hAnsi="华文细黑" w:hint="eastAsia"/>
            <w:sz w:val="24"/>
            <w:szCs w:val="24"/>
          </w:rPr>
          <w:delText>评分查询</w:delText>
        </w:r>
        <w:bookmarkStart w:id="6820" w:name="_Toc485218408"/>
        <w:bookmarkEnd w:id="6820"/>
      </w:del>
    </w:p>
    <w:p w:rsidR="0034068C" w:rsidRPr="007A409B" w:rsidDel="000955DC" w:rsidRDefault="0034068C" w:rsidP="0034068C">
      <w:pPr>
        <w:ind w:firstLineChars="200" w:firstLine="480"/>
        <w:jc w:val="left"/>
        <w:rPr>
          <w:del w:id="6821" w:author="zhangph" w:date="2017-06-14T15:35:00Z"/>
          <w:rFonts w:ascii="华文细黑" w:eastAsia="华文细黑" w:hAnsi="华文细黑"/>
          <w:sz w:val="24"/>
          <w:szCs w:val="24"/>
        </w:rPr>
      </w:pPr>
      <w:del w:id="6822" w:author="zhangph" w:date="2017-06-14T15:35:00Z">
        <w:r w:rsidRPr="007A409B" w:rsidDel="000955DC">
          <w:rPr>
            <w:rFonts w:ascii="华文细黑" w:eastAsia="华文细黑" w:hAnsi="华文细黑" w:hint="eastAsia"/>
            <w:sz w:val="24"/>
            <w:szCs w:val="24"/>
          </w:rPr>
          <w:delText>公安绩效评估系统能够查询整体的评分结果，以及按照检索的关键词进行查分。</w:delText>
        </w:r>
        <w:bookmarkStart w:id="6823" w:name="_Toc485218409"/>
        <w:bookmarkEnd w:id="6823"/>
      </w:del>
    </w:p>
    <w:p w:rsidR="0034068C" w:rsidDel="000955DC" w:rsidRDefault="0034068C" w:rsidP="0034068C">
      <w:pPr>
        <w:pStyle w:val="af3"/>
        <w:numPr>
          <w:ilvl w:val="0"/>
          <w:numId w:val="37"/>
        </w:numPr>
        <w:ind w:firstLineChars="0"/>
        <w:jc w:val="left"/>
        <w:rPr>
          <w:del w:id="6824" w:author="zhangph" w:date="2017-06-14T15:35:00Z"/>
          <w:rFonts w:ascii="华文细黑" w:eastAsia="华文细黑" w:hAnsi="华文细黑"/>
          <w:sz w:val="24"/>
          <w:szCs w:val="24"/>
        </w:rPr>
      </w:pPr>
      <w:del w:id="6825" w:author="zhangph" w:date="2017-06-14T15:35:00Z">
        <w:r w:rsidRPr="00680234" w:rsidDel="000955DC">
          <w:rPr>
            <w:rFonts w:ascii="华文细黑" w:eastAsia="华文细黑" w:hAnsi="华文细黑" w:hint="eastAsia"/>
            <w:sz w:val="24"/>
            <w:szCs w:val="24"/>
          </w:rPr>
          <w:delText>统计分析与报表系生成</w:delText>
        </w:r>
        <w:bookmarkStart w:id="6826" w:name="_Toc485218410"/>
        <w:bookmarkEnd w:id="6826"/>
      </w:del>
    </w:p>
    <w:p w:rsidR="0034068C" w:rsidRPr="0034068C" w:rsidDel="000955DC" w:rsidRDefault="0034068C" w:rsidP="0034068C">
      <w:pPr>
        <w:pStyle w:val="af3"/>
        <w:numPr>
          <w:ilvl w:val="0"/>
          <w:numId w:val="37"/>
        </w:numPr>
        <w:ind w:firstLineChars="0"/>
        <w:jc w:val="left"/>
        <w:rPr>
          <w:del w:id="6827" w:author="zhangph" w:date="2017-06-14T15:35:00Z"/>
          <w:rFonts w:ascii="华文细黑" w:eastAsia="华文细黑" w:hAnsi="华文细黑"/>
          <w:sz w:val="24"/>
          <w:szCs w:val="24"/>
        </w:rPr>
      </w:pPr>
      <w:del w:id="6828" w:author="zhangph" w:date="2017-06-14T15:35:00Z">
        <w:r w:rsidRPr="007A409B" w:rsidDel="000955DC">
          <w:rPr>
            <w:rFonts w:ascii="华文细黑" w:eastAsia="华文细黑" w:hAnsi="华文细黑" w:hint="eastAsia"/>
            <w:sz w:val="24"/>
            <w:szCs w:val="24"/>
          </w:rPr>
          <w:delText>公安绩效评估系统能够从整体的评分结果中汇总出统计结果，并且显示与打印，生成相关的报表</w:delText>
        </w:r>
      </w:del>
      <w:del w:id="6829" w:author="zhangph" w:date="2017-06-14T15:34:00Z">
        <w:r w:rsidRPr="007A409B" w:rsidDel="000955DC">
          <w:rPr>
            <w:rFonts w:ascii="华文细黑" w:eastAsia="华文细黑" w:hAnsi="华文细黑" w:hint="eastAsia"/>
            <w:sz w:val="24"/>
            <w:szCs w:val="24"/>
          </w:rPr>
          <w:delText>。</w:delText>
        </w:r>
      </w:del>
      <w:bookmarkStart w:id="6830" w:name="_Toc485218411"/>
      <w:bookmarkEnd w:id="6830"/>
    </w:p>
    <w:p w:rsidR="001360F8" w:rsidRDefault="00E15E4D" w:rsidP="001360F8">
      <w:pPr>
        <w:pStyle w:val="2"/>
      </w:pPr>
      <w:bookmarkStart w:id="6831" w:name="_Toc485218412"/>
      <w:r>
        <w:t>数据</w:t>
      </w:r>
      <w:r>
        <w:rPr>
          <w:rFonts w:hint="eastAsia"/>
        </w:rPr>
        <w:t>资源</w:t>
      </w:r>
      <w:r>
        <w:t>管理</w:t>
      </w:r>
      <w:bookmarkEnd w:id="6831"/>
    </w:p>
    <w:p w:rsidR="001360F8" w:rsidRDefault="0052090F" w:rsidP="001360F8">
      <w:pPr>
        <w:ind w:firstLineChars="200" w:firstLine="480"/>
        <w:rPr>
          <w:rFonts w:ascii="华文细黑" w:eastAsia="华文细黑" w:hAnsi="华文细黑" w:cs="宋体"/>
          <w:kern w:val="0"/>
          <w:sz w:val="24"/>
          <w:szCs w:val="24"/>
        </w:rPr>
      </w:pPr>
      <w:r>
        <w:rPr>
          <w:rFonts w:ascii="华文细黑" w:eastAsia="华文细黑" w:hAnsi="华文细黑" w:hint="eastAsia"/>
          <w:sz w:val="24"/>
          <w:szCs w:val="24"/>
        </w:rPr>
        <w:t>数据资源管理是</w:t>
      </w:r>
      <w:r w:rsidR="001360F8">
        <w:rPr>
          <w:rFonts w:ascii="华文细黑" w:eastAsia="华文细黑" w:hAnsi="华文细黑" w:hint="eastAsia"/>
          <w:sz w:val="24"/>
          <w:szCs w:val="24"/>
        </w:rPr>
        <w:t>人口</w:t>
      </w:r>
      <w:r>
        <w:rPr>
          <w:rFonts w:ascii="华文细黑" w:eastAsia="华文细黑" w:hAnsi="华文细黑" w:hint="eastAsia"/>
          <w:sz w:val="24"/>
          <w:szCs w:val="24"/>
        </w:rPr>
        <w:t>精准管控系统</w:t>
      </w:r>
      <w:r w:rsidR="001360F8">
        <w:rPr>
          <w:rFonts w:ascii="华文细黑" w:eastAsia="华文细黑" w:hAnsi="华文细黑" w:hint="eastAsia"/>
          <w:sz w:val="24"/>
          <w:szCs w:val="24"/>
        </w:rPr>
        <w:t>建设的基础，在管控平台建设过程中，数</w:t>
      </w:r>
      <w:r w:rsidR="001360F8">
        <w:rPr>
          <w:rFonts w:ascii="华文细黑" w:eastAsia="华文细黑" w:hAnsi="华文细黑" w:cs="宋体" w:hint="eastAsia"/>
          <w:kern w:val="0"/>
          <w:sz w:val="24"/>
          <w:szCs w:val="24"/>
        </w:rPr>
        <w:t>据资源管理就是将人口各个信息系统的数据，进行采集、抽取、转换、加载，集中分类归集，形成统一、完整的数据库结构。</w:t>
      </w:r>
    </w:p>
    <w:p w:rsidR="001360F8" w:rsidRDefault="001360F8" w:rsidP="001360F8">
      <w:pPr>
        <w:pStyle w:val="3"/>
      </w:pPr>
      <w:bookmarkStart w:id="6832" w:name="_Toc485218413"/>
      <w:r>
        <w:lastRenderedPageBreak/>
        <w:t>数据采集</w:t>
      </w:r>
      <w:bookmarkEnd w:id="6832"/>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数据采集，主要从市</w:t>
      </w:r>
      <w:r w:rsidR="0052090F">
        <w:rPr>
          <w:rFonts w:ascii="华文细黑" w:eastAsia="华文细黑" w:hAnsi="华文细黑" w:cs="宋体" w:hint="eastAsia"/>
          <w:kern w:val="0"/>
          <w:sz w:val="24"/>
          <w:szCs w:val="24"/>
        </w:rPr>
        <w:t>局</w:t>
      </w:r>
      <w:r>
        <w:rPr>
          <w:rFonts w:ascii="华文细黑" w:eastAsia="华文细黑" w:hAnsi="华文细黑" w:cs="宋体" w:hint="eastAsia"/>
          <w:kern w:val="0"/>
          <w:sz w:val="24"/>
          <w:szCs w:val="24"/>
        </w:rPr>
        <w:t>信息资源平台及本地数据资源库两大平台进行采集。</w:t>
      </w:r>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数据通过ETL</w:t>
      </w:r>
      <w:r w:rsidR="00882A98">
        <w:rPr>
          <w:rFonts w:ascii="华文细黑" w:eastAsia="华文细黑" w:hAnsi="华文细黑" w:cs="宋体" w:hint="eastAsia"/>
          <w:kern w:val="0"/>
          <w:sz w:val="24"/>
          <w:szCs w:val="24"/>
        </w:rPr>
        <w:t>工具从其他信息系统清洗数据入库外，本地采集的离线零散</w:t>
      </w:r>
      <w:r>
        <w:rPr>
          <w:rFonts w:ascii="华文细黑" w:eastAsia="华文细黑" w:hAnsi="华文细黑" w:cs="宋体" w:hint="eastAsia"/>
          <w:kern w:val="0"/>
          <w:sz w:val="24"/>
          <w:szCs w:val="24"/>
        </w:rPr>
        <w:t>数据功能可将用户自身所掌握的各类表格、文本数据导入到系统，在实现数据共享</w:t>
      </w:r>
      <w:r w:rsidR="00882A98">
        <w:rPr>
          <w:rFonts w:ascii="华文细黑" w:eastAsia="华文细黑" w:hAnsi="华文细黑" w:cs="宋体" w:hint="eastAsia"/>
          <w:kern w:val="0"/>
          <w:sz w:val="24"/>
          <w:szCs w:val="24"/>
        </w:rPr>
        <w:t>和搜索</w:t>
      </w:r>
      <w:r>
        <w:rPr>
          <w:rFonts w:ascii="华文细黑" w:eastAsia="华文细黑" w:hAnsi="华文细黑" w:cs="宋体" w:hint="eastAsia"/>
          <w:kern w:val="0"/>
          <w:sz w:val="24"/>
          <w:szCs w:val="24"/>
        </w:rPr>
        <w:t>的同时，也可</w:t>
      </w:r>
      <w:r w:rsidR="00882A98">
        <w:rPr>
          <w:rFonts w:ascii="华文细黑" w:eastAsia="华文细黑" w:hAnsi="华文细黑" w:cs="宋体" w:hint="eastAsia"/>
          <w:kern w:val="0"/>
          <w:sz w:val="24"/>
          <w:szCs w:val="24"/>
        </w:rPr>
        <w:t>通过计算平台</w:t>
      </w:r>
      <w:r>
        <w:rPr>
          <w:rFonts w:ascii="华文细黑" w:eastAsia="华文细黑" w:hAnsi="华文细黑" w:cs="宋体" w:hint="eastAsia"/>
          <w:kern w:val="0"/>
          <w:sz w:val="24"/>
          <w:szCs w:val="24"/>
        </w:rPr>
        <w:t>对用户上传的数据进行挖掘研判分析。</w:t>
      </w:r>
    </w:p>
    <w:p w:rsidR="001360F8" w:rsidRDefault="001360F8" w:rsidP="001360F8">
      <w:pPr>
        <w:pStyle w:val="3"/>
      </w:pPr>
      <w:bookmarkStart w:id="6833" w:name="_Toc485218414"/>
      <w:r>
        <w:t>数据归集</w:t>
      </w:r>
      <w:bookmarkEnd w:id="6833"/>
    </w:p>
    <w:p w:rsidR="00882A98" w:rsidRPr="003F4027" w:rsidRDefault="00882A98" w:rsidP="00882A98">
      <w:pPr>
        <w:ind w:firstLineChars="200" w:firstLine="480"/>
        <w:rPr>
          <w:rFonts w:ascii="华文细黑" w:eastAsia="华文细黑" w:hAnsi="华文细黑"/>
          <w:sz w:val="24"/>
          <w:szCs w:val="24"/>
        </w:rPr>
      </w:pPr>
      <w:r>
        <w:rPr>
          <w:rFonts w:ascii="华文细黑" w:eastAsia="华文细黑" w:hAnsi="华文细黑" w:hint="eastAsia"/>
          <w:sz w:val="24"/>
          <w:szCs w:val="24"/>
        </w:rPr>
        <w:t>本系统需要整合的</w:t>
      </w:r>
      <w:r w:rsidRPr="00F20029">
        <w:rPr>
          <w:rFonts w:ascii="华文细黑" w:eastAsia="华文细黑" w:hAnsi="华文细黑" w:hint="eastAsia"/>
          <w:sz w:val="24"/>
          <w:szCs w:val="24"/>
        </w:rPr>
        <w:t>数据主要从居住、职业、出行记录、消费记录、活动轨迹、社交圈六个维度进行采集</w:t>
      </w:r>
      <w:r>
        <w:rPr>
          <w:rFonts w:ascii="华文细黑" w:eastAsia="华文细黑" w:hAnsi="华文细黑" w:hint="eastAsia"/>
          <w:sz w:val="24"/>
          <w:szCs w:val="24"/>
        </w:rPr>
        <w:t>和汇聚，积极协调各一线部门获取公安</w:t>
      </w:r>
      <w:r w:rsidRPr="003F4027">
        <w:rPr>
          <w:rFonts w:ascii="华文细黑" w:eastAsia="华文细黑" w:hAnsi="华文细黑" w:hint="eastAsia"/>
          <w:sz w:val="24"/>
          <w:szCs w:val="24"/>
        </w:rPr>
        <w:t>网</w:t>
      </w:r>
      <w:r>
        <w:rPr>
          <w:rFonts w:ascii="华文细黑" w:eastAsia="华文细黑" w:hAnsi="华文细黑" w:hint="eastAsia"/>
          <w:sz w:val="24"/>
          <w:szCs w:val="24"/>
        </w:rPr>
        <w:t>、政务网、社会及互联网中</w:t>
      </w:r>
      <w:r w:rsidRPr="003F4027">
        <w:rPr>
          <w:rFonts w:ascii="华文细黑" w:eastAsia="华文细黑" w:hAnsi="华文细黑" w:hint="eastAsia"/>
          <w:sz w:val="24"/>
          <w:szCs w:val="24"/>
        </w:rPr>
        <w:t>涉及人口管理的</w:t>
      </w:r>
      <w:r>
        <w:rPr>
          <w:rFonts w:ascii="华文细黑" w:eastAsia="华文细黑" w:hAnsi="华文细黑" w:hint="eastAsia"/>
          <w:sz w:val="24"/>
          <w:szCs w:val="24"/>
        </w:rPr>
        <w:t>系统资源，通过归集各系统涉及人员公共安全相关数据，数据导入系统后，将采集导入的数据按数据目录进行归集整合，进而通过分布式特征标签计算技术，将人员社会</w:t>
      </w:r>
      <w:r w:rsidRPr="003F4027">
        <w:rPr>
          <w:rFonts w:ascii="华文细黑" w:eastAsia="华文细黑" w:hAnsi="华文细黑" w:hint="eastAsia"/>
          <w:sz w:val="24"/>
          <w:szCs w:val="24"/>
        </w:rPr>
        <w:t>安全特性标签化。</w:t>
      </w:r>
    </w:p>
    <w:p w:rsidR="001360F8" w:rsidRDefault="001360F8" w:rsidP="001360F8">
      <w:pPr>
        <w:pStyle w:val="3"/>
      </w:pPr>
      <w:bookmarkStart w:id="6834" w:name="_Toc485218415"/>
      <w:r>
        <w:t>数据清洗规则</w:t>
      </w:r>
      <w:bookmarkEnd w:id="6834"/>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将已采集与归集的所有人口信息数据进行目录分类，梳理提取其中可能影响人口公共安全属性的部分，确定为本积分管理模块的数据分类项。</w:t>
      </w:r>
    </w:p>
    <w:p w:rsidR="001360F8" w:rsidRDefault="0052090F"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将最终确定的人口精准管控积分计算分为</w:t>
      </w:r>
      <w:r w:rsidR="001360F8">
        <w:rPr>
          <w:rFonts w:ascii="华文细黑" w:eastAsia="华文细黑" w:hAnsi="华文细黑" w:cs="宋体" w:hint="eastAsia"/>
          <w:kern w:val="0"/>
          <w:sz w:val="24"/>
          <w:szCs w:val="24"/>
        </w:rPr>
        <w:t>基础分、扣减分、附加分等三大类和基本情况、租住情况、工作情况、关系人情况、所有物情况等五小类。</w:t>
      </w:r>
    </w:p>
    <w:p w:rsidR="001360F8" w:rsidRDefault="001360F8" w:rsidP="001360F8">
      <w:pPr>
        <w:pStyle w:val="3"/>
      </w:pPr>
      <w:bookmarkStart w:id="6835" w:name="_Toc485218416"/>
      <w:r>
        <w:t>数据储存</w:t>
      </w:r>
      <w:bookmarkEnd w:id="6835"/>
    </w:p>
    <w:p w:rsidR="001360F8" w:rsidRDefault="001360F8" w:rsidP="001360F8">
      <w:pPr>
        <w:ind w:firstLineChars="200" w:firstLine="480"/>
        <w:rPr>
          <w:rFonts w:ascii="华文细黑" w:eastAsia="华文细黑" w:hAnsi="华文细黑" w:cs="宋体"/>
          <w:kern w:val="0"/>
          <w:sz w:val="24"/>
          <w:szCs w:val="24"/>
        </w:rPr>
      </w:pPr>
      <w:r>
        <w:rPr>
          <w:rFonts w:ascii="华文细黑" w:eastAsia="华文细黑" w:hAnsi="华文细黑" w:cs="宋体" w:hint="eastAsia"/>
          <w:kern w:val="0"/>
          <w:sz w:val="24"/>
          <w:szCs w:val="24"/>
        </w:rPr>
        <w:t>流动人口精准管控系统采用分布式技术建库。通过</w:t>
      </w:r>
      <w:r w:rsidR="00882A98">
        <w:rPr>
          <w:rFonts w:ascii="华文细黑" w:eastAsia="华文细黑" w:hAnsi="华文细黑" w:cs="宋体" w:hint="eastAsia"/>
          <w:kern w:val="0"/>
          <w:sz w:val="24"/>
          <w:szCs w:val="24"/>
        </w:rPr>
        <w:t>综合使用A</w:t>
      </w:r>
      <w:r>
        <w:rPr>
          <w:rFonts w:ascii="华文细黑" w:eastAsia="华文细黑" w:hAnsi="华文细黑" w:cs="宋体"/>
          <w:kern w:val="0"/>
          <w:sz w:val="24"/>
          <w:szCs w:val="24"/>
        </w:rPr>
        <w:t xml:space="preserve">pache </w:t>
      </w:r>
      <w:r>
        <w:rPr>
          <w:rFonts w:ascii="华文细黑" w:eastAsia="华文细黑" w:hAnsi="华文细黑" w:cs="宋体" w:hint="eastAsia"/>
          <w:kern w:val="0"/>
          <w:sz w:val="24"/>
          <w:szCs w:val="24"/>
        </w:rPr>
        <w:t>Hadoop</w:t>
      </w:r>
      <w:r w:rsidR="00882A98">
        <w:rPr>
          <w:rFonts w:ascii="华文细黑" w:eastAsia="华文细黑" w:hAnsi="华文细黑" w:cs="宋体" w:hint="eastAsia"/>
          <w:kern w:val="0"/>
          <w:sz w:val="24"/>
          <w:szCs w:val="24"/>
        </w:rPr>
        <w:t>，EDW</w:t>
      </w:r>
      <w:r>
        <w:rPr>
          <w:rFonts w:ascii="华文细黑" w:eastAsia="华文细黑" w:hAnsi="华文细黑" w:cs="宋体" w:hint="eastAsia"/>
          <w:kern w:val="0"/>
          <w:sz w:val="24"/>
          <w:szCs w:val="24"/>
        </w:rPr>
        <w:t>，</w:t>
      </w:r>
      <w:r w:rsidR="00882A98">
        <w:rPr>
          <w:rFonts w:ascii="华文细黑" w:eastAsia="华文细黑" w:hAnsi="华文细黑" w:cs="宋体"/>
          <w:kern w:val="0"/>
          <w:sz w:val="24"/>
          <w:szCs w:val="24"/>
        </w:rPr>
        <w:t>MongoDB</w:t>
      </w:r>
      <w:r w:rsidR="00882A98">
        <w:rPr>
          <w:rFonts w:ascii="华文细黑" w:eastAsia="华文细黑" w:hAnsi="华文细黑" w:cs="宋体" w:hint="eastAsia"/>
          <w:kern w:val="0"/>
          <w:sz w:val="24"/>
          <w:szCs w:val="24"/>
        </w:rPr>
        <w:t>，MySQL</w:t>
      </w:r>
      <w:r>
        <w:rPr>
          <w:rFonts w:ascii="华文细黑" w:eastAsia="华文细黑" w:hAnsi="华文细黑" w:cs="宋体" w:hint="eastAsia"/>
          <w:kern w:val="0"/>
          <w:sz w:val="24"/>
          <w:szCs w:val="24"/>
        </w:rPr>
        <w:t>等</w:t>
      </w:r>
      <w:r w:rsidR="00882A98">
        <w:rPr>
          <w:rFonts w:ascii="华文细黑" w:eastAsia="华文细黑" w:hAnsi="华文细黑" w:cs="宋体" w:hint="eastAsia"/>
          <w:kern w:val="0"/>
          <w:sz w:val="24"/>
          <w:szCs w:val="24"/>
        </w:rPr>
        <w:t>各类</w:t>
      </w:r>
      <w:r>
        <w:rPr>
          <w:rFonts w:ascii="华文细黑" w:eastAsia="华文细黑" w:hAnsi="华文细黑" w:cs="宋体" w:hint="eastAsia"/>
          <w:kern w:val="0"/>
          <w:sz w:val="24"/>
          <w:szCs w:val="24"/>
        </w:rPr>
        <w:t>数据库技术，可以在通用的</w:t>
      </w:r>
      <w:r>
        <w:rPr>
          <w:rFonts w:ascii="华文细黑" w:eastAsia="华文细黑" w:hAnsi="华文细黑" w:cs="宋体"/>
          <w:kern w:val="0"/>
          <w:sz w:val="24"/>
          <w:szCs w:val="24"/>
        </w:rPr>
        <w:t>PC</w:t>
      </w:r>
      <w:r>
        <w:rPr>
          <w:rFonts w:ascii="华文细黑" w:eastAsia="华文细黑" w:hAnsi="华文细黑" w:cs="宋体" w:hint="eastAsia"/>
          <w:kern w:val="0"/>
          <w:sz w:val="24"/>
          <w:szCs w:val="24"/>
        </w:rPr>
        <w:lastRenderedPageBreak/>
        <w:t>服务器集群上面，建设集中的数据库</w:t>
      </w:r>
      <w:r w:rsidR="00882A98">
        <w:rPr>
          <w:rFonts w:ascii="华文细黑" w:eastAsia="华文细黑" w:hAnsi="华文细黑" w:cs="宋体" w:hint="eastAsia"/>
          <w:kern w:val="0"/>
          <w:sz w:val="24"/>
          <w:szCs w:val="24"/>
        </w:rPr>
        <w:t>集群</w:t>
      </w:r>
      <w:r>
        <w:rPr>
          <w:rFonts w:ascii="华文细黑" w:eastAsia="华文细黑" w:hAnsi="华文细黑" w:cs="宋体" w:hint="eastAsia"/>
          <w:kern w:val="0"/>
          <w:sz w:val="24"/>
          <w:szCs w:val="24"/>
        </w:rPr>
        <w:t>系统。当一台服务器出现故障时，可以由另一台服务器承担服务任务，从而在不需要人工干预的情况下，自动保证系统能持续提供服务。分布式数据特有的横向扩展，线性性能提升、</w:t>
      </w:r>
      <w:r>
        <w:rPr>
          <w:rFonts w:ascii="华文细黑" w:eastAsia="华文细黑" w:hAnsi="华文细黑" w:cs="宋体"/>
          <w:kern w:val="0"/>
          <w:sz w:val="24"/>
          <w:szCs w:val="24"/>
        </w:rPr>
        <w:t>map-reduce</w:t>
      </w:r>
      <w:r>
        <w:rPr>
          <w:rFonts w:ascii="华文细黑" w:eastAsia="华文细黑" w:hAnsi="华文细黑" w:cs="宋体" w:hint="eastAsia"/>
          <w:kern w:val="0"/>
          <w:sz w:val="24"/>
          <w:szCs w:val="24"/>
        </w:rPr>
        <w:t>原生支持都特点，特别适合人口数据资源库数据总类多，数据量巨大，数据访问频繁等特点。通过</w:t>
      </w:r>
      <w:r>
        <w:rPr>
          <w:rFonts w:ascii="华文细黑" w:eastAsia="华文细黑" w:hAnsi="华文细黑" w:cs="宋体"/>
          <w:kern w:val="0"/>
          <w:sz w:val="24"/>
          <w:szCs w:val="24"/>
        </w:rPr>
        <w:t>ETL</w:t>
      </w:r>
      <w:r>
        <w:rPr>
          <w:rFonts w:ascii="华文细黑" w:eastAsia="华文细黑" w:hAnsi="华文细黑" w:cs="宋体" w:hint="eastAsia"/>
          <w:kern w:val="0"/>
          <w:sz w:val="24"/>
          <w:szCs w:val="24"/>
        </w:rPr>
        <w:t>工具，支持从</w:t>
      </w:r>
      <w:r>
        <w:rPr>
          <w:rFonts w:ascii="华文细黑" w:eastAsia="华文细黑" w:hAnsi="华文细黑" w:cs="宋体"/>
          <w:kern w:val="0"/>
          <w:sz w:val="24"/>
          <w:szCs w:val="24"/>
        </w:rPr>
        <w:t>ORACLE</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MYSQL</w:t>
      </w:r>
      <w:r>
        <w:rPr>
          <w:rFonts w:ascii="华文细黑" w:eastAsia="华文细黑" w:hAnsi="华文细黑" w:cs="宋体" w:hint="eastAsia"/>
          <w:kern w:val="0"/>
          <w:sz w:val="24"/>
          <w:szCs w:val="24"/>
        </w:rPr>
        <w:t>、</w:t>
      </w:r>
      <w:r>
        <w:rPr>
          <w:rFonts w:ascii="华文细黑" w:eastAsia="华文细黑" w:hAnsi="华文细黑" w:cs="宋体"/>
          <w:kern w:val="0"/>
          <w:sz w:val="24"/>
          <w:szCs w:val="24"/>
        </w:rPr>
        <w:t>SQL-SERVER</w:t>
      </w:r>
      <w:r>
        <w:rPr>
          <w:rFonts w:ascii="华文细黑" w:eastAsia="华文细黑" w:hAnsi="华文细黑" w:cs="宋体" w:hint="eastAsia"/>
          <w:kern w:val="0"/>
          <w:sz w:val="24"/>
          <w:szCs w:val="24"/>
        </w:rPr>
        <w:t>、文件</w:t>
      </w:r>
      <w:r w:rsidR="00B44672">
        <w:rPr>
          <w:rFonts w:ascii="华文细黑" w:eastAsia="华文细黑" w:hAnsi="华文细黑" w:cs="宋体" w:hint="eastAsia"/>
          <w:kern w:val="0"/>
          <w:sz w:val="24"/>
          <w:szCs w:val="24"/>
        </w:rPr>
        <w:t>、接口</w:t>
      </w:r>
      <w:r>
        <w:rPr>
          <w:rFonts w:ascii="华文细黑" w:eastAsia="华文细黑" w:hAnsi="华文细黑" w:cs="宋体" w:hint="eastAsia"/>
          <w:kern w:val="0"/>
          <w:sz w:val="24"/>
          <w:szCs w:val="24"/>
        </w:rPr>
        <w:t>等不同类型的数据源，实时或定时将数据清洗到数据资源库中。</w:t>
      </w:r>
    </w:p>
    <w:p w:rsidR="001360F8" w:rsidRDefault="001360F8" w:rsidP="001360F8">
      <w:pPr>
        <w:pStyle w:val="3"/>
        <w:rPr>
          <w:rFonts w:ascii="华文细黑" w:eastAsia="华文细黑" w:hAnsi="华文细黑" w:cs="宋体"/>
          <w:kern w:val="0"/>
          <w:sz w:val="24"/>
          <w:szCs w:val="24"/>
        </w:rPr>
      </w:pPr>
      <w:bookmarkStart w:id="6836" w:name="_Toc485218417"/>
      <w:r>
        <w:rPr>
          <w:rFonts w:ascii="华文细黑" w:eastAsia="华文细黑" w:hAnsi="华文细黑" w:cs="宋体"/>
          <w:kern w:val="0"/>
          <w:sz w:val="24"/>
          <w:szCs w:val="24"/>
        </w:rPr>
        <w:t>数据落地</w:t>
      </w:r>
      <w:bookmarkEnd w:id="6836"/>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为保证数据安全，系统稳定性，系统提供数据服务的相关接口功能。服务接口开发工作包括系统权限及功能模块接口，各类业务数据标准地址定位数据</w:t>
      </w:r>
      <w:r w:rsidR="0052090F">
        <w:rPr>
          <w:rFonts w:ascii="华文细黑" w:eastAsia="华文细黑" w:hAnsi="华文细黑" w:cs="宋体" w:hint="eastAsia"/>
          <w:kern w:val="0"/>
          <w:sz w:val="24"/>
          <w:szCs w:val="24"/>
        </w:rPr>
        <w:t>导入接口，基本信息数据导入接口，区县零散数据导入接口，</w:t>
      </w:r>
      <w:r>
        <w:rPr>
          <w:rFonts w:ascii="华文细黑" w:eastAsia="华文细黑" w:hAnsi="华文细黑" w:cs="宋体" w:hint="eastAsia"/>
          <w:kern w:val="0"/>
          <w:sz w:val="24"/>
          <w:szCs w:val="24"/>
        </w:rPr>
        <w:t>卡口数据导入接口，常口数据导入接口，人员照片库整合导入接口，人员照片服务模块SOA服务接口实现，人员主题库搜索服务SOA服务接口实现，零散数据搜索服务SOA</w:t>
      </w:r>
      <w:r w:rsidR="0052090F">
        <w:rPr>
          <w:rFonts w:ascii="华文细黑" w:eastAsia="华文细黑" w:hAnsi="华文细黑" w:cs="宋体" w:hint="eastAsia"/>
          <w:kern w:val="0"/>
          <w:sz w:val="24"/>
          <w:szCs w:val="24"/>
        </w:rPr>
        <w:t>服务接口实现，</w:t>
      </w:r>
      <w:r>
        <w:rPr>
          <w:rFonts w:ascii="华文细黑" w:eastAsia="华文细黑" w:hAnsi="华文细黑" w:cs="宋体" w:hint="eastAsia"/>
          <w:kern w:val="0"/>
          <w:sz w:val="24"/>
          <w:szCs w:val="24"/>
        </w:rPr>
        <w:t>卡口数据搜索服务SOA服务接口实现，系统数据搜索服务SOA服务接口实现。</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1.</w:t>
      </w:r>
      <w:r>
        <w:rPr>
          <w:rFonts w:ascii="华文细黑" w:eastAsia="华文细黑" w:hAnsi="华文细黑" w:cs="宋体" w:hint="eastAsia"/>
          <w:kern w:val="0"/>
          <w:sz w:val="24"/>
          <w:szCs w:val="24"/>
        </w:rPr>
        <w:tab/>
        <w:t>各类业务数据标准地址定位数据导入接口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整理各类业务数据的地址字段，根据相应的标准地址定位接口，清洗转换业务数据地址的定位信息。如常住人口的详细地址的经纬度信息。</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2.</w:t>
      </w:r>
      <w:r>
        <w:rPr>
          <w:rFonts w:ascii="华文细黑" w:eastAsia="华文细黑" w:hAnsi="华文细黑" w:cs="宋体" w:hint="eastAsia"/>
          <w:kern w:val="0"/>
          <w:sz w:val="24"/>
          <w:szCs w:val="24"/>
        </w:rPr>
        <w:tab/>
        <w:t>人员信息数据导入接口</w:t>
      </w:r>
    </w:p>
    <w:p w:rsidR="001360F8" w:rsidRDefault="0052090F" w:rsidP="00B44672">
      <w:pPr>
        <w:widowControl/>
        <w:ind w:firstLine="42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整合</w:t>
      </w:r>
      <w:r w:rsidR="001360F8">
        <w:rPr>
          <w:rFonts w:ascii="华文细黑" w:eastAsia="华文细黑" w:hAnsi="华文细黑" w:cs="宋体" w:hint="eastAsia"/>
          <w:kern w:val="0"/>
          <w:sz w:val="24"/>
          <w:szCs w:val="24"/>
        </w:rPr>
        <w:t>相关业务数据，数据导入大数据平台，并生成搜索索引。</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3.</w:t>
      </w:r>
      <w:r>
        <w:rPr>
          <w:rFonts w:ascii="华文细黑" w:eastAsia="华文细黑" w:hAnsi="华文细黑" w:cs="宋体" w:hint="eastAsia"/>
          <w:kern w:val="0"/>
          <w:sz w:val="24"/>
          <w:szCs w:val="24"/>
        </w:rPr>
        <w:tab/>
        <w:t>其他零散数据导入接口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lastRenderedPageBreak/>
        <w:t>开发零散数据导入接口，主要针对的是区县民警掌握的零散数据信息，充分利用大数据平台，将零散数据导入大数据平台，并生成搜索索引。</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4.</w:t>
      </w:r>
      <w:r>
        <w:rPr>
          <w:rFonts w:ascii="华文细黑" w:eastAsia="华文细黑" w:hAnsi="华文细黑" w:cs="宋体" w:hint="eastAsia"/>
          <w:kern w:val="0"/>
          <w:sz w:val="24"/>
          <w:szCs w:val="24"/>
        </w:rPr>
        <w:tab/>
        <w:t>卡口数据导入接口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整合区县车辆卡口数据至大数据平台，并与市区车辆卡口对接，实现数据相互推送，完成全市车辆卡口数据的整合。</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5.</w:t>
      </w:r>
      <w:r>
        <w:rPr>
          <w:rFonts w:ascii="华文细黑" w:eastAsia="华文细黑" w:hAnsi="华文细黑" w:cs="宋体" w:hint="eastAsia"/>
          <w:kern w:val="0"/>
          <w:sz w:val="24"/>
          <w:szCs w:val="24"/>
        </w:rPr>
        <w:tab/>
        <w:t>人员主题数据导入接口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将各类业务数据作统一主题分类，充分利用大数据平台，将现有数据主题化，要求能实时增量数据主题化。将相应的主题化数据导入大数据平台。</w:t>
      </w:r>
    </w:p>
    <w:p w:rsidR="001360F8" w:rsidRDefault="001360F8" w:rsidP="001360F8">
      <w:pPr>
        <w:widowControl/>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6.</w:t>
      </w:r>
      <w:r>
        <w:rPr>
          <w:rFonts w:ascii="华文细黑" w:eastAsia="华文细黑" w:hAnsi="华文细黑" w:cs="宋体" w:hint="eastAsia"/>
          <w:kern w:val="0"/>
          <w:sz w:val="24"/>
          <w:szCs w:val="24"/>
        </w:rPr>
        <w:tab/>
        <w:t>人员照片库整合导入接口</w:t>
      </w:r>
    </w:p>
    <w:p w:rsidR="001360F8" w:rsidRDefault="001360F8"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整合人员所有照片信息，包含常住人口、在逃人员、打防控嫌疑人员、居住人口等。将照片数据分文归类，统一导入大数据平台。</w:t>
      </w:r>
    </w:p>
    <w:p w:rsidR="001360F8" w:rsidRDefault="0052090F" w:rsidP="001360F8">
      <w:pPr>
        <w:widowControl/>
        <w:ind w:firstLineChars="200" w:firstLine="480"/>
        <w:jc w:val="left"/>
        <w:rPr>
          <w:rFonts w:ascii="华文细黑" w:eastAsia="华文细黑" w:hAnsi="华文细黑" w:cs="宋体"/>
          <w:kern w:val="0"/>
          <w:sz w:val="24"/>
          <w:szCs w:val="24"/>
        </w:rPr>
      </w:pPr>
      <w:r>
        <w:rPr>
          <w:rFonts w:ascii="华文细黑" w:eastAsia="华文细黑" w:hAnsi="华文细黑" w:cs="宋体" w:hint="eastAsia"/>
          <w:kern w:val="0"/>
          <w:sz w:val="24"/>
          <w:szCs w:val="24"/>
        </w:rPr>
        <w:t>通过以上接口的开发提供更多的数据导入服务，加快</w:t>
      </w:r>
      <w:r w:rsidR="001360F8">
        <w:rPr>
          <w:rFonts w:ascii="华文细黑" w:eastAsia="华文细黑" w:hAnsi="华文细黑" w:cs="宋体" w:hint="eastAsia"/>
          <w:kern w:val="0"/>
          <w:sz w:val="24"/>
          <w:szCs w:val="24"/>
        </w:rPr>
        <w:t>人口精准管控系统资源整合工作。</w:t>
      </w:r>
    </w:p>
    <w:p w:rsidR="001360F8" w:rsidRDefault="001360F8" w:rsidP="001360F8">
      <w:pPr>
        <w:pStyle w:val="2"/>
      </w:pPr>
      <w:bookmarkStart w:id="6837" w:name="_Toc485218418"/>
      <w:r>
        <w:rPr>
          <w:rFonts w:hint="eastAsia"/>
        </w:rPr>
        <w:t>系统应用功能模块</w:t>
      </w:r>
      <w:bookmarkEnd w:id="833"/>
      <w:bookmarkEnd w:id="6837"/>
    </w:p>
    <w:p w:rsidR="001360F8" w:rsidRDefault="001360F8" w:rsidP="001360F8">
      <w:pPr>
        <w:pStyle w:val="3"/>
      </w:pPr>
      <w:bookmarkStart w:id="6838" w:name="_Toc472864265"/>
      <w:bookmarkStart w:id="6839" w:name="_Toc485218419"/>
      <w:r>
        <w:t>智能数据检索</w:t>
      </w:r>
      <w:bookmarkEnd w:id="6838"/>
      <w:bookmarkEnd w:id="6839"/>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智能数据检索应用是综合的大数据云全文智能搜索软件。通过建立统一的大数据云平台，对基础数据、外部线索、其他非结构化生成索引，并实时同步和更新。智能搜索应用使用统一SOA标准数据访问接口，实现数据资源及访问方式的整合，屏蔽业务系统之间的数据差异，突破工种和地域的限制，实现数据全局共享和分析处理，大大推动行业创新应用设计，促进行业信息化水平进一步提高，同时为行业新一代应用架构的发展奠定新的基础。</w:t>
      </w:r>
    </w:p>
    <w:p w:rsidR="001360F8" w:rsidRDefault="001360F8" w:rsidP="001360F8">
      <w:pPr>
        <w:ind w:firstLine="420"/>
      </w:pPr>
      <w:r>
        <w:rPr>
          <w:rFonts w:ascii="华文细黑" w:eastAsia="华文细黑" w:hAnsi="华文细黑" w:hint="eastAsia"/>
          <w:sz w:val="24"/>
          <w:szCs w:val="24"/>
        </w:rPr>
        <w:lastRenderedPageBreak/>
        <w:t>全能搜索主要是对用户提供的搜索关键字进行全库搜索，找出匹配的关键信息，这里的全能搜索包含业务主题数据库的挖掘分析搜索和分类业务数据库的全面检索。智能搜索应用也充分利用了数据的全文索引</w:t>
      </w:r>
      <w:r w:rsidR="00B44672">
        <w:rPr>
          <w:rFonts w:ascii="华文细黑" w:eastAsia="华文细黑" w:hAnsi="华文细黑" w:hint="eastAsia"/>
          <w:sz w:val="24"/>
          <w:szCs w:val="24"/>
        </w:rPr>
        <w:t>进行数据搜索匹配，同时也对特定的数据属性进行定向检索匹配，以网购</w:t>
      </w:r>
      <w:r>
        <w:rPr>
          <w:rFonts w:ascii="华文细黑" w:eastAsia="华文细黑" w:hAnsi="华文细黑" w:hint="eastAsia"/>
          <w:sz w:val="24"/>
          <w:szCs w:val="24"/>
        </w:rPr>
        <w:t>式行为完成数据精确匹配搜索。</w:t>
      </w:r>
    </w:p>
    <w:p w:rsidR="001360F8" w:rsidRDefault="001360F8" w:rsidP="001360F8">
      <w:pPr>
        <w:pStyle w:val="3"/>
      </w:pPr>
      <w:bookmarkStart w:id="6840" w:name="_Toc472864267"/>
      <w:bookmarkStart w:id="6841" w:name="_Toc485218420"/>
      <w:r>
        <w:t>报表统计</w:t>
      </w:r>
      <w:bookmarkEnd w:id="6840"/>
      <w:r>
        <w:rPr>
          <w:rFonts w:hint="eastAsia"/>
        </w:rPr>
        <w:t>可视化</w:t>
      </w:r>
      <w:bookmarkEnd w:id="6841"/>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平台提供自动报表统计分析功能，可以按照数据搜索返回结果的不同，自动生成报表统计，分析维度和显示效果可以实时调整，动态生成。针对人口信息、人口异动趋势、辖区内流动人口分布等信息数据的分析结果，进行可视化统计图展示，为管理部门决策及相关资源的分配调度提供依据。</w:t>
      </w:r>
    </w:p>
    <w:p w:rsidR="001360F8" w:rsidRDefault="001360F8" w:rsidP="001360F8">
      <w:pPr>
        <w:rPr>
          <w:rFonts w:ascii="华文细黑" w:eastAsia="华文细黑" w:hAnsi="华文细黑"/>
          <w:sz w:val="24"/>
          <w:szCs w:val="24"/>
        </w:rPr>
      </w:pPr>
      <w:r>
        <w:rPr>
          <w:rFonts w:ascii="华文细黑" w:eastAsia="华文细黑" w:hAnsi="华文细黑"/>
          <w:noProof/>
          <w:sz w:val="24"/>
          <w:szCs w:val="24"/>
        </w:rPr>
        <w:lastRenderedPageBreak/>
        <w:drawing>
          <wp:inline distT="0" distB="0" distL="0" distR="0" wp14:anchorId="0FDD63E8" wp14:editId="3B4E6BFC">
            <wp:extent cx="5273675" cy="6358890"/>
            <wp:effectExtent l="0" t="0" r="317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6358890"/>
                    </a:xfrm>
                    <a:prstGeom prst="rect">
                      <a:avLst/>
                    </a:prstGeom>
                    <a:noFill/>
                  </pic:spPr>
                </pic:pic>
              </a:graphicData>
            </a:graphic>
          </wp:inline>
        </w:drawing>
      </w:r>
    </w:p>
    <w:p w:rsidR="001360F8" w:rsidRDefault="001360F8" w:rsidP="001360F8">
      <w:pPr>
        <w:pStyle w:val="3"/>
      </w:pPr>
      <w:r>
        <w:rPr>
          <w:rFonts w:hint="eastAsia"/>
        </w:rPr>
        <w:t xml:space="preserve"> </w:t>
      </w:r>
      <w:bookmarkStart w:id="6842" w:name="_Toc485218421"/>
      <w:r>
        <w:rPr>
          <w:rFonts w:hint="eastAsia"/>
        </w:rPr>
        <w:t>历史记录追溯查询</w:t>
      </w:r>
      <w:bookmarkEnd w:id="6842"/>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使用高性能</w:t>
      </w:r>
      <w:r w:rsidR="00D56D01">
        <w:rPr>
          <w:rFonts w:ascii="华文细黑" w:eastAsia="华文细黑" w:hAnsi="华文细黑" w:hint="eastAsia"/>
          <w:sz w:val="24"/>
          <w:szCs w:val="24"/>
        </w:rPr>
        <w:t>数据仓库</w:t>
      </w:r>
      <w:r>
        <w:rPr>
          <w:rFonts w:ascii="华文细黑" w:eastAsia="华文细黑" w:hAnsi="华文细黑" w:hint="eastAsia"/>
          <w:sz w:val="24"/>
          <w:szCs w:val="24"/>
        </w:rPr>
        <w:t>进行特定人员社会安全指数变化历史和趋势的快速回溯和掌握。历史记录查询模块，是根据用户权限，各自查询本辖区录入的流动人口的基本信息，可以查询全部的流动人口的详细信息，查询条件可根据身份证号码、姓名等条件进行筛选数据，快速定位到每条记录，查看每条记录的详细情况。</w:t>
      </w:r>
      <w:r>
        <w:rPr>
          <w:rFonts w:ascii="华文细黑" w:eastAsia="华文细黑" w:hAnsi="华文细黑" w:hint="eastAsia"/>
          <w:sz w:val="24"/>
          <w:szCs w:val="24"/>
        </w:rPr>
        <w:lastRenderedPageBreak/>
        <w:t>从流动人口信息，可以关联到居住信息、社保信息，从社保信息又可以关联到工作信息，完成流动人员历史追溯。</w:t>
      </w:r>
    </w:p>
    <w:p w:rsidR="001360F8" w:rsidRDefault="001360F8" w:rsidP="001360F8">
      <w:pPr>
        <w:pStyle w:val="3"/>
      </w:pPr>
      <w:bookmarkStart w:id="6843" w:name="_Toc485218422"/>
      <w:r>
        <w:rPr>
          <w:rFonts w:hint="eastAsia"/>
        </w:rPr>
        <w:t>实时人员异动趋势显示</w:t>
      </w:r>
      <w:bookmarkEnd w:id="6843"/>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系统运用</w:t>
      </w:r>
      <w:r>
        <w:rPr>
          <w:rFonts w:ascii="华文细黑" w:eastAsia="华文细黑" w:hAnsi="华文细黑"/>
          <w:sz w:val="24"/>
          <w:szCs w:val="24"/>
        </w:rPr>
        <w:t>hadoop</w:t>
      </w:r>
      <w:r>
        <w:rPr>
          <w:rFonts w:ascii="华文细黑" w:eastAsia="华文细黑" w:hAnsi="华文细黑" w:hint="eastAsia"/>
          <w:sz w:val="24"/>
          <w:szCs w:val="24"/>
        </w:rPr>
        <w:t>、</w:t>
      </w:r>
      <w:r w:rsidR="00B44672">
        <w:rPr>
          <w:rFonts w:ascii="华文细黑" w:eastAsia="华文细黑" w:hAnsi="华文细黑" w:hint="eastAsia"/>
          <w:sz w:val="24"/>
          <w:szCs w:val="24"/>
        </w:rPr>
        <w:t>Spark</w:t>
      </w:r>
      <w:r>
        <w:rPr>
          <w:rFonts w:ascii="华文细黑" w:eastAsia="华文细黑" w:hAnsi="华文细黑"/>
          <w:sz w:val="24"/>
          <w:szCs w:val="24"/>
        </w:rPr>
        <w:t>，</w:t>
      </w:r>
      <w:r>
        <w:rPr>
          <w:rFonts w:ascii="华文细黑" w:eastAsia="华文细黑" w:hAnsi="华文细黑" w:hint="eastAsia"/>
          <w:sz w:val="24"/>
          <w:szCs w:val="24"/>
        </w:rPr>
        <w:t>分布式储存数据，实时处理更新数据库，可实现</w:t>
      </w:r>
      <w:r>
        <w:rPr>
          <w:rFonts w:ascii="华文细黑" w:eastAsia="华文细黑" w:hAnsi="华文细黑"/>
          <w:sz w:val="24"/>
          <w:szCs w:val="24"/>
        </w:rPr>
        <w:t>24</w:t>
      </w:r>
      <w:r>
        <w:rPr>
          <w:rFonts w:ascii="华文细黑" w:eastAsia="华文细黑" w:hAnsi="华文细黑" w:hint="eastAsia"/>
          <w:sz w:val="24"/>
          <w:szCs w:val="24"/>
        </w:rPr>
        <w:t>小时不间断实时监控功能，</w:t>
      </w:r>
      <w:r>
        <w:rPr>
          <w:rFonts w:ascii="华文细黑" w:eastAsia="华文细黑" w:hAnsi="华文细黑"/>
          <w:sz w:val="24"/>
          <w:szCs w:val="24"/>
        </w:rPr>
        <w:t>完成人员异动趋势</w:t>
      </w:r>
      <w:r>
        <w:rPr>
          <w:rFonts w:ascii="华文细黑" w:eastAsia="华文细黑" w:hAnsi="华文细黑" w:hint="eastAsia"/>
          <w:sz w:val="24"/>
          <w:szCs w:val="24"/>
        </w:rPr>
        <w:t>，</w:t>
      </w:r>
      <w:r>
        <w:rPr>
          <w:rFonts w:ascii="华文细黑" w:eastAsia="华文细黑" w:hAnsi="华文细黑"/>
          <w:sz w:val="24"/>
          <w:szCs w:val="24"/>
        </w:rPr>
        <w:t>行为轨迹的实时监测</w:t>
      </w:r>
      <w:r>
        <w:rPr>
          <w:rFonts w:ascii="华文细黑" w:eastAsia="华文细黑" w:hAnsi="华文细黑" w:hint="eastAsia"/>
          <w:sz w:val="24"/>
          <w:szCs w:val="24"/>
        </w:rPr>
        <w:t>。特别</w:t>
      </w:r>
      <w:r>
        <w:rPr>
          <w:rFonts w:ascii="华文细黑" w:eastAsia="华文细黑" w:hAnsi="华文细黑"/>
          <w:sz w:val="24"/>
          <w:szCs w:val="24"/>
        </w:rPr>
        <w:t>关注重点人员及</w:t>
      </w:r>
      <w:r>
        <w:rPr>
          <w:rFonts w:ascii="华文细黑" w:eastAsia="华文细黑" w:hAnsi="华文细黑" w:hint="eastAsia"/>
          <w:sz w:val="24"/>
          <w:szCs w:val="24"/>
        </w:rPr>
        <w:t>辖区内</w:t>
      </w:r>
      <w:r>
        <w:rPr>
          <w:rFonts w:ascii="华文细黑" w:eastAsia="华文细黑" w:hAnsi="华文细黑"/>
          <w:sz w:val="24"/>
          <w:szCs w:val="24"/>
        </w:rPr>
        <w:t>的人员异动趋势</w:t>
      </w:r>
      <w:r>
        <w:rPr>
          <w:rFonts w:ascii="华文细黑" w:eastAsia="华文细黑" w:hAnsi="华文细黑" w:hint="eastAsia"/>
          <w:sz w:val="24"/>
          <w:szCs w:val="24"/>
        </w:rPr>
        <w:t>，</w:t>
      </w:r>
      <w:r>
        <w:rPr>
          <w:rFonts w:ascii="华文细黑" w:eastAsia="华文细黑" w:hAnsi="华文细黑"/>
          <w:sz w:val="24"/>
          <w:szCs w:val="24"/>
        </w:rPr>
        <w:t>实时计算个人及总体的健康指数积分</w:t>
      </w:r>
      <w:r>
        <w:rPr>
          <w:rFonts w:ascii="华文细黑" w:eastAsia="华文细黑" w:hAnsi="华文细黑" w:hint="eastAsia"/>
          <w:sz w:val="24"/>
          <w:szCs w:val="24"/>
        </w:rPr>
        <w:t>，</w:t>
      </w:r>
      <w:r>
        <w:rPr>
          <w:rFonts w:ascii="华文细黑" w:eastAsia="华文细黑" w:hAnsi="华文细黑"/>
          <w:sz w:val="24"/>
          <w:szCs w:val="24"/>
        </w:rPr>
        <w:t>为人员布控及警力分布提供决策依据</w:t>
      </w:r>
      <w:r>
        <w:rPr>
          <w:rFonts w:ascii="华文细黑" w:eastAsia="华文细黑" w:hAnsi="华文细黑" w:hint="eastAsia"/>
          <w:sz w:val="24"/>
          <w:szCs w:val="24"/>
        </w:rPr>
        <w:t>。</w:t>
      </w:r>
    </w:p>
    <w:p w:rsidR="001360F8" w:rsidRDefault="001360F8" w:rsidP="001360F8">
      <w:pPr>
        <w:rPr>
          <w:rFonts w:ascii="华文细黑" w:eastAsia="华文细黑" w:hAnsi="华文细黑"/>
          <w:sz w:val="24"/>
          <w:szCs w:val="24"/>
        </w:rPr>
      </w:pPr>
      <w:r>
        <w:rPr>
          <w:rFonts w:ascii="华文细黑" w:eastAsia="华文细黑" w:hAnsi="华文细黑"/>
          <w:noProof/>
          <w:sz w:val="24"/>
          <w:szCs w:val="24"/>
        </w:rPr>
        <w:drawing>
          <wp:inline distT="0" distB="0" distL="0" distR="0" wp14:anchorId="4A917EEF" wp14:editId="4ABF6F3D">
            <wp:extent cx="5274310" cy="4319905"/>
            <wp:effectExtent l="0" t="0" r="2540" b="4445"/>
            <wp:docPr id="23" name="图片 23" descr="C:\Users\zhangph\Desktop\毒驾 (2)\地图轨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angph\Desktop\毒驾 (2)\地图轨迹.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4320445"/>
                    </a:xfrm>
                    <a:prstGeom prst="rect">
                      <a:avLst/>
                    </a:prstGeom>
                    <a:noFill/>
                    <a:ln>
                      <a:noFill/>
                    </a:ln>
                  </pic:spPr>
                </pic:pic>
              </a:graphicData>
            </a:graphic>
          </wp:inline>
        </w:drawing>
      </w:r>
    </w:p>
    <w:p w:rsidR="001360F8" w:rsidRDefault="001360F8" w:rsidP="001360F8">
      <w:pPr>
        <w:jc w:val="center"/>
      </w:pPr>
      <w:r>
        <w:rPr>
          <w:rFonts w:hint="eastAsia"/>
        </w:rPr>
        <w:t>图</w:t>
      </w:r>
      <w:r>
        <w:rPr>
          <w:rFonts w:hint="eastAsia"/>
        </w:rPr>
        <w:t>6</w:t>
      </w:r>
      <w:r>
        <w:rPr>
          <w:rFonts w:hint="eastAsia"/>
        </w:rPr>
        <w:t>—</w:t>
      </w:r>
      <w:r>
        <w:rPr>
          <w:rFonts w:hint="eastAsia"/>
        </w:rPr>
        <w:t xml:space="preserve">4 </w:t>
      </w:r>
      <w:r>
        <w:rPr>
          <w:rFonts w:hint="eastAsia"/>
        </w:rPr>
        <w:t>人员行为轨迹动态图</w:t>
      </w:r>
    </w:p>
    <w:p w:rsidR="001360F8" w:rsidRDefault="001360F8" w:rsidP="001360F8">
      <w:pPr>
        <w:pStyle w:val="3"/>
      </w:pPr>
      <w:bookmarkStart w:id="6844" w:name="_Toc485218423"/>
      <w:r>
        <w:rPr>
          <w:rFonts w:hint="eastAsia"/>
        </w:rPr>
        <w:t>可疑人员预警功能</w:t>
      </w:r>
      <w:bookmarkEnd w:id="6844"/>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使用</w:t>
      </w:r>
      <w:r w:rsidR="00B44672">
        <w:rPr>
          <w:rFonts w:ascii="华文细黑" w:eastAsia="华文细黑" w:hAnsi="华文细黑" w:hint="eastAsia"/>
          <w:sz w:val="24"/>
          <w:szCs w:val="24"/>
        </w:rPr>
        <w:t>Spark</w:t>
      </w:r>
      <w:r>
        <w:rPr>
          <w:rFonts w:ascii="华文细黑" w:eastAsia="华文细黑" w:hAnsi="华文细黑" w:hint="eastAsia"/>
          <w:sz w:val="24"/>
          <w:szCs w:val="24"/>
        </w:rPr>
        <w:t>等实时流处理引擎进行人员的实时异动检测和预警管控。</w:t>
      </w:r>
      <w:r>
        <w:rPr>
          <w:rFonts w:ascii="华文细黑" w:eastAsia="华文细黑" w:hAnsi="华文细黑"/>
          <w:sz w:val="24"/>
          <w:szCs w:val="24"/>
        </w:rPr>
        <w:t>可疑</w:t>
      </w:r>
      <w:r>
        <w:rPr>
          <w:rFonts w:ascii="华文细黑" w:eastAsia="华文细黑" w:hAnsi="华文细黑"/>
          <w:sz w:val="24"/>
          <w:szCs w:val="24"/>
        </w:rPr>
        <w:lastRenderedPageBreak/>
        <w:t>人员预警功能</w:t>
      </w:r>
      <w:r>
        <w:rPr>
          <w:rFonts w:ascii="华文细黑" w:eastAsia="华文细黑" w:hAnsi="华文细黑" w:hint="eastAsia"/>
          <w:sz w:val="24"/>
          <w:szCs w:val="24"/>
        </w:rPr>
        <w:t>，在人口信息采集后、系统根据预设模型规则研判之后，系统会将对人员身份信息、居住信息、工作信息进行多方面、对维度比对，将可疑人员纳入可疑人员名单库的信息，系统将实时对其进行监测，关注其实时异动情况，自动发出预警提醒，决定是否采取布控行为，消除潜在危机，以消除不稳定因素的发生。</w:t>
      </w:r>
    </w:p>
    <w:p w:rsidR="001360F8" w:rsidRDefault="001360F8" w:rsidP="001360F8">
      <w:pPr>
        <w:rPr>
          <w:rFonts w:ascii="华文细黑" w:eastAsia="华文细黑" w:hAnsi="华文细黑"/>
          <w:sz w:val="24"/>
          <w:szCs w:val="24"/>
        </w:rPr>
      </w:pPr>
      <w:r>
        <w:rPr>
          <w:rFonts w:ascii="华文细黑" w:eastAsia="华文细黑" w:hAnsi="华文细黑"/>
          <w:noProof/>
          <w:sz w:val="24"/>
          <w:szCs w:val="24"/>
        </w:rPr>
        <w:drawing>
          <wp:inline distT="0" distB="0" distL="0" distR="0" wp14:anchorId="2D1B5DE3" wp14:editId="0DEDA86E">
            <wp:extent cx="5274310" cy="2758440"/>
            <wp:effectExtent l="0" t="0" r="2540" b="3810"/>
            <wp:docPr id="25" name="图片 25" descr="C:\Users\zhangph\Desktop\实战打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angph\Desktop\实战打击.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758870"/>
                    </a:xfrm>
                    <a:prstGeom prst="rect">
                      <a:avLst/>
                    </a:prstGeom>
                    <a:noFill/>
                    <a:ln>
                      <a:noFill/>
                    </a:ln>
                  </pic:spPr>
                </pic:pic>
              </a:graphicData>
            </a:graphic>
          </wp:inline>
        </w:drawing>
      </w:r>
    </w:p>
    <w:p w:rsidR="001360F8" w:rsidRDefault="001360F8" w:rsidP="001360F8">
      <w:pPr>
        <w:pStyle w:val="3"/>
      </w:pPr>
      <w:bookmarkStart w:id="6845" w:name="_Toc485218424"/>
      <w:r>
        <w:rPr>
          <w:rFonts w:hint="eastAsia"/>
        </w:rPr>
        <w:t>人员信息多维画像显示</w:t>
      </w:r>
      <w:bookmarkEnd w:id="6845"/>
    </w:p>
    <w:p w:rsidR="001360F8" w:rsidRDefault="001360F8" w:rsidP="001360F8">
      <w:pPr>
        <w:ind w:firstLineChars="200" w:firstLine="480"/>
        <w:rPr>
          <w:rFonts w:ascii="华文细黑" w:eastAsia="华文细黑" w:hAnsi="华文细黑"/>
          <w:sz w:val="24"/>
          <w:szCs w:val="24"/>
        </w:rPr>
      </w:pPr>
      <w:r>
        <w:rPr>
          <w:rFonts w:ascii="华文细黑" w:eastAsia="华文细黑" w:hAnsi="华文细黑" w:hint="eastAsia"/>
          <w:sz w:val="24"/>
          <w:szCs w:val="24"/>
        </w:rPr>
        <w:t>基于人口信息基础表与</w:t>
      </w:r>
      <w:r w:rsidR="0052090F">
        <w:rPr>
          <w:rFonts w:ascii="华文细黑" w:eastAsia="华文细黑" w:hAnsi="华文细黑" w:hint="eastAsia"/>
          <w:sz w:val="24"/>
          <w:szCs w:val="24"/>
        </w:rPr>
        <w:t>人口精准</w:t>
      </w:r>
      <w:r>
        <w:rPr>
          <w:rFonts w:ascii="华文细黑" w:eastAsia="华文细黑" w:hAnsi="华文细黑" w:hint="eastAsia"/>
          <w:sz w:val="24"/>
          <w:szCs w:val="24"/>
        </w:rPr>
        <w:t>积分模型相结合分析，每个人创建独立的多维社会安全特征矩阵，基于社会学理论研究成果，使用RFM、K-means、决策树、SVM、神经网络等技术对人员进行多维立体精准画像。将分析结果多维雷达图进行展示，一并展示个人详细档案。</w:t>
      </w:r>
    </w:p>
    <w:p w:rsidR="001360F8" w:rsidRDefault="001360F8" w:rsidP="001360F8">
      <w:pPr>
        <w:pStyle w:val="af"/>
        <w:ind w:firstLine="480"/>
      </w:pPr>
      <w:bookmarkStart w:id="6846" w:name="_Toc479178279"/>
      <w:r>
        <w:rPr>
          <w:noProof/>
        </w:rPr>
        <w:lastRenderedPageBreak/>
        <w:drawing>
          <wp:inline distT="0" distB="0" distL="0" distR="0" wp14:anchorId="71634B11" wp14:editId="0943B37B">
            <wp:extent cx="5273675" cy="2914015"/>
            <wp:effectExtent l="0" t="0" r="317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675" cy="2914015"/>
                    </a:xfrm>
                    <a:prstGeom prst="rect">
                      <a:avLst/>
                    </a:prstGeom>
                    <a:noFill/>
                  </pic:spPr>
                </pic:pic>
              </a:graphicData>
            </a:graphic>
          </wp:inline>
        </w:drawing>
      </w:r>
      <w:bookmarkEnd w:id="6846"/>
    </w:p>
    <w:p w:rsidR="001360F8" w:rsidRDefault="001360F8" w:rsidP="001360F8">
      <w:pPr>
        <w:pStyle w:val="af2"/>
      </w:pPr>
    </w:p>
    <w:p w:rsidR="00185B44" w:rsidRDefault="00185B44" w:rsidP="00185B44">
      <w:pPr>
        <w:pStyle w:val="3"/>
      </w:pPr>
      <w:bookmarkStart w:id="6847" w:name="_Toc485218425"/>
      <w:bookmarkStart w:id="6848" w:name="_Toc472864269"/>
      <w:r>
        <w:rPr>
          <w:rFonts w:hint="eastAsia"/>
        </w:rPr>
        <w:t>绩效考核模块</w:t>
      </w:r>
      <w:bookmarkEnd w:id="6847"/>
    </w:p>
    <w:p w:rsidR="00185B44" w:rsidRDefault="00185B44" w:rsidP="00185B44">
      <w:pPr>
        <w:pStyle w:val="4"/>
        <w:rPr>
          <w:ins w:id="6849" w:author="zhangph" w:date="2017-06-14T15:40:00Z"/>
        </w:rPr>
      </w:pPr>
      <w:r>
        <w:rPr>
          <w:rFonts w:hint="eastAsia"/>
        </w:rPr>
        <w:tab/>
      </w:r>
      <w:r>
        <w:rPr>
          <w:rFonts w:hint="eastAsia"/>
        </w:rPr>
        <w:t>基础信息维护模块</w:t>
      </w:r>
    </w:p>
    <w:p w:rsidR="00AE21B9" w:rsidRPr="00AE21B9" w:rsidRDefault="00AE21B9">
      <w:pPr>
        <w:pPrChange w:id="6850" w:author="zhangph" w:date="2017-06-14T15:40:00Z">
          <w:pPr>
            <w:pStyle w:val="4"/>
          </w:pPr>
        </w:pPrChange>
      </w:pPr>
      <w:ins w:id="6851" w:author="zhangph" w:date="2017-06-14T15:40:00Z">
        <w:r>
          <w:rPr>
            <w:rFonts w:ascii="华文细黑" w:eastAsia="华文细黑" w:hAnsi="华文细黑" w:hint="eastAsia"/>
            <w:noProof/>
            <w:sz w:val="24"/>
            <w:szCs w:val="24"/>
          </w:rPr>
          <w:drawing>
            <wp:inline distT="0" distB="0" distL="0" distR="0" wp14:anchorId="4848418D" wp14:editId="17079E22">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绩效.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ins>
    </w:p>
    <w:p w:rsidR="00185B44" w:rsidRPr="00185B44" w:rsidRDefault="00185B44" w:rsidP="00185B44">
      <w:pPr>
        <w:rPr>
          <w:rFonts w:ascii="华文细黑" w:eastAsia="华文细黑" w:hAnsi="华文细黑"/>
          <w:b/>
          <w:sz w:val="24"/>
          <w:szCs w:val="24"/>
        </w:rPr>
      </w:pPr>
      <w:r w:rsidRPr="00185B44">
        <w:rPr>
          <w:rFonts w:ascii="华文细黑" w:eastAsia="华文细黑" w:hAnsi="华文细黑" w:hint="eastAsia"/>
          <w:b/>
          <w:sz w:val="24"/>
          <w:szCs w:val="24"/>
        </w:rPr>
        <w:t>1.</w:t>
      </w:r>
      <w:r w:rsidRPr="00185B44">
        <w:rPr>
          <w:rFonts w:ascii="华文细黑" w:eastAsia="华文细黑" w:hAnsi="华文细黑" w:hint="eastAsia"/>
          <w:b/>
          <w:sz w:val="24"/>
          <w:szCs w:val="24"/>
        </w:rPr>
        <w:tab/>
        <w:t>角色管理</w:t>
      </w:r>
    </w:p>
    <w:p w:rsidR="00185B44" w:rsidRPr="00185B44" w:rsidRDefault="00185B44" w:rsidP="00185B44">
      <w:pPr>
        <w:rPr>
          <w:rFonts w:ascii="华文细黑" w:eastAsia="华文细黑" w:hAnsi="华文细黑"/>
          <w:sz w:val="24"/>
          <w:szCs w:val="24"/>
        </w:rPr>
      </w:pPr>
      <w:r w:rsidRPr="00185B44">
        <w:rPr>
          <w:rFonts w:ascii="华文细黑" w:eastAsia="华文细黑" w:hAnsi="华文细黑"/>
          <w:sz w:val="24"/>
          <w:szCs w:val="24"/>
        </w:rPr>
        <w:t></w:t>
      </w:r>
      <w:r w:rsidRPr="00185B44">
        <w:rPr>
          <w:rFonts w:ascii="华文细黑" w:eastAsia="华文细黑" w:hAnsi="华文细黑"/>
          <w:sz w:val="24"/>
          <w:szCs w:val="24"/>
        </w:rPr>
        <w:tab/>
      </w:r>
      <w:r w:rsidRPr="00185B44">
        <w:rPr>
          <w:rFonts w:ascii="华文细黑" w:eastAsia="华文细黑" w:hAnsi="华文细黑" w:hint="eastAsia"/>
          <w:sz w:val="24"/>
          <w:szCs w:val="24"/>
        </w:rPr>
        <w:t>角色定义为具有某个职能权限的人员，如“部门领导”，“一般干警”、“管理员”等。所设计的公安绩效评估系统可以提供对不同角色的用户信息的管理。</w:t>
      </w:r>
    </w:p>
    <w:p w:rsidR="00185B44" w:rsidRPr="00185B44" w:rsidRDefault="00185B44" w:rsidP="00185B44">
      <w:pPr>
        <w:rPr>
          <w:rFonts w:ascii="华文细黑" w:eastAsia="华文细黑" w:hAnsi="华文细黑"/>
          <w:sz w:val="24"/>
          <w:szCs w:val="24"/>
        </w:rPr>
      </w:pPr>
      <w:r w:rsidRPr="00185B44">
        <w:rPr>
          <w:rFonts w:ascii="华文细黑" w:eastAsia="华文细黑" w:hAnsi="华文细黑"/>
          <w:sz w:val="24"/>
          <w:szCs w:val="24"/>
        </w:rPr>
        <w:lastRenderedPageBreak/>
        <w:t></w:t>
      </w:r>
      <w:r w:rsidRPr="00185B44">
        <w:rPr>
          <w:rFonts w:ascii="华文细黑" w:eastAsia="华文细黑" w:hAnsi="华文细黑"/>
          <w:sz w:val="24"/>
          <w:szCs w:val="24"/>
        </w:rPr>
        <w:tab/>
      </w:r>
      <w:r w:rsidRPr="00185B44">
        <w:rPr>
          <w:rFonts w:ascii="华文细黑" w:eastAsia="华文细黑" w:hAnsi="华文细黑" w:hint="eastAsia"/>
          <w:sz w:val="24"/>
          <w:szCs w:val="24"/>
        </w:rPr>
        <w:t>用户组中成员的删除、增加与修改。</w:t>
      </w:r>
    </w:p>
    <w:p w:rsidR="00185B44" w:rsidRPr="00185B44" w:rsidRDefault="00185B44" w:rsidP="00185B44">
      <w:pPr>
        <w:rPr>
          <w:rFonts w:ascii="华文细黑" w:eastAsia="华文细黑" w:hAnsi="华文细黑"/>
          <w:b/>
          <w:sz w:val="24"/>
          <w:szCs w:val="24"/>
        </w:rPr>
      </w:pPr>
      <w:r w:rsidRPr="00185B44">
        <w:rPr>
          <w:rFonts w:ascii="华文细黑" w:eastAsia="华文细黑" w:hAnsi="华文细黑" w:hint="eastAsia"/>
          <w:b/>
          <w:sz w:val="24"/>
          <w:szCs w:val="24"/>
        </w:rPr>
        <w:t>2.</w:t>
      </w:r>
      <w:r w:rsidRPr="00185B44">
        <w:rPr>
          <w:rFonts w:ascii="华文细黑" w:eastAsia="华文细黑" w:hAnsi="华文细黑" w:hint="eastAsia"/>
          <w:b/>
          <w:sz w:val="24"/>
          <w:szCs w:val="24"/>
        </w:rPr>
        <w:tab/>
        <w:t>权限分配</w:t>
      </w:r>
    </w:p>
    <w:p w:rsidR="00185B44" w:rsidRPr="00185B44" w:rsidRDefault="00185B44" w:rsidP="00947754">
      <w:pPr>
        <w:ind w:firstLineChars="200" w:firstLine="480"/>
        <w:rPr>
          <w:rFonts w:ascii="华文细黑" w:eastAsia="华文细黑" w:hAnsi="华文细黑"/>
          <w:sz w:val="24"/>
          <w:szCs w:val="24"/>
        </w:rPr>
      </w:pPr>
      <w:r w:rsidRPr="00185B44">
        <w:rPr>
          <w:rFonts w:ascii="华文细黑" w:eastAsia="华文细黑" w:hAnsi="华文细黑" w:hint="eastAsia"/>
          <w:sz w:val="24"/>
          <w:szCs w:val="24"/>
        </w:rPr>
        <w:t>用户管理公安绩效评估系统能够对各种类型的用户分配权限，之后才允许各个用户的访问与信息编辑等内容。</w:t>
      </w:r>
    </w:p>
    <w:p w:rsidR="00185B44" w:rsidRPr="00185B44" w:rsidRDefault="00185B44" w:rsidP="00185B44">
      <w:pPr>
        <w:rPr>
          <w:rFonts w:ascii="华文细黑" w:eastAsia="华文细黑" w:hAnsi="华文细黑"/>
          <w:b/>
          <w:sz w:val="24"/>
          <w:szCs w:val="24"/>
        </w:rPr>
      </w:pPr>
      <w:r w:rsidRPr="00185B44">
        <w:rPr>
          <w:rFonts w:ascii="华文细黑" w:eastAsia="华文细黑" w:hAnsi="华文细黑" w:hint="eastAsia"/>
          <w:b/>
          <w:sz w:val="24"/>
          <w:szCs w:val="24"/>
        </w:rPr>
        <w:t>3.</w:t>
      </w:r>
      <w:r w:rsidRPr="00185B44">
        <w:rPr>
          <w:rFonts w:ascii="华文细黑" w:eastAsia="华文细黑" w:hAnsi="华文细黑" w:hint="eastAsia"/>
          <w:b/>
          <w:sz w:val="24"/>
          <w:szCs w:val="24"/>
        </w:rPr>
        <w:tab/>
        <w:t>系统信息管理</w:t>
      </w:r>
    </w:p>
    <w:p w:rsidR="00185B44" w:rsidRPr="00185B44" w:rsidRDefault="00185B44" w:rsidP="00947754">
      <w:pPr>
        <w:ind w:firstLineChars="200" w:firstLine="480"/>
        <w:rPr>
          <w:rFonts w:ascii="华文细黑" w:eastAsia="华文细黑" w:hAnsi="华文细黑"/>
          <w:sz w:val="24"/>
          <w:szCs w:val="24"/>
        </w:rPr>
      </w:pPr>
      <w:r w:rsidRPr="00185B44">
        <w:rPr>
          <w:rFonts w:ascii="华文细黑" w:eastAsia="华文细黑" w:hAnsi="华文细黑" w:hint="eastAsia"/>
          <w:sz w:val="24"/>
          <w:szCs w:val="24"/>
        </w:rPr>
        <w:t>公安绩效评估系统能够及时的发布最新信息，以利于用户的查看。</w:t>
      </w:r>
    </w:p>
    <w:p w:rsidR="00185B44" w:rsidRPr="00185B44" w:rsidRDefault="00185B44" w:rsidP="00185B44">
      <w:pPr>
        <w:rPr>
          <w:rFonts w:ascii="华文细黑" w:eastAsia="华文细黑" w:hAnsi="华文细黑"/>
          <w:b/>
          <w:sz w:val="24"/>
          <w:szCs w:val="24"/>
        </w:rPr>
      </w:pPr>
      <w:r w:rsidRPr="00185B44">
        <w:rPr>
          <w:rFonts w:ascii="华文细黑" w:eastAsia="华文细黑" w:hAnsi="华文细黑" w:hint="eastAsia"/>
          <w:b/>
          <w:sz w:val="24"/>
          <w:szCs w:val="24"/>
        </w:rPr>
        <w:t>4.</w:t>
      </w:r>
      <w:r w:rsidRPr="00185B44">
        <w:rPr>
          <w:rFonts w:ascii="华文细黑" w:eastAsia="华文细黑" w:hAnsi="华文细黑" w:hint="eastAsia"/>
          <w:b/>
          <w:sz w:val="24"/>
          <w:szCs w:val="24"/>
        </w:rPr>
        <w:tab/>
        <w:t>数据备份</w:t>
      </w:r>
    </w:p>
    <w:p w:rsidR="00185B44" w:rsidRPr="00185B44" w:rsidRDefault="00185B44" w:rsidP="00947754">
      <w:pPr>
        <w:ind w:firstLineChars="200" w:firstLine="480"/>
        <w:rPr>
          <w:rFonts w:ascii="华文细黑" w:eastAsia="华文细黑" w:hAnsi="华文细黑"/>
          <w:sz w:val="24"/>
          <w:szCs w:val="24"/>
        </w:rPr>
      </w:pPr>
      <w:r w:rsidRPr="00185B44">
        <w:rPr>
          <w:rFonts w:ascii="华文细黑" w:eastAsia="华文细黑" w:hAnsi="华文细黑" w:hint="eastAsia"/>
          <w:sz w:val="24"/>
          <w:szCs w:val="24"/>
        </w:rPr>
        <w:t>公安绩效评估系统能够对系统的数据与信息进行热备份，以及离线备份的功能。</w:t>
      </w:r>
    </w:p>
    <w:p w:rsidR="00185B44" w:rsidRDefault="00185B44" w:rsidP="00185B44">
      <w:pPr>
        <w:pStyle w:val="4"/>
      </w:pPr>
      <w:r>
        <w:rPr>
          <w:rFonts w:hint="eastAsia"/>
        </w:rPr>
        <w:t>考核管理模块</w:t>
      </w:r>
    </w:p>
    <w:p w:rsidR="00185B44" w:rsidRPr="00185B44" w:rsidRDefault="00185B44" w:rsidP="00185B44">
      <w:pPr>
        <w:ind w:firstLineChars="200" w:firstLine="480"/>
        <w:rPr>
          <w:rFonts w:ascii="华文细黑" w:eastAsia="华文细黑" w:hAnsi="华文细黑"/>
          <w:sz w:val="24"/>
          <w:szCs w:val="24"/>
        </w:rPr>
      </w:pPr>
      <w:r w:rsidRPr="00185B44">
        <w:rPr>
          <w:rFonts w:ascii="华文细黑" w:eastAsia="华文细黑" w:hAnsi="华文细黑" w:hint="eastAsia"/>
          <w:sz w:val="24"/>
          <w:szCs w:val="24"/>
        </w:rPr>
        <w:t>公安绩效评估系统能够实现绩效考核的评分处理。也可以允许用户在一定的范围之内调整评分结果。</w:t>
      </w:r>
    </w:p>
    <w:p w:rsidR="00185B44" w:rsidRPr="00185B44" w:rsidRDefault="00185B44" w:rsidP="00185B44">
      <w:pPr>
        <w:pStyle w:val="af3"/>
        <w:numPr>
          <w:ilvl w:val="0"/>
          <w:numId w:val="31"/>
        </w:numPr>
        <w:ind w:firstLineChars="0"/>
        <w:rPr>
          <w:rFonts w:ascii="华文细黑" w:eastAsia="华文细黑" w:hAnsi="华文细黑"/>
          <w:b/>
          <w:sz w:val="24"/>
          <w:szCs w:val="24"/>
        </w:rPr>
      </w:pPr>
      <w:r w:rsidRPr="00185B44">
        <w:rPr>
          <w:rFonts w:ascii="华文细黑" w:eastAsia="华文细黑" w:hAnsi="华文细黑"/>
          <w:b/>
          <w:sz w:val="24"/>
          <w:szCs w:val="24"/>
        </w:rPr>
        <w:t></w:t>
      </w:r>
      <w:r w:rsidRPr="00185B44">
        <w:rPr>
          <w:rFonts w:ascii="华文细黑" w:eastAsia="华文细黑" w:hAnsi="华文细黑"/>
          <w:b/>
          <w:sz w:val="24"/>
          <w:szCs w:val="24"/>
        </w:rPr>
        <w:tab/>
      </w:r>
      <w:r w:rsidRPr="00185B44">
        <w:rPr>
          <w:rFonts w:ascii="华文细黑" w:eastAsia="华文细黑" w:hAnsi="华文细黑" w:hint="eastAsia"/>
          <w:b/>
          <w:sz w:val="24"/>
          <w:szCs w:val="24"/>
        </w:rPr>
        <w:t>评分查询</w:t>
      </w:r>
    </w:p>
    <w:p w:rsidR="00185B44" w:rsidRPr="00185B44" w:rsidRDefault="00185B44" w:rsidP="009B3AE3">
      <w:pPr>
        <w:ind w:firstLineChars="100" w:firstLine="240"/>
        <w:rPr>
          <w:rFonts w:ascii="华文细黑" w:eastAsia="华文细黑" w:hAnsi="华文细黑"/>
          <w:sz w:val="24"/>
          <w:szCs w:val="24"/>
        </w:rPr>
        <w:pPrChange w:id="6852" w:author="zhangph" w:date="2017-06-16T15:23:00Z">
          <w:pPr/>
        </w:pPrChange>
      </w:pPr>
      <w:r w:rsidRPr="00185B44">
        <w:rPr>
          <w:rFonts w:ascii="华文细黑" w:eastAsia="华文细黑" w:hAnsi="华文细黑" w:hint="eastAsia"/>
          <w:sz w:val="24"/>
          <w:szCs w:val="24"/>
        </w:rPr>
        <w:t>公安绩效评估系统能够查询整体的评分结果，以及按照检索的关键词进行查分。</w:t>
      </w:r>
    </w:p>
    <w:p w:rsidR="00185B44" w:rsidRPr="00185B44" w:rsidRDefault="00185B44" w:rsidP="00185B44">
      <w:pPr>
        <w:pStyle w:val="af3"/>
        <w:numPr>
          <w:ilvl w:val="0"/>
          <w:numId w:val="31"/>
        </w:numPr>
        <w:ind w:firstLineChars="0"/>
        <w:rPr>
          <w:rFonts w:ascii="华文细黑" w:eastAsia="华文细黑" w:hAnsi="华文细黑"/>
          <w:sz w:val="24"/>
          <w:szCs w:val="24"/>
        </w:rPr>
      </w:pPr>
      <w:r w:rsidRPr="00185B44">
        <w:rPr>
          <w:rFonts w:ascii="华文细黑" w:eastAsia="华文细黑" w:hAnsi="华文细黑"/>
          <w:sz w:val="24"/>
          <w:szCs w:val="24"/>
        </w:rPr>
        <w:t></w:t>
      </w:r>
      <w:r w:rsidRPr="00185B44">
        <w:rPr>
          <w:rFonts w:ascii="华文细黑" w:eastAsia="华文细黑" w:hAnsi="华文细黑"/>
          <w:b/>
          <w:sz w:val="24"/>
          <w:szCs w:val="24"/>
        </w:rPr>
        <w:tab/>
      </w:r>
      <w:r w:rsidRPr="00185B44">
        <w:rPr>
          <w:rFonts w:ascii="华文细黑" w:eastAsia="华文细黑" w:hAnsi="华文细黑" w:hint="eastAsia"/>
          <w:b/>
          <w:sz w:val="24"/>
          <w:szCs w:val="24"/>
        </w:rPr>
        <w:t>统计分析与报表系生成</w:t>
      </w:r>
    </w:p>
    <w:p w:rsidR="00185B44" w:rsidRPr="00185B44" w:rsidRDefault="00185B44" w:rsidP="00185B44">
      <w:pPr>
        <w:rPr>
          <w:rFonts w:ascii="华文细黑" w:eastAsia="华文细黑" w:hAnsi="华文细黑"/>
          <w:sz w:val="24"/>
          <w:szCs w:val="24"/>
        </w:rPr>
      </w:pPr>
      <w:r w:rsidRPr="00185B44">
        <w:rPr>
          <w:rFonts w:ascii="华文细黑" w:eastAsia="华文细黑" w:hAnsi="华文细黑"/>
          <w:sz w:val="24"/>
          <w:szCs w:val="24"/>
        </w:rPr>
        <w:t></w:t>
      </w:r>
      <w:r w:rsidRPr="00185B44">
        <w:rPr>
          <w:rFonts w:ascii="华文细黑" w:eastAsia="华文细黑" w:hAnsi="华文细黑"/>
          <w:sz w:val="24"/>
          <w:szCs w:val="24"/>
        </w:rPr>
        <w:tab/>
      </w:r>
      <w:r w:rsidRPr="00185B44">
        <w:rPr>
          <w:rFonts w:ascii="华文细黑" w:eastAsia="华文细黑" w:hAnsi="华文细黑" w:hint="eastAsia"/>
          <w:sz w:val="24"/>
          <w:szCs w:val="24"/>
        </w:rPr>
        <w:t>公安绩效评估系统能够从整体的评分结果中汇总出统计结果，并且显示与打印，生成相关的报表。</w:t>
      </w:r>
    </w:p>
    <w:p w:rsidR="001360F8" w:rsidRDefault="001360F8" w:rsidP="001360F8">
      <w:pPr>
        <w:pStyle w:val="1"/>
      </w:pPr>
      <w:bookmarkStart w:id="6853" w:name="_Toc485218426"/>
      <w:r>
        <w:lastRenderedPageBreak/>
        <w:t>系统核心</w:t>
      </w:r>
      <w:bookmarkEnd w:id="6848"/>
      <w:r>
        <w:rPr>
          <w:rFonts w:hint="eastAsia"/>
        </w:rPr>
        <w:t>技术</w:t>
      </w:r>
      <w:bookmarkEnd w:id="6853"/>
    </w:p>
    <w:p w:rsidR="001360F8" w:rsidRDefault="001360F8" w:rsidP="001360F8">
      <w:pPr>
        <w:pStyle w:val="2"/>
      </w:pPr>
      <w:bookmarkStart w:id="6854" w:name="_Toc472864270"/>
      <w:bookmarkStart w:id="6855" w:name="_Toc485218427"/>
      <w:r>
        <w:t>CC-ETL</w:t>
      </w:r>
      <w:r>
        <w:t>数据处理软件</w:t>
      </w:r>
      <w:bookmarkEnd w:id="6854"/>
      <w:bookmarkEnd w:id="6855"/>
    </w:p>
    <w:p w:rsidR="001360F8" w:rsidRDefault="001360F8" w:rsidP="001360F8">
      <w:pPr>
        <w:pStyle w:val="3"/>
      </w:pPr>
      <w:bookmarkStart w:id="6856" w:name="_Toc449435973"/>
      <w:bookmarkStart w:id="6857" w:name="_Toc453523561"/>
      <w:bookmarkStart w:id="6858" w:name="_Toc485218428"/>
      <w:r>
        <w:t>CC-ETL</w:t>
      </w:r>
      <w:r>
        <w:t>基础介绍</w:t>
      </w:r>
      <w:bookmarkEnd w:id="6856"/>
      <w:bookmarkEnd w:id="6857"/>
      <w:bookmarkEnd w:id="6858"/>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匡信大数据处理软件（以下简称CC-ETL软件），可以帮助行业用户实现多个业务系统间跨平台的原始数据整合快速实现多种数据源的数据抓取、数据转换与处理、数据质量控制及目标数据库加载，适用于将多个业务系统的海量、异构原始数据进行整合，主要作为大数据环境下数据仓库、商业智能等应用的ETL数据整合工具，也可以很好地支持目前各大行业和领域的数据大集中、主题库/基础库、运营数据存储等应用需求。</w:t>
      </w:r>
    </w:p>
    <w:p w:rsidR="001360F8" w:rsidRDefault="001360F8" w:rsidP="001360F8">
      <w:pPr>
        <w:pStyle w:val="11"/>
        <w:ind w:firstLine="480"/>
        <w:rPr>
          <w:rFonts w:ascii="华文细黑" w:eastAsia="华文细黑" w:hAnsi="华文细黑"/>
          <w:sz w:val="24"/>
        </w:rPr>
      </w:pPr>
      <w:r>
        <w:rPr>
          <w:rFonts w:ascii="华文细黑" w:eastAsia="华文细黑" w:hAnsi="华文细黑" w:hint="eastAsia"/>
          <w:sz w:val="24"/>
        </w:rPr>
        <w:t>CC-ETL通过核心组件和插件结合的方式实现数据的处理。对主流数据库如Oracle、MySQL、HBASE等数据库等以插件的方式进行开发，提供数据接口（其他数据库支持插件可定制）。并在ETL中对主流数据库与数据中心数据库建立字段映射关系，因为每种数据的字段类型和命令都有所不同，以数据中心为标准进行规范统一。</w:t>
      </w:r>
    </w:p>
    <w:p w:rsidR="001360F8" w:rsidRDefault="001360F8" w:rsidP="001360F8">
      <w:pPr>
        <w:keepNext/>
      </w:pPr>
      <w:r>
        <w:rPr>
          <w:noProof/>
        </w:rPr>
        <w:lastRenderedPageBreak/>
        <w:drawing>
          <wp:inline distT="0" distB="0" distL="0" distR="0" wp14:anchorId="0549232B" wp14:editId="61D6E5E9">
            <wp:extent cx="5400675" cy="29908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00675" cy="2990850"/>
                    </a:xfrm>
                    <a:prstGeom prst="rect">
                      <a:avLst/>
                    </a:prstGeom>
                    <a:noFill/>
                    <a:ln>
                      <a:noFill/>
                    </a:ln>
                  </pic:spPr>
                </pic:pic>
              </a:graphicData>
            </a:graphic>
          </wp:inline>
        </w:drawing>
      </w:r>
    </w:p>
    <w:p w:rsidR="001360F8" w:rsidRDefault="001723AF" w:rsidP="001360F8">
      <w:pPr>
        <w:pStyle w:val="a8"/>
        <w:spacing w:before="156"/>
        <w:ind w:firstLine="400"/>
      </w:pPr>
      <w:fldSimple w:instr=" SEQ Figure \* ARABIC ">
        <w:r w:rsidR="001A64CF">
          <w:rPr>
            <w:noProof/>
          </w:rPr>
          <w:t>3</w:t>
        </w:r>
      </w:fldSimple>
      <w:r w:rsidR="001360F8">
        <w:rPr>
          <w:rFonts w:hint="eastAsia"/>
        </w:rPr>
        <w:t>CC-ETL</w:t>
      </w:r>
      <w:r w:rsidR="001360F8">
        <w:rPr>
          <w:rFonts w:hint="eastAsia"/>
        </w:rPr>
        <w:t>总体架构</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数据抽取：</w:t>
      </w:r>
      <w:r>
        <w:rPr>
          <w:rFonts w:ascii="华文细黑" w:eastAsia="华文细黑" w:hAnsi="华文细黑" w:hint="eastAsia"/>
          <w:sz w:val="24"/>
          <w:szCs w:val="24"/>
        </w:rPr>
        <w:t>通过各种渠道进行数据采集（存储与内存、数据库)</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数据转换：</w:t>
      </w:r>
      <w:r>
        <w:rPr>
          <w:rFonts w:ascii="华文细黑" w:eastAsia="华文细黑" w:hAnsi="华文细黑" w:hint="eastAsia"/>
          <w:sz w:val="24"/>
          <w:szCs w:val="24"/>
        </w:rPr>
        <w:t>将各种形式的数据转换为规范格式的数据。</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数据清洗：</w:t>
      </w:r>
      <w:r>
        <w:rPr>
          <w:rFonts w:ascii="华文细黑" w:eastAsia="华文细黑" w:hAnsi="华文细黑" w:hint="eastAsia"/>
          <w:sz w:val="24"/>
          <w:szCs w:val="24"/>
        </w:rPr>
        <w:t>将脏数据和不完整的数据过滤掉。</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数据分发：</w:t>
      </w:r>
      <w:r>
        <w:rPr>
          <w:rFonts w:ascii="华文细黑" w:eastAsia="华文细黑" w:hAnsi="华文细黑" w:hint="eastAsia"/>
          <w:sz w:val="24"/>
          <w:szCs w:val="24"/>
        </w:rPr>
        <w:t>将订阅数据、关注数据定期推送给用户。</w:t>
      </w:r>
    </w:p>
    <w:p w:rsidR="001360F8" w:rsidRDefault="001360F8" w:rsidP="001360F8">
      <w:pPr>
        <w:numPr>
          <w:ilvl w:val="0"/>
          <w:numId w:val="4"/>
        </w:numPr>
        <w:spacing w:line="360" w:lineRule="auto"/>
        <w:rPr>
          <w:rFonts w:ascii="华文细黑" w:eastAsia="华文细黑" w:hAnsi="华文细黑"/>
          <w:sz w:val="24"/>
          <w:szCs w:val="24"/>
        </w:rPr>
      </w:pPr>
      <w:r>
        <w:rPr>
          <w:rFonts w:ascii="华文细黑" w:eastAsia="华文细黑" w:hAnsi="华文细黑" w:hint="eastAsia"/>
          <w:b/>
          <w:bCs/>
          <w:sz w:val="24"/>
          <w:szCs w:val="24"/>
        </w:rPr>
        <w:t>数据加载：</w:t>
      </w:r>
      <w:r>
        <w:rPr>
          <w:rFonts w:ascii="华文细黑" w:eastAsia="华文细黑" w:hAnsi="华文细黑" w:hint="eastAsia"/>
          <w:sz w:val="24"/>
          <w:szCs w:val="24"/>
        </w:rPr>
        <w:t>将所有有效数据存储起来供用户查询。</w:t>
      </w:r>
    </w:p>
    <w:p w:rsidR="001360F8" w:rsidRDefault="001360F8" w:rsidP="00E06D51">
      <w:pPr>
        <w:pStyle w:val="3"/>
      </w:pPr>
      <w:bookmarkStart w:id="6859" w:name="_Toc449435974"/>
      <w:bookmarkStart w:id="6860" w:name="_Toc453523562"/>
      <w:bookmarkStart w:id="6861" w:name="_Toc485218429"/>
      <w:r>
        <w:t>CC-ETL</w:t>
      </w:r>
      <w:r>
        <w:t>功能设计</w:t>
      </w:r>
      <w:bookmarkEnd w:id="6859"/>
      <w:bookmarkEnd w:id="6860"/>
      <w:bookmarkEnd w:id="6861"/>
    </w:p>
    <w:p w:rsidR="001360F8" w:rsidRDefault="001360F8" w:rsidP="00460E2F">
      <w:pPr>
        <w:pStyle w:val="4"/>
      </w:pPr>
      <w:r>
        <w:t>数据抽取</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数据抽取过程是ETL的第一个阶段。提供类似水泵的抽取动力源。需要支持众多的输入源：</w:t>
      </w:r>
    </w:p>
    <w:p w:rsidR="001360F8" w:rsidRDefault="001360F8" w:rsidP="001360F8">
      <w:pPr>
        <w:numPr>
          <w:ilvl w:val="0"/>
          <w:numId w:val="5"/>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支持多数据库输入方式，包括Oracle/SQL Server/DB2/My SQL等</w:t>
      </w:r>
    </w:p>
    <w:p w:rsidR="001360F8" w:rsidRDefault="001360F8" w:rsidP="001360F8">
      <w:pPr>
        <w:numPr>
          <w:ilvl w:val="0"/>
          <w:numId w:val="5"/>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接口方式输入格式化数据，http/socket/webService</w:t>
      </w:r>
      <w:r>
        <w:rPr>
          <w:rFonts w:ascii="华文细黑" w:eastAsia="华文细黑" w:hAnsi="华文细黑"/>
          <w:sz w:val="24"/>
          <w:szCs w:val="24"/>
        </w:rPr>
        <w:t>，</w:t>
      </w:r>
    </w:p>
    <w:p w:rsidR="001360F8" w:rsidRDefault="001360F8" w:rsidP="001360F8">
      <w:pPr>
        <w:numPr>
          <w:ilvl w:val="0"/>
          <w:numId w:val="5"/>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lastRenderedPageBreak/>
        <w:t>在提供传统全量输入的同时，提供</w:t>
      </w:r>
      <w:r>
        <w:rPr>
          <w:rFonts w:ascii="华文细黑" w:eastAsia="华文细黑" w:hAnsi="华文细黑" w:hint="eastAsia"/>
          <w:b/>
          <w:bCs/>
          <w:sz w:val="24"/>
          <w:szCs w:val="24"/>
        </w:rPr>
        <w:t>增量输入</w:t>
      </w:r>
      <w:r>
        <w:rPr>
          <w:rFonts w:ascii="华文细黑" w:eastAsia="华文细黑" w:hAnsi="华文细黑" w:hint="eastAsia"/>
          <w:sz w:val="24"/>
          <w:szCs w:val="24"/>
        </w:rPr>
        <w:t xml:space="preserve">（输入后期增加、删除的数据，大大减少后期维护工作、节约资源、提高性能、降低成本）     </w:t>
      </w:r>
    </w:p>
    <w:p w:rsidR="001360F8" w:rsidRDefault="001360F8" w:rsidP="001360F8">
      <w:pPr>
        <w:jc w:val="center"/>
      </w:pPr>
      <w:r>
        <w:rPr>
          <w:noProof/>
        </w:rPr>
        <w:drawing>
          <wp:inline distT="0" distB="0" distL="0" distR="0" wp14:anchorId="0C3F0BD1" wp14:editId="69B5012D">
            <wp:extent cx="3238500" cy="204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238500" cy="2047875"/>
                    </a:xfrm>
                    <a:prstGeom prst="rect">
                      <a:avLst/>
                    </a:prstGeom>
                    <a:noFill/>
                    <a:ln>
                      <a:noFill/>
                    </a:ln>
                  </pic:spPr>
                </pic:pic>
              </a:graphicData>
            </a:graphic>
          </wp:inline>
        </w:drawing>
      </w:r>
    </w:p>
    <w:p w:rsidR="001360F8" w:rsidRDefault="001360F8" w:rsidP="00460E2F">
      <w:pPr>
        <w:pStyle w:val="4"/>
      </w:pPr>
      <w:r>
        <w:t>数据转化</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数据转换的主要任务是进行不一致的数据转换、数据粒度的转换、以及一些业务规则的计算。基本任务包括：数据的选择、分离/合并、转化、汇总和丰富（变形）。</w:t>
      </w:r>
    </w:p>
    <w:p w:rsidR="001360F8" w:rsidRDefault="001360F8" w:rsidP="001360F8">
      <w:pPr>
        <w:numPr>
          <w:ilvl w:val="0"/>
          <w:numId w:val="6"/>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不一致数据转换：这个过程是一个整合的过程，将不同业务系统的相同类型的数据进行统一，比如同一个订单在结算系统的编码是XX0001，而在CRM中编码是YY0001，这样在抽取过来之后统一转换成一个编码。</w:t>
      </w:r>
    </w:p>
    <w:p w:rsidR="001360F8" w:rsidRDefault="001360F8" w:rsidP="001360F8">
      <w:pPr>
        <w:numPr>
          <w:ilvl w:val="0"/>
          <w:numId w:val="6"/>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数据粒度的转换：业务系统一般存储非常明细的数据，而数据仓库中数据是用来分析的，不需要非常明细的数据。一般情况下，会将业务系统数据按照数据仓库粒度进行聚合。</w:t>
      </w:r>
    </w:p>
    <w:p w:rsidR="001360F8" w:rsidRDefault="001360F8" w:rsidP="001360F8">
      <w:pPr>
        <w:numPr>
          <w:ilvl w:val="0"/>
          <w:numId w:val="6"/>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业务规则的计算：不同的企业有不同的业务规则、不同的数据指标，这些指标有的时候不是简单的加加减减就能完成，这个时候需要在ETL中将这些数据指标计算好了之后存储在数据仓库中，以供分析使用。</w:t>
      </w:r>
    </w:p>
    <w:p w:rsidR="001360F8" w:rsidRDefault="001360F8" w:rsidP="001360F8">
      <w:pPr>
        <w:jc w:val="center"/>
      </w:pPr>
      <w:r>
        <w:rPr>
          <w:noProof/>
        </w:rPr>
        <w:lastRenderedPageBreak/>
        <w:drawing>
          <wp:inline distT="0" distB="0" distL="0" distR="0" wp14:anchorId="5FFB1AA6" wp14:editId="3F3A4372">
            <wp:extent cx="3238500" cy="21050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38500" cy="2105025"/>
                    </a:xfrm>
                    <a:prstGeom prst="rect">
                      <a:avLst/>
                    </a:prstGeom>
                    <a:noFill/>
                    <a:ln>
                      <a:noFill/>
                    </a:ln>
                  </pic:spPr>
                </pic:pic>
              </a:graphicData>
            </a:graphic>
          </wp:inline>
        </w:drawing>
      </w:r>
    </w:p>
    <w:p w:rsidR="001360F8" w:rsidRDefault="001360F8" w:rsidP="00460E2F">
      <w:pPr>
        <w:pStyle w:val="4"/>
      </w:pPr>
      <w:r>
        <w:t>数据清洗</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数据清洗保证清洗后数据的数据质量，减少错误和不一致性、解决对象识别的过程</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确保清洗后的数据满足一致性（consistency）、正确性(correctness)、完整性(completeness)和最小性(minimality) 4大要求。</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单数据源模式层问题（如缺少完整性约束、糟糕的模式设计等）、单数据源实例层问题（如数据输入错误）、多数据源模式层问题（如异构数据模型和模式设计等）、多数据源实例层问题（如冗余、冲突、不一致的数据等）</w:t>
      </w:r>
    </w:p>
    <w:p w:rsidR="001360F8" w:rsidRDefault="001360F8" w:rsidP="001360F8">
      <w:pPr>
        <w:numPr>
          <w:ilvl w:val="0"/>
          <w:numId w:val="7"/>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对数据进行规范化，把错误数据进行纠正，缺少数据进行增加</w:t>
      </w:r>
    </w:p>
    <w:p w:rsidR="001360F8" w:rsidRDefault="001360F8" w:rsidP="001360F8">
      <w:pPr>
        <w:numPr>
          <w:ilvl w:val="0"/>
          <w:numId w:val="7"/>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对数据进行检查，把无效数据进行过滤，阻止输出</w:t>
      </w:r>
    </w:p>
    <w:p w:rsidR="001360F8" w:rsidRDefault="001360F8" w:rsidP="001360F8">
      <w:pPr>
        <w:numPr>
          <w:ilvl w:val="0"/>
          <w:numId w:val="7"/>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数据清洗的任务就是过滤掉那些不符合要求的数据，将过滤的结果交给业务部门，由业务部门确认是否修正后再进行抽取，三大类不符合要求的数据：不完整的数据、错误的数据、重复的数据。</w:t>
      </w:r>
    </w:p>
    <w:p w:rsidR="001360F8" w:rsidRDefault="001360F8" w:rsidP="001360F8">
      <w:pPr>
        <w:numPr>
          <w:ilvl w:val="0"/>
          <w:numId w:val="7"/>
        </w:numPr>
        <w:spacing w:line="360" w:lineRule="auto"/>
        <w:ind w:firstLineChars="200" w:firstLine="480"/>
        <w:rPr>
          <w:rFonts w:ascii="华文细黑" w:eastAsia="华文细黑" w:hAnsi="华文细黑"/>
          <w:sz w:val="24"/>
          <w:szCs w:val="24"/>
        </w:rPr>
      </w:pPr>
      <w:r>
        <w:rPr>
          <w:rFonts w:ascii="华文细黑" w:eastAsia="华文细黑" w:hAnsi="华文细黑" w:hint="eastAsia"/>
          <w:sz w:val="24"/>
          <w:szCs w:val="24"/>
        </w:rPr>
        <w:t xml:space="preserve">数据清洗是一个反复的过程，不可能在几天内完成，只有不断的发现问题、解决问题。     </w:t>
      </w:r>
    </w:p>
    <w:p w:rsidR="001360F8" w:rsidRDefault="001360F8" w:rsidP="001360F8">
      <w:pPr>
        <w:jc w:val="center"/>
        <w:rPr>
          <w:rFonts w:ascii="华文细黑" w:eastAsia="华文细黑" w:hAnsi="华文细黑"/>
          <w:sz w:val="24"/>
          <w:szCs w:val="24"/>
        </w:rPr>
      </w:pPr>
      <w:r>
        <w:rPr>
          <w:rFonts w:ascii="华文细黑" w:eastAsia="华文细黑" w:hAnsi="华文细黑"/>
          <w:noProof/>
          <w:sz w:val="24"/>
          <w:szCs w:val="24"/>
        </w:rPr>
        <w:lastRenderedPageBreak/>
        <w:drawing>
          <wp:inline distT="0" distB="0" distL="0" distR="0" wp14:anchorId="393A50E5" wp14:editId="0D3E2AED">
            <wp:extent cx="3238500" cy="20288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238500" cy="2028825"/>
                    </a:xfrm>
                    <a:prstGeom prst="rect">
                      <a:avLst/>
                    </a:prstGeom>
                    <a:noFill/>
                    <a:ln>
                      <a:noFill/>
                    </a:ln>
                  </pic:spPr>
                </pic:pic>
              </a:graphicData>
            </a:graphic>
          </wp:inline>
        </w:drawing>
      </w:r>
    </w:p>
    <w:p w:rsidR="001360F8" w:rsidRDefault="001360F8" w:rsidP="001360F8">
      <w:pPr>
        <w:ind w:firstLine="420"/>
        <w:rPr>
          <w:rFonts w:ascii="华文细黑" w:eastAsia="华文细黑" w:hAnsi="华文细黑"/>
          <w:sz w:val="24"/>
          <w:szCs w:val="24"/>
        </w:rPr>
      </w:pPr>
    </w:p>
    <w:p w:rsidR="001360F8" w:rsidRDefault="001360F8" w:rsidP="00460E2F">
      <w:pPr>
        <w:pStyle w:val="4"/>
      </w:pPr>
      <w:r>
        <w:t>数据加载</w:t>
      </w:r>
    </w:p>
    <w:p w:rsidR="001360F8" w:rsidRDefault="001360F8" w:rsidP="001360F8">
      <w:pPr>
        <w:rPr>
          <w:rFonts w:ascii="华文细黑" w:eastAsia="华文细黑" w:hAnsi="华文细黑"/>
          <w:sz w:val="24"/>
          <w:szCs w:val="24"/>
        </w:rPr>
      </w:pPr>
      <w:r>
        <w:rPr>
          <w:rFonts w:ascii="华文细黑" w:eastAsia="华文细黑" w:hAnsi="华文细黑" w:hint="eastAsia"/>
          <w:sz w:val="24"/>
          <w:szCs w:val="24"/>
        </w:rPr>
        <w:t>数据加载过程即水泵的水注入到水池或者另外水管的过程。</w:t>
      </w:r>
    </w:p>
    <w:p w:rsidR="001360F8" w:rsidRDefault="001360F8" w:rsidP="001360F8">
      <w:pPr>
        <w:rPr>
          <w:rFonts w:ascii="华文细黑" w:eastAsia="华文细黑" w:hAnsi="华文细黑"/>
          <w:sz w:val="24"/>
          <w:szCs w:val="24"/>
        </w:rPr>
      </w:pPr>
      <w:r>
        <w:rPr>
          <w:rFonts w:ascii="华文细黑" w:eastAsia="华文细黑" w:hAnsi="华文细黑" w:hint="eastAsia"/>
          <w:sz w:val="24"/>
          <w:szCs w:val="24"/>
        </w:rPr>
        <w:t>提供数据的初始装载、增量装载和完全刷新几个方面的功能</w:t>
      </w:r>
    </w:p>
    <w:p w:rsidR="001360F8" w:rsidRDefault="001360F8" w:rsidP="001360F8">
      <w:pPr>
        <w:numPr>
          <w:ilvl w:val="0"/>
          <w:numId w:val="8"/>
        </w:numPr>
        <w:spacing w:line="360" w:lineRule="auto"/>
        <w:rPr>
          <w:rFonts w:ascii="华文细黑" w:eastAsia="华文细黑" w:hAnsi="华文细黑"/>
          <w:sz w:val="24"/>
          <w:szCs w:val="24"/>
        </w:rPr>
      </w:pPr>
      <w:r>
        <w:rPr>
          <w:rFonts w:ascii="华文细黑" w:eastAsia="华文细黑" w:hAnsi="华文细黑" w:hint="eastAsia"/>
          <w:sz w:val="24"/>
          <w:szCs w:val="24"/>
        </w:rPr>
        <w:t>支持多数据库输出方式，包括Oracle/SQL Server/DB2/My SQL、kudu等</w:t>
      </w:r>
    </w:p>
    <w:p w:rsidR="001360F8" w:rsidRDefault="001360F8" w:rsidP="001360F8">
      <w:pPr>
        <w:numPr>
          <w:ilvl w:val="0"/>
          <w:numId w:val="8"/>
        </w:numPr>
        <w:spacing w:line="360" w:lineRule="auto"/>
        <w:rPr>
          <w:rFonts w:ascii="华文细黑" w:eastAsia="华文细黑" w:hAnsi="华文细黑"/>
          <w:sz w:val="24"/>
          <w:szCs w:val="24"/>
        </w:rPr>
      </w:pPr>
      <w:r>
        <w:rPr>
          <w:rFonts w:ascii="华文细黑" w:eastAsia="华文细黑" w:hAnsi="华文细黑" w:hint="eastAsia"/>
          <w:sz w:val="24"/>
          <w:szCs w:val="24"/>
        </w:rPr>
        <w:t>适配器方式提供nosql方式输出mongo/hbase</w:t>
      </w:r>
    </w:p>
    <w:p w:rsidR="001360F8" w:rsidRDefault="001360F8" w:rsidP="001360F8">
      <w:pPr>
        <w:numPr>
          <w:ilvl w:val="0"/>
          <w:numId w:val="8"/>
        </w:numPr>
        <w:spacing w:line="360" w:lineRule="auto"/>
        <w:rPr>
          <w:rFonts w:ascii="华文细黑" w:eastAsia="华文细黑" w:hAnsi="华文细黑"/>
          <w:sz w:val="24"/>
          <w:szCs w:val="24"/>
        </w:rPr>
      </w:pPr>
      <w:r>
        <w:rPr>
          <w:rFonts w:ascii="华文细黑" w:eastAsia="华文细黑" w:hAnsi="华文细黑"/>
          <w:sz w:val="24"/>
          <w:szCs w:val="24"/>
        </w:rPr>
        <w:t>K</w:t>
      </w:r>
      <w:r>
        <w:rPr>
          <w:rFonts w:ascii="华文细黑" w:eastAsia="华文细黑" w:hAnsi="华文细黑" w:hint="eastAsia"/>
          <w:sz w:val="24"/>
          <w:szCs w:val="24"/>
        </w:rPr>
        <w:t>afka/Mq/http/webservice等接口的输出</w:t>
      </w:r>
    </w:p>
    <w:p w:rsidR="001360F8" w:rsidRDefault="001360F8" w:rsidP="001360F8">
      <w:pPr>
        <w:numPr>
          <w:ilvl w:val="0"/>
          <w:numId w:val="8"/>
        </w:numPr>
        <w:spacing w:line="360" w:lineRule="auto"/>
        <w:rPr>
          <w:rFonts w:ascii="华文细黑" w:eastAsia="华文细黑" w:hAnsi="华文细黑"/>
          <w:sz w:val="24"/>
          <w:szCs w:val="24"/>
        </w:rPr>
      </w:pPr>
      <w:r>
        <w:rPr>
          <w:rFonts w:ascii="华文细黑" w:eastAsia="华文细黑" w:hAnsi="华文细黑" w:hint="eastAsia"/>
          <w:sz w:val="24"/>
          <w:szCs w:val="24"/>
        </w:rPr>
        <w:t>供所有有效（全量）数据的查询。</w:t>
      </w:r>
    </w:p>
    <w:p w:rsidR="001360F8" w:rsidRDefault="001360F8" w:rsidP="001360F8">
      <w:pPr>
        <w:jc w:val="center"/>
      </w:pPr>
      <w:r>
        <w:rPr>
          <w:noProof/>
        </w:rPr>
        <w:drawing>
          <wp:inline distT="0" distB="0" distL="0" distR="0" wp14:anchorId="25016F63" wp14:editId="431ADFAA">
            <wp:extent cx="3238500" cy="1771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238500" cy="1771650"/>
                    </a:xfrm>
                    <a:prstGeom prst="rect">
                      <a:avLst/>
                    </a:prstGeom>
                    <a:noFill/>
                    <a:ln>
                      <a:noFill/>
                    </a:ln>
                  </pic:spPr>
                </pic:pic>
              </a:graphicData>
            </a:graphic>
          </wp:inline>
        </w:drawing>
      </w:r>
    </w:p>
    <w:p w:rsidR="001360F8" w:rsidRDefault="001360F8" w:rsidP="001360F8">
      <w:pPr>
        <w:pStyle w:val="2"/>
      </w:pPr>
      <w:bookmarkStart w:id="6862" w:name="_Toc472864271"/>
      <w:bookmarkStart w:id="6863" w:name="_Toc485218430"/>
      <w:r>
        <w:lastRenderedPageBreak/>
        <w:t>CC-Albus</w:t>
      </w:r>
      <w:r>
        <w:t>数据服务总线</w:t>
      </w:r>
      <w:bookmarkEnd w:id="6862"/>
      <w:bookmarkEnd w:id="6863"/>
    </w:p>
    <w:p w:rsidR="001360F8" w:rsidRDefault="001360F8" w:rsidP="001360F8">
      <w:pPr>
        <w:pStyle w:val="3"/>
        <w:rPr>
          <w:bCs w:val="0"/>
        </w:rPr>
      </w:pPr>
      <w:bookmarkStart w:id="6864" w:name="_Toc453523565"/>
      <w:bookmarkStart w:id="6865" w:name="_Toc449435977"/>
      <w:bookmarkStart w:id="6866" w:name="_Toc403979410"/>
      <w:bookmarkStart w:id="6867" w:name="_Toc444612995"/>
      <w:bookmarkStart w:id="6868" w:name="_Toc485218431"/>
      <w:r>
        <w:rPr>
          <w:rFonts w:hint="eastAsia"/>
          <w:bCs w:val="0"/>
        </w:rPr>
        <w:t>ALB</w:t>
      </w:r>
      <w:r>
        <w:rPr>
          <w:bCs w:val="0"/>
        </w:rPr>
        <w:t>us</w:t>
      </w:r>
      <w:r>
        <w:rPr>
          <w:bCs w:val="0"/>
        </w:rPr>
        <w:t>服务总线定义</w:t>
      </w:r>
      <w:bookmarkEnd w:id="6864"/>
      <w:bookmarkEnd w:id="6865"/>
      <w:bookmarkEnd w:id="6866"/>
      <w:bookmarkEnd w:id="6867"/>
      <w:bookmarkEnd w:id="6868"/>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ALBus服务总线技术是</w:t>
      </w:r>
      <w:r>
        <w:rPr>
          <w:rFonts w:ascii="华文细黑" w:eastAsia="华文细黑" w:hAnsi="华文细黑"/>
          <w:sz w:val="24"/>
          <w:szCs w:val="24"/>
        </w:rPr>
        <w:t>一个基于标准化协议和框架的</w:t>
      </w:r>
      <w:r>
        <w:rPr>
          <w:rFonts w:ascii="华文细黑" w:eastAsia="华文细黑" w:hAnsi="华文细黑" w:hint="eastAsia"/>
          <w:sz w:val="24"/>
          <w:szCs w:val="24"/>
        </w:rPr>
        <w:t>服务</w:t>
      </w:r>
      <w:r>
        <w:rPr>
          <w:rFonts w:ascii="华文细黑" w:eastAsia="华文细黑" w:hAnsi="华文细黑"/>
          <w:sz w:val="24"/>
          <w:szCs w:val="24"/>
        </w:rPr>
        <w:t>接口总线</w:t>
      </w:r>
      <w:r>
        <w:rPr>
          <w:rFonts w:ascii="华文细黑" w:eastAsia="华文细黑" w:hAnsi="华文细黑" w:hint="eastAsia"/>
          <w:sz w:val="24"/>
          <w:szCs w:val="24"/>
        </w:rPr>
        <w:t>产品</w:t>
      </w:r>
      <w:r>
        <w:rPr>
          <w:rFonts w:ascii="华文细黑" w:eastAsia="华文细黑" w:hAnsi="华文细黑"/>
          <w:sz w:val="24"/>
          <w:szCs w:val="24"/>
        </w:rPr>
        <w:t>，属于自主开发，完全自主版权的软件产品技术。</w:t>
      </w:r>
    </w:p>
    <w:p w:rsidR="001360F8" w:rsidRDefault="001360F8" w:rsidP="001360F8">
      <w:pPr>
        <w:ind w:firstLine="420"/>
        <w:rPr>
          <w:szCs w:val="24"/>
        </w:rPr>
      </w:pPr>
      <w:r>
        <w:rPr>
          <w:noProof/>
          <w:szCs w:val="24"/>
        </w:rPr>
        <w:drawing>
          <wp:inline distT="0" distB="0" distL="0" distR="0">
            <wp:extent cx="4842510" cy="3738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510" cy="3738245"/>
                    </a:xfrm>
                    <a:prstGeom prst="rect">
                      <a:avLst/>
                    </a:prstGeom>
                    <a:noFill/>
                    <a:ln>
                      <a:noFill/>
                    </a:ln>
                  </pic:spPr>
                </pic:pic>
              </a:graphicData>
            </a:graphic>
          </wp:inline>
        </w:drawing>
      </w:r>
    </w:p>
    <w:p w:rsidR="001360F8" w:rsidRDefault="001360F8" w:rsidP="001360F8">
      <w:pPr>
        <w:ind w:firstLine="420"/>
        <w:rPr>
          <w:rFonts w:ascii="华文细黑" w:eastAsia="华文细黑" w:hAnsi="华文细黑"/>
          <w:sz w:val="24"/>
          <w:szCs w:val="24"/>
        </w:rPr>
      </w:pPr>
      <w:r>
        <w:rPr>
          <w:rFonts w:ascii="华文细黑" w:eastAsia="华文细黑" w:hAnsi="华文细黑"/>
          <w:sz w:val="24"/>
          <w:szCs w:val="24"/>
        </w:rPr>
        <w:t>ALBus服务总线</w:t>
      </w:r>
      <w:r>
        <w:rPr>
          <w:rFonts w:ascii="华文细黑" w:eastAsia="华文细黑" w:hAnsi="华文细黑" w:hint="eastAsia"/>
          <w:sz w:val="24"/>
          <w:szCs w:val="24"/>
        </w:rPr>
        <w:t>为</w:t>
      </w:r>
      <w:r>
        <w:rPr>
          <w:rFonts w:ascii="华文细黑" w:eastAsia="华文细黑" w:hAnsi="华文细黑"/>
          <w:sz w:val="24"/>
          <w:szCs w:val="24"/>
        </w:rPr>
        <w:t>业务逻辑实现提供了</w:t>
      </w:r>
      <w:r>
        <w:rPr>
          <w:rFonts w:ascii="华文细黑" w:eastAsia="华文细黑" w:hAnsi="华文细黑" w:hint="eastAsia"/>
          <w:sz w:val="24"/>
          <w:szCs w:val="24"/>
        </w:rPr>
        <w:t>基于多种</w:t>
      </w:r>
      <w:r>
        <w:rPr>
          <w:rFonts w:ascii="华文细黑" w:eastAsia="华文细黑" w:hAnsi="华文细黑"/>
          <w:sz w:val="24"/>
          <w:szCs w:val="24"/>
        </w:rPr>
        <w:t>通讯和数据协议</w:t>
      </w:r>
      <w:r>
        <w:rPr>
          <w:rFonts w:ascii="华文细黑" w:eastAsia="华文细黑" w:hAnsi="华文细黑" w:hint="eastAsia"/>
          <w:sz w:val="24"/>
          <w:szCs w:val="24"/>
        </w:rPr>
        <w:t>的</w:t>
      </w:r>
      <w:r>
        <w:rPr>
          <w:rFonts w:ascii="华文细黑" w:eastAsia="华文细黑" w:hAnsi="华文细黑"/>
          <w:sz w:val="24"/>
          <w:szCs w:val="24"/>
        </w:rPr>
        <w:t>业务服务接口调用解决方案</w:t>
      </w:r>
      <w:r>
        <w:rPr>
          <w:rFonts w:ascii="华文细黑" w:eastAsia="华文细黑" w:hAnsi="华文细黑" w:hint="eastAsia"/>
          <w:sz w:val="24"/>
          <w:szCs w:val="24"/>
        </w:rPr>
        <w:t>，</w:t>
      </w:r>
      <w:r>
        <w:rPr>
          <w:rFonts w:ascii="华文细黑" w:eastAsia="华文细黑" w:hAnsi="华文细黑"/>
          <w:sz w:val="24"/>
          <w:szCs w:val="24"/>
        </w:rPr>
        <w:t>拥有以下优点：</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灵活的</w:t>
      </w:r>
      <w:r>
        <w:rPr>
          <w:rFonts w:ascii="华文细黑" w:eastAsia="华文细黑" w:hAnsi="华文细黑" w:hint="eastAsia"/>
          <w:sz w:val="24"/>
        </w:rPr>
        <w:t>部署</w:t>
      </w:r>
      <w:r>
        <w:rPr>
          <w:rFonts w:ascii="华文细黑" w:eastAsia="华文细黑" w:hAnsi="华文细黑"/>
          <w:sz w:val="24"/>
        </w:rPr>
        <w:t>模式</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敏捷</w:t>
      </w:r>
      <w:r>
        <w:rPr>
          <w:rFonts w:ascii="华文细黑" w:eastAsia="华文细黑" w:hAnsi="华文细黑"/>
          <w:sz w:val="24"/>
        </w:rPr>
        <w:t>高效</w:t>
      </w:r>
      <w:r>
        <w:rPr>
          <w:rFonts w:ascii="华文细黑" w:eastAsia="华文细黑" w:hAnsi="华文细黑" w:hint="eastAsia"/>
          <w:sz w:val="24"/>
        </w:rPr>
        <w:t>的业务扩展</w:t>
      </w:r>
      <w:r>
        <w:rPr>
          <w:rFonts w:ascii="华文细黑" w:eastAsia="华文细黑" w:hAnsi="华文细黑"/>
          <w:sz w:val="24"/>
        </w:rPr>
        <w:t>、变更</w:t>
      </w:r>
      <w:r>
        <w:rPr>
          <w:rFonts w:ascii="华文细黑" w:eastAsia="华文细黑" w:hAnsi="华文细黑" w:hint="eastAsia"/>
          <w:sz w:val="24"/>
        </w:rPr>
        <w:t>与</w:t>
      </w:r>
      <w:r>
        <w:rPr>
          <w:rFonts w:ascii="华文细黑" w:eastAsia="华文细黑" w:hAnsi="华文细黑"/>
          <w:sz w:val="24"/>
        </w:rPr>
        <w:t>伸缩</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便捷</w:t>
      </w:r>
      <w:r>
        <w:rPr>
          <w:rFonts w:ascii="华文细黑" w:eastAsia="华文细黑" w:hAnsi="华文细黑"/>
          <w:sz w:val="24"/>
        </w:rPr>
        <w:t>丰富的前后端（</w:t>
      </w:r>
      <w:r>
        <w:rPr>
          <w:rFonts w:ascii="华文细黑" w:eastAsia="华文细黑" w:hAnsi="华文细黑" w:hint="eastAsia"/>
          <w:sz w:val="24"/>
        </w:rPr>
        <w:t>业务使用者</w:t>
      </w:r>
      <w:r>
        <w:rPr>
          <w:rFonts w:ascii="华文细黑" w:eastAsia="华文细黑" w:hAnsi="华文细黑"/>
          <w:sz w:val="24"/>
        </w:rPr>
        <w:t>和业务提供者）</w:t>
      </w:r>
      <w:r>
        <w:rPr>
          <w:rFonts w:ascii="华文细黑" w:eastAsia="华文细黑" w:hAnsi="华文细黑" w:hint="eastAsia"/>
          <w:sz w:val="24"/>
        </w:rPr>
        <w:t>开发手段</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可插拔的系统功能</w:t>
      </w:r>
      <w:r>
        <w:rPr>
          <w:rFonts w:ascii="华文细黑" w:eastAsia="华文细黑" w:hAnsi="华文细黑" w:hint="eastAsia"/>
          <w:sz w:val="24"/>
        </w:rPr>
        <w:t>扩展</w:t>
      </w:r>
    </w:p>
    <w:p w:rsidR="001360F8" w:rsidRDefault="001360F8" w:rsidP="001360F8">
      <w:pPr>
        <w:pStyle w:val="11"/>
        <w:numPr>
          <w:ilvl w:val="0"/>
          <w:numId w:val="9"/>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前后端多重缓存技术支持，确保高并发下保持业务的快速响应</w:t>
      </w:r>
    </w:p>
    <w:p w:rsidR="001360F8" w:rsidRDefault="001360F8" w:rsidP="001360F8">
      <w:pPr>
        <w:ind w:firstLine="420"/>
        <w:rPr>
          <w:rFonts w:ascii="华文细黑" w:eastAsia="华文细黑" w:hAnsi="华文细黑"/>
          <w:sz w:val="24"/>
          <w:szCs w:val="24"/>
        </w:rPr>
      </w:pPr>
      <w:r>
        <w:rPr>
          <w:rFonts w:ascii="华文细黑" w:eastAsia="华文细黑" w:hAnsi="华文细黑"/>
          <w:sz w:val="24"/>
          <w:szCs w:val="24"/>
        </w:rPr>
        <w:t>从而能</w:t>
      </w:r>
      <w:r>
        <w:rPr>
          <w:rFonts w:ascii="华文细黑" w:eastAsia="华文细黑" w:hAnsi="华文细黑" w:hint="eastAsia"/>
          <w:sz w:val="24"/>
          <w:szCs w:val="24"/>
        </w:rPr>
        <w:t>良好</w:t>
      </w:r>
      <w:r>
        <w:rPr>
          <w:rFonts w:ascii="华文细黑" w:eastAsia="华文细黑" w:hAnsi="华文细黑"/>
          <w:sz w:val="24"/>
          <w:szCs w:val="24"/>
        </w:rPr>
        <w:t>的</w:t>
      </w:r>
      <w:r>
        <w:rPr>
          <w:rFonts w:ascii="华文细黑" w:eastAsia="华文细黑" w:hAnsi="华文细黑" w:hint="eastAsia"/>
          <w:sz w:val="24"/>
          <w:szCs w:val="24"/>
        </w:rPr>
        <w:t>适配各种业务</w:t>
      </w:r>
      <w:r>
        <w:rPr>
          <w:rFonts w:ascii="华文细黑" w:eastAsia="华文细黑" w:hAnsi="华文细黑"/>
          <w:sz w:val="24"/>
          <w:szCs w:val="24"/>
        </w:rPr>
        <w:t>场景</w:t>
      </w:r>
      <w:r>
        <w:rPr>
          <w:rFonts w:ascii="华文细黑" w:eastAsia="华文细黑" w:hAnsi="华文细黑" w:hint="eastAsia"/>
          <w:sz w:val="24"/>
          <w:szCs w:val="24"/>
        </w:rPr>
        <w:t>、</w:t>
      </w:r>
      <w:r>
        <w:rPr>
          <w:rFonts w:ascii="华文细黑" w:eastAsia="华文细黑" w:hAnsi="华文细黑"/>
          <w:sz w:val="24"/>
          <w:szCs w:val="24"/>
        </w:rPr>
        <w:t>业务量和业务模式</w:t>
      </w:r>
      <w:r>
        <w:rPr>
          <w:rFonts w:ascii="华文细黑" w:eastAsia="华文细黑" w:hAnsi="华文细黑" w:hint="eastAsia"/>
          <w:sz w:val="24"/>
          <w:szCs w:val="24"/>
        </w:rPr>
        <w:t>。</w:t>
      </w:r>
    </w:p>
    <w:p w:rsidR="001360F8" w:rsidRDefault="001360F8" w:rsidP="001360F8">
      <w:pPr>
        <w:pStyle w:val="3"/>
        <w:rPr>
          <w:bCs w:val="0"/>
        </w:rPr>
      </w:pPr>
      <w:bookmarkStart w:id="6869" w:name="_Toc444612996"/>
      <w:bookmarkStart w:id="6870" w:name="_Toc403979411"/>
      <w:bookmarkStart w:id="6871" w:name="_Toc449435978"/>
      <w:bookmarkStart w:id="6872" w:name="_Toc453523566"/>
      <w:bookmarkStart w:id="6873" w:name="_Toc485218432"/>
      <w:r>
        <w:rPr>
          <w:rFonts w:hint="eastAsia"/>
          <w:bCs w:val="0"/>
        </w:rPr>
        <w:lastRenderedPageBreak/>
        <w:t>ALB</w:t>
      </w:r>
      <w:r>
        <w:rPr>
          <w:bCs w:val="0"/>
        </w:rPr>
        <w:t>us</w:t>
      </w:r>
      <w:r>
        <w:rPr>
          <w:bCs w:val="0"/>
        </w:rPr>
        <w:t>服务总线</w:t>
      </w:r>
      <w:r>
        <w:rPr>
          <w:rFonts w:hint="eastAsia"/>
          <w:bCs w:val="0"/>
        </w:rPr>
        <w:t>概念</w:t>
      </w:r>
      <w:bookmarkEnd w:id="6869"/>
      <w:bookmarkEnd w:id="6870"/>
      <w:bookmarkEnd w:id="6871"/>
      <w:bookmarkEnd w:id="6872"/>
      <w:bookmarkEnd w:id="6873"/>
    </w:p>
    <w:p w:rsidR="001360F8" w:rsidRDefault="001360F8" w:rsidP="001360F8">
      <w:pPr>
        <w:pStyle w:val="11"/>
        <w:numPr>
          <w:ilvl w:val="0"/>
          <w:numId w:val="10"/>
        </w:numPr>
        <w:spacing w:line="360" w:lineRule="auto"/>
        <w:ind w:firstLineChars="0"/>
        <w:rPr>
          <w:b/>
          <w:shd w:val="pct10" w:color="auto" w:fill="FFFFFF"/>
        </w:rPr>
      </w:pPr>
      <w:bookmarkStart w:id="6874" w:name="_Toc403979412"/>
      <w:r>
        <w:rPr>
          <w:rFonts w:hint="eastAsia"/>
          <w:b/>
          <w:shd w:val="pct10" w:color="auto" w:fill="FFFFFF"/>
        </w:rPr>
        <w:t>接口</w:t>
      </w:r>
      <w:bookmarkEnd w:id="6874"/>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业务</w:t>
      </w:r>
      <w:r>
        <w:rPr>
          <w:rFonts w:ascii="华文细黑" w:eastAsia="华文细黑" w:hAnsi="华文细黑"/>
          <w:sz w:val="24"/>
          <w:szCs w:val="24"/>
        </w:rPr>
        <w:t>接口的缩写</w:t>
      </w:r>
      <w:r>
        <w:rPr>
          <w:rFonts w:ascii="华文细黑" w:eastAsia="华文细黑" w:hAnsi="华文细黑" w:hint="eastAsia"/>
          <w:sz w:val="24"/>
          <w:szCs w:val="24"/>
        </w:rPr>
        <w:t>。在ALBus服务总线中</w:t>
      </w:r>
      <w:r>
        <w:rPr>
          <w:rFonts w:ascii="华文细黑" w:eastAsia="华文细黑" w:hAnsi="华文细黑"/>
          <w:sz w:val="24"/>
          <w:szCs w:val="24"/>
        </w:rPr>
        <w:t>一般</w:t>
      </w:r>
      <w:r>
        <w:rPr>
          <w:rFonts w:ascii="华文细黑" w:eastAsia="华文细黑" w:hAnsi="华文细黑" w:hint="eastAsia"/>
          <w:sz w:val="24"/>
          <w:szCs w:val="24"/>
        </w:rPr>
        <w:t>“接口”和“业务”是</w:t>
      </w:r>
      <w:r>
        <w:rPr>
          <w:rFonts w:ascii="华文细黑" w:eastAsia="华文细黑" w:hAnsi="华文细黑"/>
          <w:sz w:val="24"/>
          <w:szCs w:val="24"/>
        </w:rPr>
        <w:t>同义词。</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在ALBus服务总线中</w:t>
      </w:r>
      <w:r>
        <w:rPr>
          <w:rFonts w:ascii="华文细黑" w:eastAsia="华文细黑" w:hAnsi="华文细黑"/>
          <w:sz w:val="24"/>
          <w:szCs w:val="24"/>
        </w:rPr>
        <w:t>，接口被定义成一个基本业务单元，</w:t>
      </w:r>
      <w:r>
        <w:rPr>
          <w:rFonts w:ascii="华文细黑" w:eastAsia="华文细黑" w:hAnsi="华文细黑" w:hint="eastAsia"/>
          <w:sz w:val="24"/>
          <w:szCs w:val="24"/>
        </w:rPr>
        <w:t>作为</w:t>
      </w:r>
      <w:r>
        <w:rPr>
          <w:rFonts w:ascii="华文细黑" w:eastAsia="华文细黑" w:hAnsi="华文细黑"/>
          <w:sz w:val="24"/>
          <w:szCs w:val="24"/>
        </w:rPr>
        <w:t>业务实现</w:t>
      </w:r>
      <w:r>
        <w:rPr>
          <w:rFonts w:ascii="华文细黑" w:eastAsia="华文细黑" w:hAnsi="华文细黑" w:hint="eastAsia"/>
          <w:sz w:val="24"/>
          <w:szCs w:val="24"/>
        </w:rPr>
        <w:t>、</w:t>
      </w:r>
      <w:r>
        <w:rPr>
          <w:rFonts w:ascii="华文细黑" w:eastAsia="华文细黑" w:hAnsi="华文细黑"/>
          <w:sz w:val="24"/>
          <w:szCs w:val="24"/>
        </w:rPr>
        <w:t>发布</w:t>
      </w:r>
      <w:r>
        <w:rPr>
          <w:rFonts w:ascii="华文细黑" w:eastAsia="华文细黑" w:hAnsi="华文细黑" w:hint="eastAsia"/>
          <w:sz w:val="24"/>
          <w:szCs w:val="24"/>
        </w:rPr>
        <w:t>和</w:t>
      </w:r>
      <w:r>
        <w:rPr>
          <w:rFonts w:ascii="华文细黑" w:eastAsia="华文细黑" w:hAnsi="华文细黑"/>
          <w:sz w:val="24"/>
          <w:szCs w:val="24"/>
        </w:rPr>
        <w:t>业务使用的基本单位</w:t>
      </w:r>
      <w:r>
        <w:rPr>
          <w:rFonts w:ascii="华文细黑" w:eastAsia="华文细黑" w:hAnsi="华文细黑" w:hint="eastAsia"/>
          <w:sz w:val="24"/>
          <w:szCs w:val="24"/>
        </w:rPr>
        <w:t>。接口</w:t>
      </w:r>
      <w:r>
        <w:rPr>
          <w:rFonts w:ascii="华文细黑" w:eastAsia="华文细黑" w:hAnsi="华文细黑"/>
          <w:sz w:val="24"/>
          <w:szCs w:val="24"/>
        </w:rPr>
        <w:t>由</w:t>
      </w:r>
      <w:r>
        <w:rPr>
          <w:rFonts w:ascii="华文细黑" w:eastAsia="华文细黑" w:hAnsi="华文细黑" w:hint="eastAsia"/>
          <w:sz w:val="24"/>
          <w:szCs w:val="24"/>
        </w:rPr>
        <w:t>接口</w:t>
      </w:r>
      <w:r>
        <w:rPr>
          <w:rFonts w:ascii="华文细黑" w:eastAsia="华文细黑" w:hAnsi="华文细黑"/>
          <w:sz w:val="24"/>
          <w:szCs w:val="24"/>
        </w:rPr>
        <w:t>名称（</w:t>
      </w:r>
      <w:r>
        <w:rPr>
          <w:rFonts w:ascii="华文细黑" w:eastAsia="华文细黑" w:hAnsi="华文细黑" w:hint="eastAsia"/>
          <w:sz w:val="24"/>
          <w:szCs w:val="24"/>
        </w:rPr>
        <w:t>接口</w:t>
      </w:r>
      <w:r>
        <w:rPr>
          <w:rFonts w:ascii="华文细黑" w:eastAsia="华文细黑" w:hAnsi="华文细黑"/>
          <w:sz w:val="24"/>
          <w:szCs w:val="24"/>
        </w:rPr>
        <w:t>代码）</w:t>
      </w:r>
      <w:r>
        <w:rPr>
          <w:rFonts w:ascii="华文细黑" w:eastAsia="华文细黑" w:hAnsi="华文细黑" w:hint="eastAsia"/>
          <w:sz w:val="24"/>
          <w:szCs w:val="24"/>
        </w:rPr>
        <w:t>唯一</w:t>
      </w:r>
      <w:r>
        <w:rPr>
          <w:rFonts w:ascii="华文细黑" w:eastAsia="华文细黑" w:hAnsi="华文细黑"/>
          <w:sz w:val="24"/>
          <w:szCs w:val="24"/>
        </w:rPr>
        <w:t>定义，</w:t>
      </w:r>
      <w:r>
        <w:rPr>
          <w:rFonts w:ascii="华文细黑" w:eastAsia="华文细黑" w:hAnsi="华文细黑" w:hint="eastAsia"/>
          <w:sz w:val="24"/>
          <w:szCs w:val="24"/>
        </w:rPr>
        <w:t>接口</w:t>
      </w:r>
      <w:r>
        <w:rPr>
          <w:rFonts w:ascii="华文细黑" w:eastAsia="华文细黑" w:hAnsi="华文细黑"/>
          <w:sz w:val="24"/>
          <w:szCs w:val="24"/>
        </w:rPr>
        <w:t>可以拥有多个不同</w:t>
      </w:r>
      <w:r>
        <w:rPr>
          <w:rFonts w:ascii="华文细黑" w:eastAsia="华文细黑" w:hAnsi="华文细黑" w:hint="eastAsia"/>
          <w:sz w:val="24"/>
          <w:szCs w:val="24"/>
        </w:rPr>
        <w:t>版本</w:t>
      </w:r>
      <w:r>
        <w:rPr>
          <w:rFonts w:ascii="华文细黑" w:eastAsia="华文细黑" w:hAnsi="华文细黑"/>
          <w:sz w:val="24"/>
          <w:szCs w:val="24"/>
        </w:rPr>
        <w:t>以包含</w:t>
      </w:r>
      <w:r>
        <w:rPr>
          <w:rFonts w:ascii="华文细黑" w:eastAsia="华文细黑" w:hAnsi="华文细黑" w:hint="eastAsia"/>
          <w:sz w:val="24"/>
          <w:szCs w:val="24"/>
        </w:rPr>
        <w:t>相同</w:t>
      </w:r>
      <w:r>
        <w:rPr>
          <w:rFonts w:ascii="华文细黑" w:eastAsia="华文细黑" w:hAnsi="华文细黑"/>
          <w:sz w:val="24"/>
          <w:szCs w:val="24"/>
        </w:rPr>
        <w:t>业务的差异化实现</w:t>
      </w:r>
      <w:r>
        <w:rPr>
          <w:rFonts w:ascii="华文细黑" w:eastAsia="华文细黑" w:hAnsi="华文细黑" w:hint="eastAsia"/>
          <w:sz w:val="24"/>
          <w:szCs w:val="24"/>
        </w:rPr>
        <w:t>。</w:t>
      </w:r>
    </w:p>
    <w:p w:rsidR="001360F8" w:rsidRDefault="001360F8" w:rsidP="001360F8">
      <w:pPr>
        <w:ind w:firstLine="420"/>
        <w:rPr>
          <w:rFonts w:ascii="华文细黑" w:eastAsia="华文细黑" w:hAnsi="华文细黑"/>
          <w:sz w:val="24"/>
          <w:szCs w:val="24"/>
        </w:rPr>
      </w:pPr>
      <w:r>
        <w:rPr>
          <w:rFonts w:ascii="华文细黑" w:eastAsia="华文细黑" w:hAnsi="华文细黑"/>
          <w:sz w:val="24"/>
          <w:szCs w:val="24"/>
        </w:rPr>
        <w:t>在</w:t>
      </w:r>
      <w:r>
        <w:rPr>
          <w:rFonts w:ascii="华文细黑" w:eastAsia="华文细黑" w:hAnsi="华文细黑" w:hint="eastAsia"/>
          <w:sz w:val="24"/>
          <w:szCs w:val="24"/>
        </w:rPr>
        <w:t>ALB</w:t>
      </w:r>
      <w:r>
        <w:rPr>
          <w:rFonts w:ascii="华文细黑" w:eastAsia="华文细黑" w:hAnsi="华文细黑"/>
          <w:sz w:val="24"/>
          <w:szCs w:val="24"/>
        </w:rPr>
        <w:t>us服务总线</w:t>
      </w:r>
      <w:r>
        <w:rPr>
          <w:rFonts w:ascii="华文细黑" w:eastAsia="华文细黑" w:hAnsi="华文细黑" w:hint="eastAsia"/>
          <w:sz w:val="24"/>
          <w:szCs w:val="24"/>
        </w:rPr>
        <w:t>开发</w:t>
      </w:r>
      <w:r>
        <w:rPr>
          <w:rFonts w:ascii="华文细黑" w:eastAsia="华文细黑" w:hAnsi="华文细黑"/>
          <w:sz w:val="24"/>
          <w:szCs w:val="24"/>
        </w:rPr>
        <w:t>过程中，接口一般是</w:t>
      </w:r>
      <w:r>
        <w:rPr>
          <w:rFonts w:ascii="华文细黑" w:eastAsia="华文细黑" w:hAnsi="华文细黑" w:hint="eastAsia"/>
          <w:sz w:val="24"/>
          <w:szCs w:val="24"/>
        </w:rPr>
        <w:t>ALBus</w:t>
      </w:r>
      <w:r>
        <w:rPr>
          <w:rFonts w:ascii="华文细黑" w:eastAsia="华文细黑" w:hAnsi="华文细黑"/>
          <w:sz w:val="24"/>
          <w:szCs w:val="24"/>
        </w:rPr>
        <w:t>服务总线</w:t>
      </w:r>
      <w:r>
        <w:rPr>
          <w:rFonts w:ascii="华文细黑" w:eastAsia="华文细黑" w:hAnsi="华文细黑" w:hint="eastAsia"/>
          <w:sz w:val="24"/>
          <w:szCs w:val="24"/>
        </w:rPr>
        <w:t>服务</w:t>
      </w:r>
      <w:r>
        <w:rPr>
          <w:rFonts w:ascii="华文细黑" w:eastAsia="华文细黑" w:hAnsi="华文细黑"/>
          <w:sz w:val="24"/>
          <w:szCs w:val="24"/>
        </w:rPr>
        <w:t>端定义的一个方法签名，拥有</w:t>
      </w:r>
      <w:r>
        <w:rPr>
          <w:rFonts w:ascii="华文细黑" w:eastAsia="华文细黑" w:hAnsi="华文细黑" w:hint="eastAsia"/>
          <w:sz w:val="24"/>
          <w:szCs w:val="24"/>
        </w:rPr>
        <w:t>确定</w:t>
      </w:r>
      <w:r>
        <w:rPr>
          <w:rFonts w:ascii="华文细黑" w:eastAsia="华文细黑" w:hAnsi="华文细黑"/>
          <w:sz w:val="24"/>
          <w:szCs w:val="24"/>
        </w:rPr>
        <w:t>的输入和输出类型。</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部署</w:t>
      </w:r>
      <w:r>
        <w:rPr>
          <w:rFonts w:ascii="华文细黑" w:eastAsia="华文细黑" w:hAnsi="华文细黑"/>
          <w:sz w:val="24"/>
          <w:szCs w:val="24"/>
        </w:rPr>
        <w:t>和运维中，接口一般包括服务端</w:t>
      </w:r>
      <w:r>
        <w:rPr>
          <w:rFonts w:ascii="华文细黑" w:eastAsia="华文细黑" w:hAnsi="华文细黑" w:hint="eastAsia"/>
          <w:sz w:val="24"/>
          <w:szCs w:val="24"/>
        </w:rPr>
        <w:t>接口</w:t>
      </w:r>
      <w:r>
        <w:rPr>
          <w:rFonts w:ascii="华文细黑" w:eastAsia="华文细黑" w:hAnsi="华文细黑"/>
          <w:sz w:val="24"/>
          <w:szCs w:val="24"/>
        </w:rPr>
        <w:t>实现和客户端接口存根两个部分。客户端</w:t>
      </w:r>
      <w:r>
        <w:rPr>
          <w:rFonts w:ascii="华文细黑" w:eastAsia="华文细黑" w:hAnsi="华文细黑" w:hint="eastAsia"/>
          <w:sz w:val="24"/>
          <w:szCs w:val="24"/>
        </w:rPr>
        <w:t>可以</w:t>
      </w:r>
      <w:r>
        <w:rPr>
          <w:rFonts w:ascii="华文细黑" w:eastAsia="华文细黑" w:hAnsi="华文细黑"/>
          <w:sz w:val="24"/>
          <w:szCs w:val="24"/>
        </w:rPr>
        <w:t>通过接口存根</w:t>
      </w:r>
      <w:r>
        <w:rPr>
          <w:rFonts w:ascii="华文细黑" w:eastAsia="华文细黑" w:hAnsi="华文细黑" w:hint="eastAsia"/>
          <w:sz w:val="24"/>
          <w:szCs w:val="24"/>
        </w:rPr>
        <w:t>生成</w:t>
      </w:r>
      <w:r>
        <w:rPr>
          <w:rFonts w:ascii="华文细黑" w:eastAsia="华文细黑" w:hAnsi="华文细黑"/>
          <w:sz w:val="24"/>
          <w:szCs w:val="24"/>
        </w:rPr>
        <w:t>接口代理，实现</w:t>
      </w:r>
      <w:r>
        <w:rPr>
          <w:rFonts w:ascii="华文细黑" w:eastAsia="华文细黑" w:hAnsi="华文细黑" w:hint="eastAsia"/>
          <w:sz w:val="24"/>
          <w:szCs w:val="24"/>
        </w:rPr>
        <w:t>代理</w:t>
      </w:r>
      <w:r>
        <w:rPr>
          <w:rFonts w:ascii="华文细黑" w:eastAsia="华文细黑" w:hAnsi="华文细黑"/>
          <w:sz w:val="24"/>
          <w:szCs w:val="24"/>
        </w:rPr>
        <w:t>模式的接口</w:t>
      </w:r>
      <w:r>
        <w:rPr>
          <w:rFonts w:ascii="华文细黑" w:eastAsia="华文细黑" w:hAnsi="华文细黑" w:hint="eastAsia"/>
          <w:sz w:val="24"/>
          <w:szCs w:val="24"/>
        </w:rPr>
        <w:t>调用</w:t>
      </w:r>
      <w:r>
        <w:rPr>
          <w:rFonts w:ascii="华文细黑" w:eastAsia="华文细黑" w:hAnsi="华文细黑"/>
          <w:sz w:val="24"/>
          <w:szCs w:val="24"/>
        </w:rPr>
        <w:t>，也可以脱离接口存根通过</w:t>
      </w:r>
      <w:r>
        <w:rPr>
          <w:rFonts w:ascii="华文细黑" w:eastAsia="华文细黑" w:hAnsi="华文细黑" w:hint="eastAsia"/>
          <w:sz w:val="24"/>
          <w:szCs w:val="24"/>
        </w:rPr>
        <w:t>接口</w:t>
      </w:r>
      <w:r>
        <w:rPr>
          <w:rFonts w:ascii="华文细黑" w:eastAsia="华文细黑" w:hAnsi="华文细黑"/>
          <w:sz w:val="24"/>
          <w:szCs w:val="24"/>
        </w:rPr>
        <w:t>名称和接口版本</w:t>
      </w:r>
      <w:r>
        <w:rPr>
          <w:rFonts w:ascii="华文细黑" w:eastAsia="华文细黑" w:hAnsi="华文细黑" w:hint="eastAsia"/>
          <w:sz w:val="24"/>
          <w:szCs w:val="24"/>
        </w:rPr>
        <w:t>实现</w:t>
      </w:r>
      <w:r>
        <w:rPr>
          <w:rFonts w:ascii="华文细黑" w:eastAsia="华文细黑" w:hAnsi="华文细黑"/>
          <w:sz w:val="24"/>
          <w:szCs w:val="24"/>
        </w:rPr>
        <w:t>接口直接调用</w:t>
      </w:r>
      <w:r>
        <w:rPr>
          <w:rFonts w:ascii="华文细黑" w:eastAsia="华文细黑" w:hAnsi="华文细黑" w:hint="eastAsia"/>
          <w:sz w:val="24"/>
          <w:szCs w:val="24"/>
        </w:rPr>
        <w:t>。</w:t>
      </w:r>
    </w:p>
    <w:p w:rsidR="001360F8" w:rsidRDefault="001360F8" w:rsidP="001360F8">
      <w:pPr>
        <w:pStyle w:val="11"/>
        <w:numPr>
          <w:ilvl w:val="0"/>
          <w:numId w:val="10"/>
        </w:numPr>
        <w:spacing w:line="360" w:lineRule="auto"/>
        <w:ind w:firstLineChars="0"/>
        <w:rPr>
          <w:b/>
          <w:shd w:val="pct10" w:color="auto" w:fill="FFFFFF"/>
        </w:rPr>
      </w:pPr>
      <w:bookmarkStart w:id="6875" w:name="_Toc403979413"/>
      <w:r>
        <w:rPr>
          <w:rFonts w:hint="eastAsia"/>
          <w:b/>
          <w:shd w:val="pct10" w:color="auto" w:fill="FFFFFF"/>
        </w:rPr>
        <w:t>交互</w:t>
      </w:r>
      <w:bookmarkEnd w:id="6875"/>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又可以</w:t>
      </w:r>
      <w:r>
        <w:rPr>
          <w:rFonts w:ascii="华文细黑" w:eastAsia="华文细黑" w:hAnsi="华文细黑"/>
          <w:sz w:val="24"/>
          <w:szCs w:val="24"/>
        </w:rPr>
        <w:t>被称为业务调用、</w:t>
      </w:r>
      <w:r>
        <w:rPr>
          <w:rFonts w:ascii="华文细黑" w:eastAsia="华文细黑" w:hAnsi="华文细黑" w:hint="eastAsia"/>
          <w:sz w:val="24"/>
          <w:szCs w:val="24"/>
        </w:rPr>
        <w:t>业务</w:t>
      </w:r>
      <w:r>
        <w:rPr>
          <w:rFonts w:ascii="华文细黑" w:eastAsia="华文细黑" w:hAnsi="华文细黑"/>
          <w:sz w:val="24"/>
          <w:szCs w:val="24"/>
        </w:rPr>
        <w:t>交互</w:t>
      </w:r>
      <w:r>
        <w:rPr>
          <w:rFonts w:ascii="华文细黑" w:eastAsia="华文细黑" w:hAnsi="华文细黑" w:hint="eastAsia"/>
          <w:sz w:val="24"/>
          <w:szCs w:val="24"/>
        </w:rPr>
        <w:t>、</w:t>
      </w:r>
      <w:r>
        <w:rPr>
          <w:rFonts w:ascii="华文细黑" w:eastAsia="华文细黑" w:hAnsi="华文细黑"/>
          <w:sz w:val="24"/>
          <w:szCs w:val="24"/>
        </w:rPr>
        <w:t>接口调用、接口交互。</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中</w:t>
      </w:r>
      <w:r>
        <w:rPr>
          <w:rFonts w:ascii="华文细黑" w:eastAsia="华文细黑" w:hAnsi="华文细黑"/>
          <w:sz w:val="24"/>
          <w:szCs w:val="24"/>
        </w:rPr>
        <w:t>，</w:t>
      </w:r>
      <w:r>
        <w:rPr>
          <w:rFonts w:ascii="华文细黑" w:eastAsia="华文细黑" w:hAnsi="华文细黑" w:hint="eastAsia"/>
          <w:sz w:val="24"/>
          <w:szCs w:val="24"/>
        </w:rPr>
        <w:t>业务客户端</w:t>
      </w:r>
      <w:r>
        <w:rPr>
          <w:rFonts w:ascii="华文细黑" w:eastAsia="华文细黑" w:hAnsi="华文细黑"/>
          <w:sz w:val="24"/>
          <w:szCs w:val="24"/>
        </w:rPr>
        <w:t>对</w:t>
      </w:r>
      <w:r>
        <w:rPr>
          <w:rFonts w:ascii="华文细黑" w:eastAsia="华文细黑" w:hAnsi="华文细黑" w:hint="eastAsia"/>
          <w:sz w:val="24"/>
          <w:szCs w:val="24"/>
        </w:rPr>
        <w:t>业务</w:t>
      </w:r>
      <w:r>
        <w:rPr>
          <w:rFonts w:ascii="华文细黑" w:eastAsia="华文细黑" w:hAnsi="华文细黑"/>
          <w:sz w:val="24"/>
          <w:szCs w:val="24"/>
        </w:rPr>
        <w:t>接口发起一次</w:t>
      </w:r>
      <w:r>
        <w:rPr>
          <w:rFonts w:ascii="华文细黑" w:eastAsia="华文细黑" w:hAnsi="华文细黑" w:hint="eastAsia"/>
          <w:sz w:val="24"/>
          <w:szCs w:val="24"/>
        </w:rPr>
        <w:t>业务</w:t>
      </w:r>
      <w:r>
        <w:rPr>
          <w:rFonts w:ascii="华文细黑" w:eastAsia="华文细黑" w:hAnsi="华文细黑"/>
          <w:sz w:val="24"/>
          <w:szCs w:val="24"/>
        </w:rPr>
        <w:t>调用</w:t>
      </w:r>
      <w:r>
        <w:rPr>
          <w:rFonts w:ascii="华文细黑" w:eastAsia="华文细黑" w:hAnsi="华文细黑" w:hint="eastAsia"/>
          <w:sz w:val="24"/>
          <w:szCs w:val="24"/>
        </w:rPr>
        <w:t>并</w:t>
      </w:r>
      <w:r>
        <w:rPr>
          <w:rFonts w:ascii="华文细黑" w:eastAsia="华文细黑" w:hAnsi="华文细黑"/>
          <w:sz w:val="24"/>
          <w:szCs w:val="24"/>
        </w:rPr>
        <w:t>获得调用结果（</w:t>
      </w:r>
      <w:r>
        <w:rPr>
          <w:rFonts w:ascii="华文细黑" w:eastAsia="华文细黑" w:hAnsi="华文细黑" w:hint="eastAsia"/>
          <w:sz w:val="24"/>
          <w:szCs w:val="24"/>
        </w:rPr>
        <w:t>调用</w:t>
      </w:r>
      <w:r>
        <w:rPr>
          <w:rFonts w:ascii="华文细黑" w:eastAsia="华文细黑" w:hAnsi="华文细黑"/>
          <w:sz w:val="24"/>
          <w:szCs w:val="24"/>
        </w:rPr>
        <w:t>成功获得输出或调用失败获得错误信息），</w:t>
      </w:r>
      <w:r>
        <w:rPr>
          <w:rFonts w:ascii="华文细黑" w:eastAsia="华文细黑" w:hAnsi="华文细黑" w:hint="eastAsia"/>
          <w:sz w:val="24"/>
          <w:szCs w:val="24"/>
        </w:rPr>
        <w:t>被</w:t>
      </w:r>
      <w:r>
        <w:rPr>
          <w:rFonts w:ascii="华文细黑" w:eastAsia="华文细黑" w:hAnsi="华文细黑"/>
          <w:sz w:val="24"/>
          <w:szCs w:val="24"/>
        </w:rPr>
        <w:t>称为一次交互。</w:t>
      </w:r>
    </w:p>
    <w:p w:rsidR="001360F8" w:rsidRDefault="001360F8" w:rsidP="001360F8">
      <w:pPr>
        <w:pStyle w:val="11"/>
        <w:numPr>
          <w:ilvl w:val="0"/>
          <w:numId w:val="10"/>
        </w:numPr>
        <w:spacing w:line="360" w:lineRule="auto"/>
        <w:ind w:firstLineChars="0"/>
        <w:rPr>
          <w:b/>
          <w:shd w:val="pct10" w:color="auto" w:fill="FFFFFF"/>
        </w:rPr>
      </w:pPr>
      <w:bookmarkStart w:id="6876" w:name="_Toc403979414"/>
      <w:r>
        <w:rPr>
          <w:rFonts w:hint="eastAsia"/>
          <w:b/>
          <w:shd w:val="pct10" w:color="auto" w:fill="FFFFFF"/>
        </w:rPr>
        <w:t>前端</w:t>
      </w:r>
      <w:bookmarkEnd w:id="6876"/>
    </w:p>
    <w:p w:rsidR="001360F8" w:rsidRDefault="001360F8" w:rsidP="001360F8">
      <w:pPr>
        <w:ind w:firstLine="420"/>
        <w:rPr>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中</w:t>
      </w:r>
      <w:r>
        <w:rPr>
          <w:rFonts w:ascii="华文细黑" w:eastAsia="华文细黑" w:hAnsi="华文细黑"/>
          <w:sz w:val="24"/>
          <w:szCs w:val="24"/>
        </w:rPr>
        <w:t>，前端一般指业务</w:t>
      </w:r>
      <w:r>
        <w:rPr>
          <w:rFonts w:ascii="华文细黑" w:eastAsia="华文细黑" w:hAnsi="华文细黑" w:hint="eastAsia"/>
          <w:sz w:val="24"/>
          <w:szCs w:val="24"/>
        </w:rPr>
        <w:t>接口</w:t>
      </w:r>
      <w:r>
        <w:rPr>
          <w:rFonts w:ascii="华文细黑" w:eastAsia="华文细黑" w:hAnsi="华文细黑"/>
          <w:sz w:val="24"/>
          <w:szCs w:val="24"/>
        </w:rPr>
        <w:t>的使用者</w:t>
      </w:r>
      <w:r>
        <w:rPr>
          <w:rFonts w:hint="eastAsia"/>
          <w:sz w:val="24"/>
          <w:szCs w:val="24"/>
        </w:rPr>
        <w:t>。</w:t>
      </w:r>
    </w:p>
    <w:p w:rsidR="001360F8" w:rsidRDefault="001360F8" w:rsidP="001360F8">
      <w:pPr>
        <w:pStyle w:val="11"/>
        <w:numPr>
          <w:ilvl w:val="0"/>
          <w:numId w:val="10"/>
        </w:numPr>
        <w:spacing w:line="360" w:lineRule="auto"/>
        <w:ind w:firstLineChars="0"/>
        <w:rPr>
          <w:b/>
          <w:shd w:val="pct10" w:color="auto" w:fill="FFFFFF"/>
        </w:rPr>
      </w:pPr>
      <w:bookmarkStart w:id="6877" w:name="_Toc403979415"/>
      <w:r>
        <w:rPr>
          <w:rFonts w:hint="eastAsia"/>
          <w:b/>
          <w:shd w:val="pct10" w:color="auto" w:fill="FFFFFF"/>
        </w:rPr>
        <w:t>后端</w:t>
      </w:r>
      <w:bookmarkEnd w:id="6877"/>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中</w:t>
      </w:r>
      <w:r>
        <w:rPr>
          <w:rFonts w:ascii="华文细黑" w:eastAsia="华文细黑" w:hAnsi="华文细黑"/>
          <w:sz w:val="24"/>
          <w:szCs w:val="24"/>
        </w:rPr>
        <w:t>，后端一般指业务</w:t>
      </w:r>
      <w:r>
        <w:rPr>
          <w:rFonts w:ascii="华文细黑" w:eastAsia="华文细黑" w:hAnsi="华文细黑" w:hint="eastAsia"/>
          <w:sz w:val="24"/>
          <w:szCs w:val="24"/>
        </w:rPr>
        <w:t>接口</w:t>
      </w:r>
      <w:r>
        <w:rPr>
          <w:rFonts w:ascii="华文细黑" w:eastAsia="华文细黑" w:hAnsi="华文细黑"/>
          <w:sz w:val="24"/>
          <w:szCs w:val="24"/>
        </w:rPr>
        <w:t>的</w:t>
      </w:r>
      <w:r>
        <w:rPr>
          <w:rFonts w:ascii="华文细黑" w:eastAsia="华文细黑" w:hAnsi="华文细黑" w:hint="eastAsia"/>
          <w:sz w:val="24"/>
          <w:szCs w:val="24"/>
        </w:rPr>
        <w:t>实现</w:t>
      </w:r>
      <w:r>
        <w:rPr>
          <w:rFonts w:ascii="华文细黑" w:eastAsia="华文细黑" w:hAnsi="华文细黑"/>
          <w:sz w:val="24"/>
          <w:szCs w:val="24"/>
        </w:rPr>
        <w:t>者</w:t>
      </w:r>
      <w:r>
        <w:rPr>
          <w:rFonts w:ascii="华文细黑" w:eastAsia="华文细黑" w:hAnsi="华文细黑" w:hint="eastAsia"/>
          <w:sz w:val="24"/>
          <w:szCs w:val="24"/>
        </w:rPr>
        <w:t>。</w:t>
      </w:r>
    </w:p>
    <w:p w:rsidR="001360F8" w:rsidRDefault="001360F8" w:rsidP="001360F8">
      <w:pPr>
        <w:pStyle w:val="11"/>
        <w:numPr>
          <w:ilvl w:val="0"/>
          <w:numId w:val="10"/>
        </w:numPr>
        <w:spacing w:line="360" w:lineRule="auto"/>
        <w:ind w:firstLineChars="0"/>
        <w:rPr>
          <w:b/>
          <w:shd w:val="pct10" w:color="auto" w:fill="FFFFFF"/>
        </w:rPr>
      </w:pPr>
      <w:bookmarkStart w:id="6878" w:name="_Toc403979416"/>
      <w:r>
        <w:rPr>
          <w:rFonts w:hint="eastAsia"/>
          <w:b/>
          <w:shd w:val="pct10" w:color="auto" w:fill="FFFFFF"/>
        </w:rPr>
        <w:t>总线</w:t>
      </w:r>
      <w:bookmarkEnd w:id="6878"/>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在ALBus</w:t>
      </w:r>
      <w:r>
        <w:rPr>
          <w:rFonts w:ascii="华文细黑" w:eastAsia="华文细黑" w:hAnsi="华文细黑"/>
          <w:sz w:val="24"/>
          <w:szCs w:val="24"/>
        </w:rPr>
        <w:t>服务总线</w:t>
      </w:r>
      <w:r>
        <w:rPr>
          <w:rFonts w:ascii="华文细黑" w:eastAsia="华文细黑" w:hAnsi="华文细黑" w:hint="eastAsia"/>
          <w:sz w:val="24"/>
          <w:szCs w:val="24"/>
        </w:rPr>
        <w:t>中</w:t>
      </w:r>
      <w:r>
        <w:rPr>
          <w:rFonts w:ascii="华文细黑" w:eastAsia="华文细黑" w:hAnsi="华文细黑"/>
          <w:sz w:val="24"/>
          <w:szCs w:val="24"/>
        </w:rPr>
        <w:t>，总线是前端与后端</w:t>
      </w:r>
      <w:r>
        <w:rPr>
          <w:rFonts w:ascii="华文细黑" w:eastAsia="华文细黑" w:hAnsi="华文细黑" w:hint="eastAsia"/>
          <w:sz w:val="24"/>
          <w:szCs w:val="24"/>
        </w:rPr>
        <w:t>之间</w:t>
      </w:r>
      <w:r>
        <w:rPr>
          <w:rFonts w:ascii="华文细黑" w:eastAsia="华文细黑" w:hAnsi="华文细黑"/>
          <w:sz w:val="24"/>
          <w:szCs w:val="24"/>
        </w:rPr>
        <w:t>的一组（</w:t>
      </w:r>
      <w:r>
        <w:rPr>
          <w:rFonts w:ascii="华文细黑" w:eastAsia="华文细黑" w:hAnsi="华文细黑" w:hint="eastAsia"/>
          <w:sz w:val="24"/>
          <w:szCs w:val="24"/>
        </w:rPr>
        <w:t>任意个</w:t>
      </w:r>
      <w:r>
        <w:rPr>
          <w:rFonts w:ascii="华文细黑" w:eastAsia="华文细黑" w:hAnsi="华文细黑"/>
          <w:sz w:val="24"/>
          <w:szCs w:val="24"/>
        </w:rPr>
        <w:t>）</w:t>
      </w:r>
      <w:r>
        <w:rPr>
          <w:rFonts w:ascii="华文细黑" w:eastAsia="华文细黑" w:hAnsi="华文细黑" w:hint="eastAsia"/>
          <w:sz w:val="24"/>
          <w:szCs w:val="24"/>
        </w:rPr>
        <w:t>ALBus</w:t>
      </w:r>
      <w:r>
        <w:rPr>
          <w:rFonts w:ascii="华文细黑" w:eastAsia="华文细黑" w:hAnsi="华文细黑"/>
          <w:sz w:val="24"/>
          <w:szCs w:val="24"/>
        </w:rPr>
        <w:t>服务总线</w:t>
      </w:r>
      <w:r>
        <w:rPr>
          <w:rFonts w:ascii="华文细黑" w:eastAsia="华文细黑" w:hAnsi="华文细黑" w:hint="eastAsia"/>
          <w:sz w:val="24"/>
          <w:szCs w:val="24"/>
        </w:rPr>
        <w:t>物理</w:t>
      </w:r>
      <w:r>
        <w:rPr>
          <w:rFonts w:ascii="华文细黑" w:eastAsia="华文细黑" w:hAnsi="华文细黑"/>
          <w:sz w:val="24"/>
          <w:szCs w:val="24"/>
        </w:rPr>
        <w:t>或逻辑节点组成的一个整体，负责接收前端输入</w:t>
      </w:r>
      <w:r>
        <w:rPr>
          <w:rFonts w:ascii="华文细黑" w:eastAsia="华文细黑" w:hAnsi="华文细黑" w:hint="eastAsia"/>
          <w:sz w:val="24"/>
          <w:szCs w:val="24"/>
        </w:rPr>
        <w:t>数据</w:t>
      </w:r>
      <w:r>
        <w:rPr>
          <w:rFonts w:ascii="华文细黑" w:eastAsia="华文细黑" w:hAnsi="华文细黑"/>
          <w:sz w:val="24"/>
          <w:szCs w:val="24"/>
        </w:rPr>
        <w:t>，正确完成业务并</w:t>
      </w:r>
      <w:r>
        <w:rPr>
          <w:rFonts w:ascii="华文细黑" w:eastAsia="华文细黑" w:hAnsi="华文细黑" w:hint="eastAsia"/>
          <w:sz w:val="24"/>
          <w:szCs w:val="24"/>
        </w:rPr>
        <w:t>返回</w:t>
      </w:r>
      <w:r>
        <w:rPr>
          <w:rFonts w:ascii="华文细黑" w:eastAsia="华文细黑" w:hAnsi="华文细黑"/>
          <w:sz w:val="24"/>
          <w:szCs w:val="24"/>
        </w:rPr>
        <w:t>业务输出到前端</w:t>
      </w:r>
      <w:r>
        <w:rPr>
          <w:rFonts w:ascii="华文细黑" w:eastAsia="华文细黑" w:hAnsi="华文细黑" w:hint="eastAsia"/>
          <w:sz w:val="24"/>
          <w:szCs w:val="24"/>
        </w:rPr>
        <w:t>，</w:t>
      </w:r>
      <w:r>
        <w:rPr>
          <w:rFonts w:ascii="华文细黑" w:eastAsia="华文细黑" w:hAnsi="华文细黑"/>
          <w:sz w:val="24"/>
          <w:szCs w:val="24"/>
        </w:rPr>
        <w:t>其职责包括了接口发布和发现、路由、总线</w:t>
      </w:r>
      <w:r>
        <w:rPr>
          <w:rFonts w:ascii="华文细黑" w:eastAsia="华文细黑" w:hAnsi="华文细黑" w:hint="eastAsia"/>
          <w:sz w:val="24"/>
          <w:szCs w:val="24"/>
        </w:rPr>
        <w:t>引擎</w:t>
      </w:r>
      <w:r>
        <w:rPr>
          <w:rFonts w:ascii="华文细黑" w:eastAsia="华文细黑" w:hAnsi="华文细黑"/>
          <w:sz w:val="24"/>
          <w:szCs w:val="24"/>
        </w:rPr>
        <w:t>、转发、</w:t>
      </w:r>
      <w:r>
        <w:rPr>
          <w:rFonts w:ascii="华文细黑" w:eastAsia="华文细黑" w:hAnsi="华文细黑"/>
          <w:sz w:val="24"/>
          <w:szCs w:val="24"/>
        </w:rPr>
        <w:lastRenderedPageBreak/>
        <w:t>业务容器管理、数据处理等部分。</w:t>
      </w:r>
    </w:p>
    <w:p w:rsidR="001360F8" w:rsidRDefault="001360F8" w:rsidP="001360F8">
      <w:pPr>
        <w:pStyle w:val="3"/>
        <w:rPr>
          <w:bCs w:val="0"/>
        </w:rPr>
      </w:pPr>
      <w:bookmarkStart w:id="6879" w:name="_Toc444612997"/>
      <w:bookmarkStart w:id="6880" w:name="_Toc449435979"/>
      <w:bookmarkStart w:id="6881" w:name="_Toc453523567"/>
      <w:bookmarkStart w:id="6882" w:name="_Toc485218433"/>
      <w:bookmarkStart w:id="6883" w:name="_Toc403979417"/>
      <w:r>
        <w:rPr>
          <w:bCs w:val="0"/>
        </w:rPr>
        <w:t>3ALBus</w:t>
      </w:r>
      <w:r>
        <w:rPr>
          <w:bCs w:val="0"/>
        </w:rPr>
        <w:t>服务总线模式</w:t>
      </w:r>
      <w:bookmarkEnd w:id="6879"/>
      <w:bookmarkEnd w:id="6880"/>
      <w:bookmarkEnd w:id="6881"/>
      <w:bookmarkEnd w:id="6882"/>
    </w:p>
    <w:p w:rsidR="001360F8" w:rsidRDefault="001360F8" w:rsidP="001360F8">
      <w:pPr>
        <w:ind w:firstLine="420"/>
        <w:rPr>
          <w:rFonts w:ascii="华文细黑" w:eastAsia="华文细黑" w:hAnsi="华文细黑"/>
          <w:color w:val="000000"/>
          <w:sz w:val="24"/>
          <w:szCs w:val="24"/>
        </w:rPr>
      </w:pPr>
      <w:r>
        <w:rPr>
          <w:rFonts w:ascii="华文细黑" w:eastAsia="华文细黑" w:hAnsi="华文细黑" w:hint="eastAsia"/>
          <w:color w:val="000000"/>
          <w:sz w:val="24"/>
          <w:szCs w:val="24"/>
        </w:rPr>
        <w:t>作为</w:t>
      </w:r>
      <w:r>
        <w:rPr>
          <w:rFonts w:ascii="华文细黑" w:eastAsia="华文细黑" w:hAnsi="华文细黑"/>
          <w:color w:val="000000"/>
          <w:sz w:val="24"/>
          <w:szCs w:val="24"/>
        </w:rPr>
        <w:t>一个典型的基于</w:t>
      </w:r>
      <w:r>
        <w:rPr>
          <w:rFonts w:ascii="华文细黑" w:eastAsia="华文细黑" w:hAnsi="华文细黑" w:hint="eastAsia"/>
          <w:color w:val="000000"/>
          <w:sz w:val="24"/>
          <w:szCs w:val="24"/>
        </w:rPr>
        <w:t>ALBUS的</w:t>
      </w:r>
      <w:r>
        <w:rPr>
          <w:rFonts w:ascii="华文细黑" w:eastAsia="华文细黑" w:hAnsi="华文细黑"/>
          <w:color w:val="000000"/>
          <w:sz w:val="24"/>
          <w:szCs w:val="24"/>
        </w:rPr>
        <w:t>业务，主要包括以下</w:t>
      </w:r>
      <w:r>
        <w:rPr>
          <w:rFonts w:ascii="华文细黑" w:eastAsia="华文细黑" w:hAnsi="华文细黑" w:hint="eastAsia"/>
          <w:color w:val="000000"/>
          <w:sz w:val="24"/>
          <w:szCs w:val="24"/>
        </w:rPr>
        <w:t>模式</w:t>
      </w:r>
    </w:p>
    <w:p w:rsidR="001360F8" w:rsidRDefault="001360F8" w:rsidP="001360F8">
      <w:pPr>
        <w:pStyle w:val="a7"/>
        <w:spacing w:line="360" w:lineRule="auto"/>
        <w:ind w:firstLine="482"/>
        <w:jc w:val="left"/>
        <w:rPr>
          <w:b/>
          <w:color w:val="auto"/>
          <w:szCs w:val="24"/>
          <w:u w:val="single"/>
          <w:shd w:val="pct10" w:color="auto" w:fill="FFFFFF"/>
        </w:rPr>
      </w:pPr>
      <w:r>
        <w:rPr>
          <w:rFonts w:hint="eastAsia"/>
          <w:b/>
          <w:color w:val="auto"/>
          <w:szCs w:val="24"/>
          <w:u w:val="single"/>
          <w:shd w:val="pct10" w:color="auto" w:fill="FFFFFF"/>
        </w:rPr>
        <w:t>开发</w:t>
      </w:r>
      <w:r>
        <w:rPr>
          <w:b/>
          <w:color w:val="auto"/>
          <w:szCs w:val="24"/>
          <w:u w:val="single"/>
          <w:shd w:val="pct10" w:color="auto" w:fill="FFFFFF"/>
        </w:rPr>
        <w:t>模式</w:t>
      </w:r>
    </w:p>
    <w:p w:rsidR="001360F8" w:rsidRDefault="001360F8" w:rsidP="001360F8">
      <w:pPr>
        <w:pStyle w:val="11"/>
        <w:numPr>
          <w:ilvl w:val="0"/>
          <w:numId w:val="11"/>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通过需求</w:t>
      </w:r>
      <w:r>
        <w:rPr>
          <w:rFonts w:ascii="华文细黑" w:eastAsia="华文细黑" w:hAnsi="华文细黑"/>
          <w:color w:val="000000"/>
          <w:sz w:val="24"/>
        </w:rPr>
        <w:t>分析，确认业务</w:t>
      </w:r>
      <w:r>
        <w:rPr>
          <w:rFonts w:ascii="华文细黑" w:eastAsia="华文细黑" w:hAnsi="华文细黑" w:hint="eastAsia"/>
          <w:color w:val="000000"/>
          <w:sz w:val="24"/>
        </w:rPr>
        <w:t>服务</w:t>
      </w:r>
      <w:r>
        <w:rPr>
          <w:rFonts w:ascii="华文细黑" w:eastAsia="华文细黑" w:hAnsi="华文细黑"/>
          <w:color w:val="000000"/>
          <w:sz w:val="24"/>
        </w:rPr>
        <w:t>接口设计</w:t>
      </w:r>
      <w:r>
        <w:rPr>
          <w:rFonts w:ascii="华文细黑" w:eastAsia="华文细黑" w:hAnsi="华文细黑" w:hint="eastAsia"/>
          <w:color w:val="000000"/>
          <w:sz w:val="24"/>
        </w:rPr>
        <w:t>，</w:t>
      </w:r>
      <w:r>
        <w:rPr>
          <w:rFonts w:ascii="华文细黑" w:eastAsia="华文细黑" w:hAnsi="华文细黑"/>
          <w:color w:val="000000"/>
          <w:sz w:val="24"/>
        </w:rPr>
        <w:t>产出业务服务接口设计文档</w:t>
      </w:r>
      <w:r>
        <w:rPr>
          <w:rFonts w:ascii="华文细黑" w:eastAsia="华文细黑" w:hAnsi="华文细黑" w:hint="eastAsia"/>
          <w:color w:val="000000"/>
          <w:sz w:val="24"/>
        </w:rPr>
        <w:t>。</w:t>
      </w:r>
    </w:p>
    <w:p w:rsidR="001360F8" w:rsidRDefault="001360F8" w:rsidP="001360F8">
      <w:pPr>
        <w:pStyle w:val="11"/>
        <w:numPr>
          <w:ilvl w:val="0"/>
          <w:numId w:val="11"/>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依照ALBUS开发</w:t>
      </w:r>
      <w:r>
        <w:rPr>
          <w:rFonts w:ascii="华文细黑" w:eastAsia="华文细黑" w:hAnsi="华文细黑"/>
          <w:color w:val="000000"/>
          <w:sz w:val="24"/>
        </w:rPr>
        <w:t>规范，</w:t>
      </w:r>
      <w:r>
        <w:rPr>
          <w:rFonts w:ascii="华文细黑" w:eastAsia="华文细黑" w:hAnsi="华文细黑" w:hint="eastAsia"/>
          <w:color w:val="000000"/>
          <w:sz w:val="24"/>
        </w:rPr>
        <w:t>基于前后端</w:t>
      </w:r>
      <w:r>
        <w:rPr>
          <w:rFonts w:ascii="华文细黑" w:eastAsia="华文细黑" w:hAnsi="华文细黑"/>
          <w:color w:val="000000"/>
          <w:sz w:val="24"/>
        </w:rPr>
        <w:t>开发平台定义</w:t>
      </w:r>
      <w:r>
        <w:rPr>
          <w:rFonts w:ascii="华文细黑" w:eastAsia="华文细黑" w:hAnsi="华文细黑" w:hint="eastAsia"/>
          <w:color w:val="000000"/>
          <w:sz w:val="24"/>
        </w:rPr>
        <w:t>业务</w:t>
      </w:r>
      <w:r>
        <w:rPr>
          <w:rFonts w:ascii="华文细黑" w:eastAsia="华文细黑" w:hAnsi="华文细黑"/>
          <w:color w:val="000000"/>
          <w:sz w:val="24"/>
        </w:rPr>
        <w:t>服务接口</w:t>
      </w:r>
      <w:r>
        <w:rPr>
          <w:rFonts w:ascii="华文细黑" w:eastAsia="华文细黑" w:hAnsi="华文细黑" w:hint="eastAsia"/>
          <w:color w:val="000000"/>
          <w:sz w:val="24"/>
        </w:rPr>
        <w:t>库，以</w:t>
      </w:r>
      <w:r>
        <w:rPr>
          <w:rFonts w:ascii="华文细黑" w:eastAsia="华文细黑" w:hAnsi="华文细黑"/>
          <w:color w:val="000000"/>
          <w:sz w:val="24"/>
        </w:rPr>
        <w:t>前端为</w:t>
      </w:r>
      <w:r>
        <w:rPr>
          <w:rFonts w:ascii="华文细黑" w:eastAsia="华文细黑" w:hAnsi="华文细黑" w:hint="eastAsia"/>
          <w:color w:val="000000"/>
          <w:sz w:val="24"/>
        </w:rPr>
        <w:t>.</w:t>
      </w:r>
      <w:r>
        <w:rPr>
          <w:rFonts w:ascii="华文细黑" w:eastAsia="华文细黑" w:hAnsi="华文细黑"/>
          <w:color w:val="000000"/>
          <w:sz w:val="24"/>
        </w:rPr>
        <w:t>N</w:t>
      </w:r>
      <w:r>
        <w:rPr>
          <w:rFonts w:ascii="华文细黑" w:eastAsia="华文细黑" w:hAnsi="华文细黑" w:hint="eastAsia"/>
          <w:color w:val="000000"/>
          <w:sz w:val="24"/>
        </w:rPr>
        <w:t>et，</w:t>
      </w:r>
      <w:r>
        <w:rPr>
          <w:rFonts w:ascii="华文细黑" w:eastAsia="华文细黑" w:hAnsi="华文细黑"/>
          <w:color w:val="000000"/>
          <w:sz w:val="24"/>
        </w:rPr>
        <w:t>后端为</w:t>
      </w:r>
      <w:r>
        <w:rPr>
          <w:rFonts w:ascii="华文细黑" w:eastAsia="华文细黑" w:hAnsi="华文细黑" w:hint="eastAsia"/>
          <w:color w:val="000000"/>
          <w:sz w:val="24"/>
        </w:rPr>
        <w:t>J2EE平台</w:t>
      </w:r>
      <w:r>
        <w:rPr>
          <w:rFonts w:ascii="华文细黑" w:eastAsia="华文细黑" w:hAnsi="华文细黑"/>
          <w:color w:val="000000"/>
          <w:sz w:val="24"/>
        </w:rPr>
        <w:t>为例，应产出接口定义</w:t>
      </w:r>
      <w:r>
        <w:rPr>
          <w:rFonts w:ascii="华文细黑" w:eastAsia="华文细黑" w:hAnsi="华文细黑" w:hint="eastAsia"/>
          <w:color w:val="000000"/>
          <w:sz w:val="24"/>
        </w:rPr>
        <w:t>一致</w:t>
      </w:r>
      <w:r>
        <w:rPr>
          <w:rFonts w:ascii="华文细黑" w:eastAsia="华文细黑" w:hAnsi="华文细黑"/>
          <w:color w:val="000000"/>
          <w:sz w:val="24"/>
        </w:rPr>
        <w:t>的</w:t>
      </w:r>
      <w:r>
        <w:rPr>
          <w:rFonts w:ascii="华文细黑" w:eastAsia="华文细黑" w:hAnsi="华文细黑" w:hint="eastAsia"/>
          <w:color w:val="000000"/>
          <w:sz w:val="24"/>
        </w:rPr>
        <w:t>.Net接口</w:t>
      </w:r>
      <w:r>
        <w:rPr>
          <w:rFonts w:ascii="华文细黑" w:eastAsia="华文细黑" w:hAnsi="华文细黑"/>
          <w:color w:val="000000"/>
          <w:sz w:val="24"/>
        </w:rPr>
        <w:t>定义</w:t>
      </w:r>
      <w:r>
        <w:rPr>
          <w:rFonts w:ascii="华文细黑" w:eastAsia="华文细黑" w:hAnsi="华文细黑" w:hint="eastAsia"/>
          <w:color w:val="000000"/>
          <w:sz w:val="24"/>
        </w:rPr>
        <w:t>Assembly和J2EE接口</w:t>
      </w:r>
      <w:r>
        <w:rPr>
          <w:rFonts w:ascii="华文细黑" w:eastAsia="华文细黑" w:hAnsi="华文细黑"/>
          <w:color w:val="000000"/>
          <w:sz w:val="24"/>
        </w:rPr>
        <w:t>定义</w:t>
      </w:r>
      <w:r>
        <w:rPr>
          <w:rFonts w:ascii="华文细黑" w:eastAsia="华文细黑" w:hAnsi="华文细黑" w:hint="eastAsia"/>
          <w:color w:val="000000"/>
          <w:sz w:val="24"/>
        </w:rPr>
        <w:t>JAR。</w:t>
      </w:r>
    </w:p>
    <w:p w:rsidR="001360F8" w:rsidRDefault="001360F8" w:rsidP="001360F8">
      <w:pPr>
        <w:pStyle w:val="11"/>
        <w:numPr>
          <w:ilvl w:val="0"/>
          <w:numId w:val="11"/>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基于业务</w:t>
      </w:r>
      <w:r>
        <w:rPr>
          <w:rFonts w:ascii="华文细黑" w:eastAsia="华文细黑" w:hAnsi="华文细黑"/>
          <w:color w:val="000000"/>
          <w:sz w:val="24"/>
        </w:rPr>
        <w:t>服务</w:t>
      </w:r>
      <w:r>
        <w:rPr>
          <w:rFonts w:ascii="华文细黑" w:eastAsia="华文细黑" w:hAnsi="华文细黑" w:hint="eastAsia"/>
          <w:color w:val="000000"/>
          <w:sz w:val="24"/>
        </w:rPr>
        <w:t>接口库，前端</w:t>
      </w:r>
      <w:r>
        <w:rPr>
          <w:rFonts w:ascii="华文细黑" w:eastAsia="华文细黑" w:hAnsi="华文细黑"/>
          <w:color w:val="000000"/>
          <w:sz w:val="24"/>
        </w:rPr>
        <w:t>与后端开发团队</w:t>
      </w:r>
      <w:r>
        <w:rPr>
          <w:rFonts w:ascii="华文细黑" w:eastAsia="华文细黑" w:hAnsi="华文细黑" w:hint="eastAsia"/>
          <w:color w:val="000000"/>
          <w:sz w:val="24"/>
        </w:rPr>
        <w:t>分别</w:t>
      </w:r>
      <w:r>
        <w:rPr>
          <w:rFonts w:ascii="华文细黑" w:eastAsia="华文细黑" w:hAnsi="华文细黑"/>
          <w:color w:val="000000"/>
          <w:sz w:val="24"/>
        </w:rPr>
        <w:t>实现</w:t>
      </w:r>
      <w:r>
        <w:rPr>
          <w:rFonts w:ascii="华文细黑" w:eastAsia="华文细黑" w:hAnsi="华文细黑" w:hint="eastAsia"/>
          <w:color w:val="000000"/>
          <w:sz w:val="24"/>
        </w:rPr>
        <w:t>业务</w:t>
      </w:r>
      <w:r>
        <w:rPr>
          <w:rFonts w:ascii="华文细黑" w:eastAsia="华文细黑" w:hAnsi="华文细黑"/>
          <w:color w:val="000000"/>
          <w:sz w:val="24"/>
        </w:rPr>
        <w:t>逻辑开发</w:t>
      </w:r>
      <w:r>
        <w:rPr>
          <w:rFonts w:ascii="华文细黑" w:eastAsia="华文细黑" w:hAnsi="华文细黑" w:hint="eastAsia"/>
          <w:color w:val="000000"/>
          <w:sz w:val="24"/>
        </w:rPr>
        <w:t>，</w:t>
      </w:r>
      <w:r>
        <w:rPr>
          <w:rFonts w:ascii="华文细黑" w:eastAsia="华文细黑" w:hAnsi="华文细黑"/>
          <w:color w:val="000000"/>
          <w:sz w:val="24"/>
        </w:rPr>
        <w:t>产出业务服务实现库</w:t>
      </w:r>
      <w:r>
        <w:rPr>
          <w:rFonts w:ascii="华文细黑" w:eastAsia="华文细黑" w:hAnsi="华文细黑" w:hint="eastAsia"/>
          <w:color w:val="000000"/>
          <w:sz w:val="24"/>
        </w:rPr>
        <w:t>。</w:t>
      </w:r>
    </w:p>
    <w:p w:rsidR="001360F8" w:rsidRDefault="001360F8" w:rsidP="001360F8">
      <w:pPr>
        <w:pStyle w:val="a7"/>
        <w:spacing w:line="360" w:lineRule="auto"/>
        <w:ind w:firstLine="482"/>
        <w:jc w:val="left"/>
        <w:rPr>
          <w:b/>
          <w:color w:val="auto"/>
          <w:szCs w:val="24"/>
          <w:u w:val="single"/>
          <w:shd w:val="pct10" w:color="auto" w:fill="FFFFFF"/>
        </w:rPr>
      </w:pPr>
      <w:r>
        <w:rPr>
          <w:rFonts w:hint="eastAsia"/>
          <w:b/>
          <w:color w:val="auto"/>
          <w:szCs w:val="24"/>
          <w:u w:val="single"/>
          <w:shd w:val="pct10" w:color="auto" w:fill="FFFFFF"/>
        </w:rPr>
        <w:t>测试</w:t>
      </w:r>
      <w:r>
        <w:rPr>
          <w:b/>
          <w:color w:val="auto"/>
          <w:szCs w:val="24"/>
          <w:u w:val="single"/>
          <w:shd w:val="pct10" w:color="auto" w:fill="FFFFFF"/>
        </w:rPr>
        <w:t>模式</w:t>
      </w:r>
    </w:p>
    <w:p w:rsidR="001360F8" w:rsidRDefault="001360F8" w:rsidP="001360F8">
      <w:pPr>
        <w:pStyle w:val="11"/>
        <w:numPr>
          <w:ilvl w:val="0"/>
          <w:numId w:val="12"/>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使用业务</w:t>
      </w:r>
      <w:r>
        <w:rPr>
          <w:rFonts w:ascii="华文细黑" w:eastAsia="华文细黑" w:hAnsi="华文细黑"/>
          <w:color w:val="000000"/>
          <w:sz w:val="24"/>
        </w:rPr>
        <w:t>服务接口</w:t>
      </w:r>
      <w:r>
        <w:rPr>
          <w:rFonts w:ascii="华文细黑" w:eastAsia="华文细黑" w:hAnsi="华文细黑" w:hint="eastAsia"/>
          <w:color w:val="000000"/>
          <w:sz w:val="24"/>
        </w:rPr>
        <w:t>库和</w:t>
      </w:r>
      <w:r>
        <w:rPr>
          <w:rFonts w:ascii="华文细黑" w:eastAsia="华文细黑" w:hAnsi="华文细黑"/>
          <w:color w:val="000000"/>
          <w:sz w:val="24"/>
        </w:rPr>
        <w:t>总线服务</w:t>
      </w:r>
      <w:r>
        <w:rPr>
          <w:rFonts w:ascii="华文细黑" w:eastAsia="华文细黑" w:hAnsi="华文细黑" w:hint="eastAsia"/>
          <w:color w:val="000000"/>
          <w:sz w:val="24"/>
        </w:rPr>
        <w:t>封装</w:t>
      </w:r>
      <w:r>
        <w:rPr>
          <w:rFonts w:ascii="华文细黑" w:eastAsia="华文细黑" w:hAnsi="华文细黑"/>
          <w:color w:val="000000"/>
          <w:sz w:val="24"/>
        </w:rPr>
        <w:t>模块</w:t>
      </w:r>
      <w:r>
        <w:rPr>
          <w:rFonts w:ascii="华文细黑" w:eastAsia="华文细黑" w:hAnsi="华文细黑" w:hint="eastAsia"/>
          <w:color w:val="000000"/>
          <w:sz w:val="24"/>
        </w:rPr>
        <w:t>部署</w:t>
      </w:r>
      <w:r>
        <w:rPr>
          <w:rFonts w:ascii="华文细黑" w:eastAsia="华文细黑" w:hAnsi="华文细黑"/>
          <w:color w:val="000000"/>
          <w:sz w:val="24"/>
        </w:rPr>
        <w:t>业务模拟节点</w:t>
      </w:r>
      <w:r>
        <w:rPr>
          <w:rFonts w:ascii="华文细黑" w:eastAsia="华文细黑" w:hAnsi="华文细黑" w:hint="eastAsia"/>
          <w:color w:val="000000"/>
          <w:sz w:val="24"/>
        </w:rPr>
        <w:t>，</w:t>
      </w:r>
      <w:r>
        <w:rPr>
          <w:rFonts w:ascii="华文细黑" w:eastAsia="华文细黑" w:hAnsi="华文细黑"/>
          <w:color w:val="000000"/>
          <w:sz w:val="24"/>
        </w:rPr>
        <w:t>作为前端</w:t>
      </w:r>
      <w:r>
        <w:rPr>
          <w:rFonts w:ascii="华文细黑" w:eastAsia="华文细黑" w:hAnsi="华文细黑" w:hint="eastAsia"/>
          <w:color w:val="000000"/>
          <w:sz w:val="24"/>
        </w:rPr>
        <w:t>黑盒</w:t>
      </w:r>
      <w:r>
        <w:rPr>
          <w:rFonts w:ascii="华文细黑" w:eastAsia="华文细黑" w:hAnsi="华文细黑"/>
          <w:color w:val="000000"/>
          <w:sz w:val="24"/>
        </w:rPr>
        <w:t>测试</w:t>
      </w:r>
      <w:r>
        <w:rPr>
          <w:rFonts w:ascii="华文细黑" w:eastAsia="华文细黑" w:hAnsi="华文细黑" w:hint="eastAsia"/>
          <w:color w:val="000000"/>
          <w:sz w:val="24"/>
        </w:rPr>
        <w:t>平台，</w:t>
      </w:r>
      <w:r>
        <w:rPr>
          <w:rFonts w:ascii="华文细黑" w:eastAsia="华文细黑" w:hAnsi="华文细黑"/>
          <w:color w:val="000000"/>
          <w:sz w:val="24"/>
        </w:rPr>
        <w:t>完成前端业务测试。</w:t>
      </w:r>
    </w:p>
    <w:p w:rsidR="001360F8" w:rsidRDefault="001360F8" w:rsidP="001360F8">
      <w:pPr>
        <w:pStyle w:val="11"/>
        <w:numPr>
          <w:ilvl w:val="0"/>
          <w:numId w:val="12"/>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使用业务</w:t>
      </w:r>
      <w:r>
        <w:rPr>
          <w:rFonts w:ascii="华文细黑" w:eastAsia="华文细黑" w:hAnsi="华文细黑"/>
          <w:color w:val="000000"/>
          <w:sz w:val="24"/>
        </w:rPr>
        <w:t>服务接口</w:t>
      </w:r>
      <w:r>
        <w:rPr>
          <w:rFonts w:ascii="华文细黑" w:eastAsia="华文细黑" w:hAnsi="华文细黑" w:hint="eastAsia"/>
          <w:color w:val="000000"/>
          <w:sz w:val="24"/>
        </w:rPr>
        <w:t>库、业务</w:t>
      </w:r>
      <w:r>
        <w:rPr>
          <w:rFonts w:ascii="华文细黑" w:eastAsia="华文细黑" w:hAnsi="华文细黑"/>
          <w:color w:val="000000"/>
          <w:sz w:val="24"/>
        </w:rPr>
        <w:t>接口实现库</w:t>
      </w:r>
      <w:r>
        <w:rPr>
          <w:rFonts w:ascii="华文细黑" w:eastAsia="华文细黑" w:hAnsi="华文细黑" w:hint="eastAsia"/>
          <w:color w:val="000000"/>
          <w:sz w:val="24"/>
        </w:rPr>
        <w:t>和</w:t>
      </w:r>
      <w:r>
        <w:rPr>
          <w:rFonts w:ascii="华文细黑" w:eastAsia="华文细黑" w:hAnsi="华文细黑"/>
          <w:color w:val="000000"/>
          <w:sz w:val="24"/>
        </w:rPr>
        <w:t>总线服务</w:t>
      </w:r>
      <w:r>
        <w:rPr>
          <w:rFonts w:ascii="华文细黑" w:eastAsia="华文细黑" w:hAnsi="华文细黑" w:hint="eastAsia"/>
          <w:color w:val="000000"/>
          <w:sz w:val="24"/>
        </w:rPr>
        <w:t>封装</w:t>
      </w:r>
      <w:r>
        <w:rPr>
          <w:rFonts w:ascii="华文细黑" w:eastAsia="华文细黑" w:hAnsi="华文细黑"/>
          <w:color w:val="000000"/>
          <w:sz w:val="24"/>
        </w:rPr>
        <w:t>模块</w:t>
      </w:r>
      <w:r>
        <w:rPr>
          <w:rFonts w:ascii="华文细黑" w:eastAsia="华文细黑" w:hAnsi="华文细黑" w:hint="eastAsia"/>
          <w:color w:val="000000"/>
          <w:sz w:val="24"/>
        </w:rPr>
        <w:t>部署业务</w:t>
      </w:r>
      <w:r>
        <w:rPr>
          <w:rFonts w:ascii="华文细黑" w:eastAsia="华文细黑" w:hAnsi="华文细黑"/>
          <w:color w:val="000000"/>
          <w:sz w:val="24"/>
        </w:rPr>
        <w:t>服务节点，作为前后端联调测试平台</w:t>
      </w:r>
    </w:p>
    <w:p w:rsidR="001360F8" w:rsidRDefault="001360F8" w:rsidP="001360F8">
      <w:pPr>
        <w:pStyle w:val="11"/>
        <w:numPr>
          <w:ilvl w:val="0"/>
          <w:numId w:val="12"/>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按照</w:t>
      </w:r>
      <w:r>
        <w:rPr>
          <w:rFonts w:ascii="华文细黑" w:eastAsia="华文细黑" w:hAnsi="华文细黑"/>
          <w:color w:val="000000"/>
          <w:sz w:val="24"/>
        </w:rPr>
        <w:t>生产环境网络拓扑</w:t>
      </w:r>
      <w:r>
        <w:rPr>
          <w:rFonts w:ascii="华文细黑" w:eastAsia="华文细黑" w:hAnsi="华文细黑" w:hint="eastAsia"/>
          <w:color w:val="000000"/>
          <w:sz w:val="24"/>
        </w:rPr>
        <w:t>部署UAT环境</w:t>
      </w:r>
      <w:r>
        <w:rPr>
          <w:rFonts w:ascii="华文细黑" w:eastAsia="华文细黑" w:hAnsi="华文细黑"/>
          <w:color w:val="000000"/>
          <w:sz w:val="24"/>
        </w:rPr>
        <w:t>，其中部署完整的总线前端集群</w:t>
      </w:r>
      <w:r>
        <w:rPr>
          <w:rFonts w:ascii="华文细黑" w:eastAsia="华文细黑" w:hAnsi="华文细黑" w:hint="eastAsia"/>
          <w:color w:val="000000"/>
          <w:sz w:val="24"/>
        </w:rPr>
        <w:t>和</w:t>
      </w:r>
      <w:r>
        <w:rPr>
          <w:rFonts w:ascii="华文细黑" w:eastAsia="华文细黑" w:hAnsi="华文细黑"/>
          <w:color w:val="000000"/>
          <w:sz w:val="24"/>
        </w:rPr>
        <w:t>总线后端集群。</w:t>
      </w:r>
    </w:p>
    <w:p w:rsidR="001360F8" w:rsidRDefault="001360F8" w:rsidP="001360F8">
      <w:pPr>
        <w:pStyle w:val="a7"/>
        <w:spacing w:line="360" w:lineRule="auto"/>
        <w:ind w:firstLine="482"/>
        <w:jc w:val="left"/>
        <w:rPr>
          <w:b/>
          <w:color w:val="auto"/>
          <w:szCs w:val="24"/>
          <w:u w:val="single"/>
          <w:shd w:val="pct10" w:color="auto" w:fill="FFFFFF"/>
        </w:rPr>
      </w:pPr>
      <w:r>
        <w:rPr>
          <w:rFonts w:hint="eastAsia"/>
          <w:b/>
          <w:color w:val="auto"/>
          <w:szCs w:val="24"/>
          <w:u w:val="single"/>
          <w:shd w:val="pct10" w:color="auto" w:fill="FFFFFF"/>
        </w:rPr>
        <w:t>运行</w:t>
      </w:r>
      <w:r>
        <w:rPr>
          <w:b/>
          <w:color w:val="auto"/>
          <w:szCs w:val="24"/>
          <w:u w:val="single"/>
          <w:shd w:val="pct10" w:color="auto" w:fill="FFFFFF"/>
        </w:rPr>
        <w:t>模式</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前端发起</w:t>
      </w:r>
      <w:r>
        <w:rPr>
          <w:rFonts w:ascii="华文细黑" w:eastAsia="华文细黑" w:hAnsi="华文细黑"/>
          <w:color w:val="000000"/>
          <w:sz w:val="24"/>
        </w:rPr>
        <w:t>业务请求</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总线接入</w:t>
      </w:r>
      <w:r>
        <w:rPr>
          <w:rFonts w:ascii="华文细黑" w:eastAsia="华文细黑" w:hAnsi="华文细黑"/>
          <w:color w:val="000000"/>
          <w:sz w:val="24"/>
        </w:rPr>
        <w:t>节点接收业务请求，根据</w:t>
      </w:r>
      <w:r>
        <w:rPr>
          <w:rFonts w:ascii="华文细黑" w:eastAsia="华文细黑" w:hAnsi="华文细黑" w:hint="eastAsia"/>
          <w:color w:val="000000"/>
          <w:sz w:val="24"/>
        </w:rPr>
        <w:t>业务请求</w:t>
      </w:r>
      <w:r>
        <w:rPr>
          <w:rFonts w:ascii="华文细黑" w:eastAsia="华文细黑" w:hAnsi="华文细黑"/>
          <w:color w:val="000000"/>
          <w:sz w:val="24"/>
        </w:rPr>
        <w:t>元数据和路由策略定位</w:t>
      </w:r>
      <w:r>
        <w:rPr>
          <w:rFonts w:ascii="华文细黑" w:eastAsia="华文细黑" w:hAnsi="华文细黑" w:hint="eastAsia"/>
          <w:color w:val="000000"/>
          <w:sz w:val="24"/>
        </w:rPr>
        <w:t>总线</w:t>
      </w:r>
      <w:r>
        <w:rPr>
          <w:rFonts w:ascii="华文细黑" w:eastAsia="华文细黑" w:hAnsi="华文细黑"/>
          <w:color w:val="000000"/>
          <w:sz w:val="24"/>
        </w:rPr>
        <w:t>业务实现节点，如果需要的话转发业务请求</w:t>
      </w:r>
      <w:r>
        <w:rPr>
          <w:rFonts w:ascii="华文细黑" w:eastAsia="华文细黑" w:hAnsi="华文细黑" w:hint="eastAsia"/>
          <w:color w:val="000000"/>
          <w:sz w:val="24"/>
        </w:rPr>
        <w:t>。</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总线业务</w:t>
      </w:r>
      <w:r>
        <w:rPr>
          <w:rFonts w:ascii="华文细黑" w:eastAsia="华文细黑" w:hAnsi="华文细黑"/>
          <w:color w:val="000000"/>
          <w:sz w:val="24"/>
        </w:rPr>
        <w:t>实现节点接收</w:t>
      </w:r>
      <w:r>
        <w:rPr>
          <w:rFonts w:ascii="华文细黑" w:eastAsia="华文细黑" w:hAnsi="华文细黑" w:hint="eastAsia"/>
          <w:color w:val="000000"/>
          <w:sz w:val="24"/>
        </w:rPr>
        <w:t>业务</w:t>
      </w:r>
      <w:r>
        <w:rPr>
          <w:rFonts w:ascii="华文细黑" w:eastAsia="华文细黑" w:hAnsi="华文细黑"/>
          <w:color w:val="000000"/>
          <w:sz w:val="24"/>
        </w:rPr>
        <w:t>请求，解码业务请求数据</w:t>
      </w:r>
      <w:r>
        <w:rPr>
          <w:rFonts w:ascii="华文细黑" w:eastAsia="华文细黑" w:hAnsi="华文细黑" w:hint="eastAsia"/>
          <w:color w:val="000000"/>
          <w:sz w:val="24"/>
        </w:rPr>
        <w:t>并</w:t>
      </w:r>
      <w:r>
        <w:rPr>
          <w:rFonts w:ascii="华文细黑" w:eastAsia="华文细黑" w:hAnsi="华文细黑"/>
          <w:color w:val="000000"/>
          <w:sz w:val="24"/>
        </w:rPr>
        <w:t>转发到业务</w:t>
      </w:r>
      <w:r>
        <w:rPr>
          <w:rFonts w:ascii="华文细黑" w:eastAsia="华文细黑" w:hAnsi="华文细黑" w:hint="eastAsia"/>
          <w:color w:val="000000"/>
          <w:sz w:val="24"/>
        </w:rPr>
        <w:t>单元</w:t>
      </w:r>
      <w:r>
        <w:rPr>
          <w:rFonts w:ascii="华文细黑" w:eastAsia="华文细黑" w:hAnsi="华文细黑"/>
          <w:color w:val="000000"/>
          <w:sz w:val="24"/>
        </w:rPr>
        <w:t>容</w:t>
      </w:r>
      <w:r>
        <w:rPr>
          <w:rFonts w:ascii="华文细黑" w:eastAsia="华文细黑" w:hAnsi="华文细黑"/>
          <w:color w:val="000000"/>
          <w:sz w:val="24"/>
        </w:rPr>
        <w:lastRenderedPageBreak/>
        <w:t>器</w:t>
      </w:r>
      <w:r>
        <w:rPr>
          <w:rFonts w:ascii="华文细黑" w:eastAsia="华文细黑" w:hAnsi="华文细黑" w:hint="eastAsia"/>
          <w:color w:val="000000"/>
          <w:sz w:val="24"/>
        </w:rPr>
        <w:t>。</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业务</w:t>
      </w:r>
      <w:r>
        <w:rPr>
          <w:rFonts w:ascii="华文细黑" w:eastAsia="华文细黑" w:hAnsi="华文细黑"/>
          <w:color w:val="000000"/>
          <w:sz w:val="24"/>
        </w:rPr>
        <w:t>单元容器查询业务节点，使用业务数据完成业务</w:t>
      </w:r>
      <w:r>
        <w:rPr>
          <w:rFonts w:ascii="华文细黑" w:eastAsia="华文细黑" w:hAnsi="华文细黑" w:hint="eastAsia"/>
          <w:color w:val="000000"/>
          <w:sz w:val="24"/>
        </w:rPr>
        <w:t>请求</w:t>
      </w:r>
      <w:r>
        <w:rPr>
          <w:rFonts w:ascii="华文细黑" w:eastAsia="华文细黑" w:hAnsi="华文细黑"/>
          <w:color w:val="000000"/>
          <w:sz w:val="24"/>
        </w:rPr>
        <w:t>并获取业务响应。</w:t>
      </w:r>
    </w:p>
    <w:p w:rsidR="001360F8" w:rsidRDefault="001360F8" w:rsidP="001360F8">
      <w:pPr>
        <w:pStyle w:val="11"/>
        <w:numPr>
          <w:ilvl w:val="0"/>
          <w:numId w:val="13"/>
        </w:numPr>
        <w:spacing w:line="360" w:lineRule="auto"/>
        <w:ind w:firstLineChars="0"/>
        <w:rPr>
          <w:rFonts w:ascii="华文细黑" w:eastAsia="华文细黑" w:hAnsi="华文细黑"/>
          <w:color w:val="000000"/>
          <w:sz w:val="24"/>
        </w:rPr>
      </w:pPr>
      <w:r>
        <w:rPr>
          <w:rFonts w:ascii="华文细黑" w:eastAsia="华文细黑" w:hAnsi="华文细黑" w:hint="eastAsia"/>
          <w:color w:val="000000"/>
          <w:sz w:val="24"/>
        </w:rPr>
        <w:t>总线</w:t>
      </w:r>
      <w:r>
        <w:rPr>
          <w:rFonts w:ascii="华文细黑" w:eastAsia="华文细黑" w:hAnsi="华文细黑"/>
          <w:color w:val="000000"/>
          <w:sz w:val="24"/>
        </w:rPr>
        <w:t>获取业务响应并返回业务节点。</w:t>
      </w:r>
    </w:p>
    <w:p w:rsidR="001360F8" w:rsidRDefault="001360F8" w:rsidP="001360F8">
      <w:pPr>
        <w:ind w:firstLine="420"/>
        <w:rPr>
          <w:rFonts w:ascii="华文细黑" w:eastAsia="华文细黑" w:hAnsi="华文细黑"/>
          <w:color w:val="000000"/>
          <w:sz w:val="24"/>
          <w:szCs w:val="24"/>
        </w:rPr>
      </w:pPr>
      <w:r>
        <w:rPr>
          <w:rFonts w:ascii="华文细黑" w:eastAsia="华文细黑" w:hAnsi="华文细黑" w:hint="eastAsia"/>
          <w:color w:val="000000"/>
          <w:sz w:val="24"/>
          <w:szCs w:val="24"/>
        </w:rPr>
        <w:t>大致流程</w:t>
      </w:r>
      <w:r>
        <w:rPr>
          <w:rFonts w:ascii="华文细黑" w:eastAsia="华文细黑" w:hAnsi="华文细黑"/>
          <w:color w:val="000000"/>
          <w:sz w:val="24"/>
          <w:szCs w:val="24"/>
        </w:rPr>
        <w:t>图如下：</w:t>
      </w:r>
    </w:p>
    <w:p w:rsidR="001360F8" w:rsidRDefault="001360F8" w:rsidP="001360F8">
      <w:pPr>
        <w:rPr>
          <w:rFonts w:ascii="华文细黑" w:eastAsia="华文细黑" w:hAnsi="华文细黑"/>
          <w:sz w:val="24"/>
          <w:szCs w:val="24"/>
        </w:rPr>
      </w:pPr>
      <w:r>
        <w:rPr>
          <w:noProof/>
        </w:rPr>
        <w:drawing>
          <wp:inline distT="0" distB="0" distL="0" distR="0">
            <wp:extent cx="5113020" cy="5486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3020" cy="5486400"/>
                    </a:xfrm>
                    <a:prstGeom prst="rect">
                      <a:avLst/>
                    </a:prstGeom>
                    <a:noFill/>
                    <a:ln>
                      <a:noFill/>
                    </a:ln>
                  </pic:spPr>
                </pic:pic>
              </a:graphicData>
            </a:graphic>
          </wp:inline>
        </w:drawing>
      </w:r>
      <w:r>
        <w:rPr>
          <w:rFonts w:ascii="华文细黑" w:eastAsia="华文细黑" w:hAnsi="华文细黑" w:hint="eastAsia"/>
          <w:sz w:val="24"/>
          <w:szCs w:val="24"/>
        </w:rPr>
        <w:t>ALB</w:t>
      </w:r>
      <w:r>
        <w:rPr>
          <w:rFonts w:ascii="华文细黑" w:eastAsia="华文细黑" w:hAnsi="华文细黑"/>
          <w:sz w:val="24"/>
          <w:szCs w:val="24"/>
        </w:rPr>
        <w:t>us服务总线</w:t>
      </w:r>
      <w:r>
        <w:rPr>
          <w:rFonts w:ascii="华文细黑" w:eastAsia="华文细黑" w:hAnsi="华文细黑" w:hint="eastAsia"/>
          <w:sz w:val="24"/>
          <w:szCs w:val="24"/>
        </w:rPr>
        <w:t>组成</w:t>
      </w:r>
      <w:bookmarkEnd w:id="6883"/>
    </w:p>
    <w:p w:rsidR="001360F8" w:rsidRDefault="001360F8" w:rsidP="001360F8">
      <w:pPr>
        <w:ind w:firstLine="420"/>
        <w:rPr>
          <w:rFonts w:ascii="华文细黑" w:eastAsia="华文细黑" w:hAnsi="华文细黑"/>
          <w:sz w:val="24"/>
          <w:szCs w:val="24"/>
        </w:rPr>
      </w:pPr>
      <w:r>
        <w:rPr>
          <w:rFonts w:ascii="华文细黑" w:eastAsia="华文细黑" w:hAnsi="华文细黑"/>
          <w:sz w:val="24"/>
          <w:szCs w:val="24"/>
        </w:rPr>
        <w:t>ALBus</w:t>
      </w:r>
      <w:r>
        <w:rPr>
          <w:rFonts w:ascii="华文细黑" w:eastAsia="华文细黑" w:hAnsi="华文细黑" w:hint="eastAsia"/>
          <w:sz w:val="24"/>
          <w:szCs w:val="24"/>
        </w:rPr>
        <w:t>服务总线</w:t>
      </w:r>
      <w:r>
        <w:rPr>
          <w:rFonts w:ascii="华文细黑" w:eastAsia="华文细黑" w:hAnsi="华文细黑"/>
          <w:sz w:val="24"/>
          <w:szCs w:val="24"/>
        </w:rPr>
        <w:t>包括</w:t>
      </w:r>
      <w:r>
        <w:rPr>
          <w:rFonts w:ascii="华文细黑" w:eastAsia="华文细黑" w:hAnsi="华文细黑" w:hint="eastAsia"/>
          <w:sz w:val="24"/>
          <w:szCs w:val="24"/>
        </w:rPr>
        <w:t>以下</w:t>
      </w:r>
      <w:r>
        <w:rPr>
          <w:rFonts w:ascii="华文细黑" w:eastAsia="华文细黑" w:hAnsi="华文细黑"/>
          <w:sz w:val="24"/>
          <w:szCs w:val="24"/>
        </w:rPr>
        <w:t>几个部分：</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hint="eastAsia"/>
          <w:sz w:val="24"/>
        </w:rPr>
        <w:t>ALBus开发框架</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sz w:val="24"/>
        </w:rPr>
        <w:t>ALBus</w:t>
      </w:r>
      <w:r>
        <w:rPr>
          <w:rFonts w:ascii="华文细黑" w:eastAsia="华文细黑" w:hAnsi="华文细黑" w:hint="eastAsia"/>
          <w:sz w:val="24"/>
        </w:rPr>
        <w:t>测试框架</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hint="eastAsia"/>
          <w:sz w:val="24"/>
        </w:rPr>
        <w:t>ALBus设计</w:t>
      </w:r>
      <w:r>
        <w:rPr>
          <w:rFonts w:ascii="华文细黑" w:eastAsia="华文细黑" w:hAnsi="华文细黑"/>
          <w:sz w:val="24"/>
        </w:rPr>
        <w:t>规范</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hint="eastAsia"/>
          <w:sz w:val="24"/>
        </w:rPr>
        <w:lastRenderedPageBreak/>
        <w:t>ALBus开发和</w:t>
      </w:r>
      <w:r>
        <w:rPr>
          <w:rFonts w:ascii="华文细黑" w:eastAsia="华文细黑" w:hAnsi="华文细黑"/>
          <w:sz w:val="24"/>
        </w:rPr>
        <w:t>实现规范</w:t>
      </w:r>
    </w:p>
    <w:p w:rsidR="001360F8" w:rsidRDefault="001360F8" w:rsidP="001360F8">
      <w:pPr>
        <w:pStyle w:val="11"/>
        <w:numPr>
          <w:ilvl w:val="0"/>
          <w:numId w:val="14"/>
        </w:numPr>
        <w:adjustRightInd w:val="0"/>
        <w:snapToGrid w:val="0"/>
        <w:spacing w:line="360" w:lineRule="auto"/>
        <w:ind w:firstLineChars="0" w:firstLine="147"/>
        <w:rPr>
          <w:rFonts w:ascii="华文细黑" w:eastAsia="华文细黑" w:hAnsi="华文细黑"/>
          <w:sz w:val="24"/>
        </w:rPr>
      </w:pPr>
      <w:r>
        <w:rPr>
          <w:rFonts w:ascii="华文细黑" w:eastAsia="华文细黑" w:hAnsi="华文细黑" w:hint="eastAsia"/>
          <w:sz w:val="24"/>
        </w:rPr>
        <w:t>ALBus部署</w:t>
      </w:r>
      <w:r>
        <w:rPr>
          <w:rFonts w:ascii="华文细黑" w:eastAsia="华文细黑" w:hAnsi="华文细黑"/>
          <w:sz w:val="24"/>
        </w:rPr>
        <w:t>和运维</w:t>
      </w:r>
      <w:r>
        <w:rPr>
          <w:rFonts w:ascii="华文细黑" w:eastAsia="华文细黑" w:hAnsi="华文细黑" w:hint="eastAsia"/>
          <w:sz w:val="24"/>
        </w:rPr>
        <w:t>规范</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从而</w:t>
      </w:r>
      <w:r>
        <w:rPr>
          <w:rFonts w:ascii="华文细黑" w:eastAsia="华文细黑" w:hAnsi="华文细黑"/>
          <w:sz w:val="24"/>
          <w:szCs w:val="24"/>
        </w:rPr>
        <w:t>涵盖了复杂业务系统</w:t>
      </w:r>
      <w:r>
        <w:rPr>
          <w:rFonts w:ascii="华文细黑" w:eastAsia="华文细黑" w:hAnsi="华文细黑" w:hint="eastAsia"/>
          <w:sz w:val="24"/>
          <w:szCs w:val="24"/>
        </w:rPr>
        <w:t>完整</w:t>
      </w:r>
      <w:r>
        <w:rPr>
          <w:rFonts w:ascii="华文细黑" w:eastAsia="华文细黑" w:hAnsi="华文细黑"/>
          <w:sz w:val="24"/>
          <w:szCs w:val="24"/>
        </w:rPr>
        <w:t>生命周期</w:t>
      </w:r>
      <w:r>
        <w:rPr>
          <w:rFonts w:ascii="华文细黑" w:eastAsia="华文细黑" w:hAnsi="华文细黑" w:hint="eastAsia"/>
          <w:sz w:val="24"/>
          <w:szCs w:val="24"/>
        </w:rPr>
        <w:t>，针对</w:t>
      </w:r>
      <w:r>
        <w:rPr>
          <w:rFonts w:ascii="华文细黑" w:eastAsia="华文细黑" w:hAnsi="华文细黑"/>
          <w:sz w:val="24"/>
          <w:szCs w:val="24"/>
        </w:rPr>
        <w:t>模块化、规范化、敏捷</w:t>
      </w:r>
      <w:r>
        <w:rPr>
          <w:rFonts w:ascii="华文细黑" w:eastAsia="华文细黑" w:hAnsi="华文细黑" w:hint="eastAsia"/>
          <w:sz w:val="24"/>
          <w:szCs w:val="24"/>
        </w:rPr>
        <w:t>化</w:t>
      </w:r>
      <w:r>
        <w:rPr>
          <w:rFonts w:ascii="华文细黑" w:eastAsia="华文细黑" w:hAnsi="华文细黑"/>
          <w:sz w:val="24"/>
          <w:szCs w:val="24"/>
        </w:rPr>
        <w:t>、层次化</w:t>
      </w:r>
      <w:r>
        <w:rPr>
          <w:rFonts w:ascii="华文细黑" w:eastAsia="华文细黑" w:hAnsi="华文细黑" w:hint="eastAsia"/>
          <w:sz w:val="24"/>
          <w:szCs w:val="24"/>
        </w:rPr>
        <w:t>的业务</w:t>
      </w:r>
      <w:r>
        <w:rPr>
          <w:rFonts w:ascii="华文细黑" w:eastAsia="华文细黑" w:hAnsi="华文细黑"/>
          <w:sz w:val="24"/>
          <w:szCs w:val="24"/>
        </w:rPr>
        <w:t>系统</w:t>
      </w:r>
      <w:r>
        <w:rPr>
          <w:rFonts w:ascii="华文细黑" w:eastAsia="华文细黑" w:hAnsi="华文细黑" w:hint="eastAsia"/>
          <w:sz w:val="24"/>
          <w:szCs w:val="24"/>
        </w:rPr>
        <w:t>设计</w:t>
      </w:r>
      <w:r>
        <w:rPr>
          <w:rFonts w:ascii="华文细黑" w:eastAsia="华文细黑" w:hAnsi="华文细黑"/>
          <w:sz w:val="24"/>
          <w:szCs w:val="24"/>
        </w:rPr>
        <w:t>、实现</w:t>
      </w:r>
      <w:r>
        <w:rPr>
          <w:rFonts w:ascii="华文细黑" w:eastAsia="华文细黑" w:hAnsi="华文细黑" w:hint="eastAsia"/>
          <w:sz w:val="24"/>
          <w:szCs w:val="24"/>
        </w:rPr>
        <w:t>和</w:t>
      </w:r>
      <w:r>
        <w:rPr>
          <w:rFonts w:ascii="华文细黑" w:eastAsia="华文细黑" w:hAnsi="华文细黑"/>
          <w:sz w:val="24"/>
          <w:szCs w:val="24"/>
        </w:rPr>
        <w:t>运维中</w:t>
      </w:r>
      <w:r>
        <w:rPr>
          <w:rFonts w:ascii="华文细黑" w:eastAsia="华文细黑" w:hAnsi="华文细黑" w:hint="eastAsia"/>
          <w:sz w:val="24"/>
          <w:szCs w:val="24"/>
        </w:rPr>
        <w:t>可能</w:t>
      </w:r>
      <w:r>
        <w:rPr>
          <w:rFonts w:ascii="华文细黑" w:eastAsia="华文细黑" w:hAnsi="华文细黑"/>
          <w:sz w:val="24"/>
          <w:szCs w:val="24"/>
        </w:rPr>
        <w:t>出现的</w:t>
      </w:r>
      <w:r>
        <w:rPr>
          <w:rFonts w:ascii="华文细黑" w:eastAsia="华文细黑" w:hAnsi="华文细黑" w:hint="eastAsia"/>
          <w:sz w:val="24"/>
          <w:szCs w:val="24"/>
        </w:rPr>
        <w:t>问题</w:t>
      </w:r>
      <w:r>
        <w:rPr>
          <w:rFonts w:ascii="华文细黑" w:eastAsia="华文细黑" w:hAnsi="华文细黑"/>
          <w:sz w:val="24"/>
          <w:szCs w:val="24"/>
        </w:rPr>
        <w:t>和需求</w:t>
      </w:r>
      <w:r>
        <w:rPr>
          <w:rFonts w:ascii="华文细黑" w:eastAsia="华文细黑" w:hAnsi="华文细黑" w:hint="eastAsia"/>
          <w:sz w:val="24"/>
          <w:szCs w:val="24"/>
        </w:rPr>
        <w:t>，提供了优秀、合理</w:t>
      </w:r>
      <w:r>
        <w:rPr>
          <w:rFonts w:ascii="华文细黑" w:eastAsia="华文细黑" w:hAnsi="华文细黑"/>
          <w:sz w:val="24"/>
          <w:szCs w:val="24"/>
        </w:rPr>
        <w:t>、完整的</w:t>
      </w:r>
      <w:r>
        <w:rPr>
          <w:rFonts w:ascii="华文细黑" w:eastAsia="华文细黑" w:hAnsi="华文细黑" w:hint="eastAsia"/>
          <w:sz w:val="24"/>
          <w:szCs w:val="24"/>
        </w:rPr>
        <w:t>底层技术</w:t>
      </w:r>
      <w:r>
        <w:rPr>
          <w:rFonts w:ascii="华文细黑" w:eastAsia="华文细黑" w:hAnsi="华文细黑"/>
          <w:sz w:val="24"/>
          <w:szCs w:val="24"/>
        </w:rPr>
        <w:t>平台解决方案。</w:t>
      </w:r>
    </w:p>
    <w:p w:rsidR="001360F8" w:rsidRDefault="001360F8" w:rsidP="001360F8">
      <w:pPr>
        <w:pStyle w:val="3"/>
        <w:rPr>
          <w:bCs w:val="0"/>
        </w:rPr>
      </w:pPr>
      <w:bookmarkStart w:id="6884" w:name="_Toc449435980"/>
      <w:bookmarkStart w:id="6885" w:name="_Toc453523568"/>
      <w:bookmarkStart w:id="6886" w:name="_Toc403979418"/>
      <w:bookmarkStart w:id="6887" w:name="_Toc444612998"/>
      <w:bookmarkStart w:id="6888" w:name="_Toc485218434"/>
      <w:r>
        <w:rPr>
          <w:rFonts w:hint="eastAsia"/>
          <w:bCs w:val="0"/>
        </w:rPr>
        <w:t>ALB</w:t>
      </w:r>
      <w:r>
        <w:rPr>
          <w:bCs w:val="0"/>
        </w:rPr>
        <w:t>us</w:t>
      </w:r>
      <w:r>
        <w:rPr>
          <w:bCs w:val="0"/>
        </w:rPr>
        <w:t>服务总线</w:t>
      </w:r>
      <w:r>
        <w:rPr>
          <w:rFonts w:hint="eastAsia"/>
          <w:bCs w:val="0"/>
        </w:rPr>
        <w:t>作用</w:t>
      </w:r>
      <w:bookmarkEnd w:id="6884"/>
      <w:bookmarkEnd w:id="6885"/>
      <w:bookmarkEnd w:id="6886"/>
      <w:bookmarkEnd w:id="6887"/>
      <w:bookmarkEnd w:id="6888"/>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实现接口</w:t>
      </w:r>
      <w:r>
        <w:rPr>
          <w:rFonts w:ascii="华文细黑" w:eastAsia="华文细黑" w:hAnsi="华文细黑"/>
          <w:sz w:val="24"/>
        </w:rPr>
        <w:t>总线</w:t>
      </w:r>
      <w:r>
        <w:rPr>
          <w:rFonts w:ascii="华文细黑" w:eastAsia="华文细黑" w:hAnsi="华文细黑" w:hint="eastAsia"/>
          <w:sz w:val="24"/>
        </w:rPr>
        <w:t>前端</w:t>
      </w:r>
      <w:r>
        <w:rPr>
          <w:rFonts w:ascii="华文细黑" w:eastAsia="华文细黑" w:hAnsi="华文细黑"/>
          <w:sz w:val="24"/>
        </w:rPr>
        <w:t>（</w:t>
      </w:r>
      <w:r>
        <w:rPr>
          <w:rFonts w:ascii="华文细黑" w:eastAsia="华文细黑" w:hAnsi="华文细黑" w:hint="eastAsia"/>
          <w:sz w:val="24"/>
        </w:rPr>
        <w:t>接口</w:t>
      </w:r>
      <w:r>
        <w:rPr>
          <w:rFonts w:ascii="华文细黑" w:eastAsia="华文细黑" w:hAnsi="华文细黑"/>
          <w:sz w:val="24"/>
        </w:rPr>
        <w:t>使用者）</w:t>
      </w:r>
      <w:r>
        <w:rPr>
          <w:rFonts w:ascii="华文细黑" w:eastAsia="华文细黑" w:hAnsi="华文细黑" w:hint="eastAsia"/>
          <w:sz w:val="24"/>
        </w:rPr>
        <w:t>与</w:t>
      </w:r>
      <w:r>
        <w:rPr>
          <w:rFonts w:ascii="华文细黑" w:eastAsia="华文细黑" w:hAnsi="华文细黑"/>
          <w:sz w:val="24"/>
        </w:rPr>
        <w:t>后端（</w:t>
      </w:r>
      <w:r>
        <w:rPr>
          <w:rFonts w:ascii="华文细黑" w:eastAsia="华文细黑" w:hAnsi="华文细黑" w:hint="eastAsia"/>
          <w:sz w:val="24"/>
        </w:rPr>
        <w:t>接口</w:t>
      </w:r>
      <w:r>
        <w:rPr>
          <w:rFonts w:ascii="华文细黑" w:eastAsia="华文细黑" w:hAnsi="华文细黑"/>
          <w:sz w:val="24"/>
        </w:rPr>
        <w:t>实现者）</w:t>
      </w:r>
      <w:r>
        <w:rPr>
          <w:rFonts w:ascii="华文细黑" w:eastAsia="华文细黑" w:hAnsi="华文细黑" w:hint="eastAsia"/>
          <w:sz w:val="24"/>
        </w:rPr>
        <w:t>之间</w:t>
      </w:r>
      <w:r>
        <w:rPr>
          <w:rFonts w:ascii="华文细黑" w:eastAsia="华文细黑" w:hAnsi="华文细黑"/>
          <w:sz w:val="24"/>
        </w:rPr>
        <w:t>稳定、高效、安全、可靠的数据和业务交互。</w:t>
      </w:r>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统一各</w:t>
      </w:r>
      <w:r>
        <w:rPr>
          <w:rFonts w:ascii="华文细黑" w:eastAsia="华文细黑" w:hAnsi="华文细黑"/>
          <w:sz w:val="24"/>
        </w:rPr>
        <w:t>类业务和接口</w:t>
      </w:r>
      <w:r>
        <w:rPr>
          <w:rFonts w:ascii="华文细黑" w:eastAsia="华文细黑" w:hAnsi="华文细黑" w:hint="eastAsia"/>
          <w:sz w:val="24"/>
        </w:rPr>
        <w:t>实现之</w:t>
      </w:r>
      <w:r>
        <w:rPr>
          <w:rFonts w:ascii="华文细黑" w:eastAsia="华文细黑" w:hAnsi="华文细黑"/>
          <w:sz w:val="24"/>
        </w:rPr>
        <w:t>间差异，降低开发和运维成本。</w:t>
      </w:r>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协同</w:t>
      </w:r>
      <w:r>
        <w:rPr>
          <w:rFonts w:ascii="华文细黑" w:eastAsia="华文细黑" w:hAnsi="华文细黑"/>
          <w:sz w:val="24"/>
        </w:rPr>
        <w:t>接入总线</w:t>
      </w:r>
      <w:r>
        <w:rPr>
          <w:rFonts w:ascii="华文细黑" w:eastAsia="华文细黑" w:hAnsi="华文细黑" w:hint="eastAsia"/>
          <w:sz w:val="24"/>
        </w:rPr>
        <w:t>的各</w:t>
      </w:r>
      <w:r>
        <w:rPr>
          <w:rFonts w:ascii="华文细黑" w:eastAsia="华文细黑" w:hAnsi="华文细黑"/>
          <w:sz w:val="24"/>
        </w:rPr>
        <w:t>业务子系</w:t>
      </w:r>
      <w:r>
        <w:rPr>
          <w:rFonts w:ascii="华文细黑" w:eastAsia="华文细黑" w:hAnsi="华文细黑" w:hint="eastAsia"/>
          <w:sz w:val="24"/>
        </w:rPr>
        <w:t>统，</w:t>
      </w:r>
      <w:r>
        <w:rPr>
          <w:rFonts w:ascii="华文细黑" w:eastAsia="华文细黑" w:hAnsi="华文细黑"/>
          <w:sz w:val="24"/>
        </w:rPr>
        <w:t>实现完整业务流程</w:t>
      </w:r>
      <w:r>
        <w:rPr>
          <w:rFonts w:ascii="华文细黑" w:eastAsia="华文细黑" w:hAnsi="华文细黑" w:hint="eastAsia"/>
          <w:sz w:val="24"/>
        </w:rPr>
        <w:t>，</w:t>
      </w:r>
      <w:r>
        <w:rPr>
          <w:rFonts w:ascii="华文细黑" w:eastAsia="华文细黑" w:hAnsi="华文细黑"/>
          <w:sz w:val="24"/>
        </w:rPr>
        <w:t>保证业务流程中</w:t>
      </w:r>
      <w:r>
        <w:rPr>
          <w:rFonts w:ascii="华文细黑" w:eastAsia="华文细黑" w:hAnsi="华文细黑" w:hint="eastAsia"/>
          <w:sz w:val="24"/>
        </w:rPr>
        <w:t>处于不同</w:t>
      </w:r>
      <w:r>
        <w:rPr>
          <w:rFonts w:ascii="华文细黑" w:eastAsia="华文细黑" w:hAnsi="华文细黑"/>
          <w:sz w:val="24"/>
        </w:rPr>
        <w:t>角色</w:t>
      </w:r>
      <w:r>
        <w:rPr>
          <w:rFonts w:ascii="华文细黑" w:eastAsia="华文细黑" w:hAnsi="华文细黑" w:hint="eastAsia"/>
          <w:sz w:val="24"/>
        </w:rPr>
        <w:t>的</w:t>
      </w:r>
      <w:r>
        <w:rPr>
          <w:rFonts w:ascii="华文细黑" w:eastAsia="华文细黑" w:hAnsi="华文细黑"/>
          <w:sz w:val="24"/>
        </w:rPr>
        <w:t>各子系统</w:t>
      </w:r>
      <w:r>
        <w:rPr>
          <w:rFonts w:ascii="华文细黑" w:eastAsia="华文细黑" w:hAnsi="华文细黑" w:hint="eastAsia"/>
          <w:sz w:val="24"/>
        </w:rPr>
        <w:t>之间</w:t>
      </w:r>
      <w:r>
        <w:rPr>
          <w:rFonts w:ascii="华文细黑" w:eastAsia="华文细黑" w:hAnsi="华文细黑"/>
          <w:sz w:val="24"/>
        </w:rPr>
        <w:t>的</w:t>
      </w:r>
      <w:r>
        <w:rPr>
          <w:rFonts w:ascii="华文细黑" w:eastAsia="华文细黑" w:hAnsi="华文细黑" w:hint="eastAsia"/>
          <w:sz w:val="24"/>
        </w:rPr>
        <w:t>正确</w:t>
      </w:r>
      <w:r>
        <w:rPr>
          <w:rFonts w:ascii="华文细黑" w:eastAsia="华文细黑" w:hAnsi="华文细黑"/>
          <w:sz w:val="24"/>
        </w:rPr>
        <w:t>交互。</w:t>
      </w:r>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降低业务系统中各子系统间的耦合，以接口总线为子系统间统一交互途径，</w:t>
      </w:r>
      <w:r>
        <w:rPr>
          <w:rFonts w:ascii="华文细黑" w:eastAsia="华文细黑" w:hAnsi="华文细黑"/>
          <w:sz w:val="24"/>
        </w:rPr>
        <w:t>从而</w:t>
      </w:r>
      <w:r>
        <w:rPr>
          <w:rFonts w:ascii="华文细黑" w:eastAsia="华文细黑" w:hAnsi="华文细黑" w:hint="eastAsia"/>
          <w:sz w:val="24"/>
        </w:rPr>
        <w:t>减小</w:t>
      </w:r>
      <w:r>
        <w:rPr>
          <w:rFonts w:ascii="华文细黑" w:eastAsia="华文细黑" w:hAnsi="华文细黑"/>
          <w:sz w:val="24"/>
        </w:rPr>
        <w:t>系统实现复杂度和相关度，</w:t>
      </w:r>
      <w:r>
        <w:rPr>
          <w:rFonts w:ascii="华文细黑" w:eastAsia="华文细黑" w:hAnsi="华文细黑" w:hint="eastAsia"/>
          <w:sz w:val="24"/>
        </w:rPr>
        <w:t>降低</w:t>
      </w:r>
      <w:r>
        <w:rPr>
          <w:rFonts w:ascii="华文细黑" w:eastAsia="华文细黑" w:hAnsi="华文细黑"/>
          <w:sz w:val="24"/>
        </w:rPr>
        <w:t>开发和运维成本。</w:t>
      </w:r>
    </w:p>
    <w:p w:rsidR="001360F8" w:rsidRDefault="001360F8" w:rsidP="001360F8">
      <w:pPr>
        <w:pStyle w:val="11"/>
        <w:numPr>
          <w:ilvl w:val="0"/>
          <w:numId w:val="15"/>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封装节点</w:t>
      </w:r>
      <w:r>
        <w:rPr>
          <w:rFonts w:ascii="华文细黑" w:eastAsia="华文细黑" w:hAnsi="华文细黑"/>
          <w:sz w:val="24"/>
        </w:rPr>
        <w:t>、</w:t>
      </w:r>
      <w:r>
        <w:rPr>
          <w:rFonts w:ascii="华文细黑" w:eastAsia="华文细黑" w:hAnsi="华文细黑" w:hint="eastAsia"/>
          <w:sz w:val="24"/>
        </w:rPr>
        <w:t>引擎</w:t>
      </w:r>
      <w:r>
        <w:rPr>
          <w:rFonts w:ascii="华文细黑" w:eastAsia="华文细黑" w:hAnsi="华文细黑"/>
          <w:sz w:val="24"/>
        </w:rPr>
        <w:t>、集群、路由等物理拓扑概念，从而</w:t>
      </w:r>
      <w:r>
        <w:rPr>
          <w:rFonts w:ascii="华文细黑" w:eastAsia="华文细黑" w:hAnsi="华文细黑" w:hint="eastAsia"/>
          <w:sz w:val="24"/>
        </w:rPr>
        <w:t>解耦</w:t>
      </w:r>
      <w:r>
        <w:rPr>
          <w:rFonts w:ascii="华文细黑" w:eastAsia="华文细黑" w:hAnsi="华文细黑"/>
          <w:sz w:val="24"/>
        </w:rPr>
        <w:t>系统</w:t>
      </w:r>
      <w:r>
        <w:rPr>
          <w:rFonts w:ascii="华文细黑" w:eastAsia="华文细黑" w:hAnsi="华文细黑" w:hint="eastAsia"/>
          <w:sz w:val="24"/>
        </w:rPr>
        <w:t>物理</w:t>
      </w:r>
      <w:r>
        <w:rPr>
          <w:rFonts w:ascii="华文细黑" w:eastAsia="华文细黑" w:hAnsi="华文细黑"/>
          <w:sz w:val="24"/>
        </w:rPr>
        <w:t>拓扑与</w:t>
      </w:r>
      <w:r>
        <w:rPr>
          <w:rFonts w:ascii="华文细黑" w:eastAsia="华文细黑" w:hAnsi="华文细黑" w:hint="eastAsia"/>
          <w:sz w:val="24"/>
        </w:rPr>
        <w:t>业务</w:t>
      </w:r>
      <w:r>
        <w:rPr>
          <w:rFonts w:ascii="华文细黑" w:eastAsia="华文细黑" w:hAnsi="华文细黑"/>
          <w:sz w:val="24"/>
        </w:rPr>
        <w:t>逻辑拓扑，实现</w:t>
      </w:r>
      <w:r>
        <w:rPr>
          <w:rFonts w:ascii="华文细黑" w:eastAsia="华文细黑" w:hAnsi="华文细黑" w:hint="eastAsia"/>
          <w:sz w:val="24"/>
        </w:rPr>
        <w:t>对</w:t>
      </w:r>
      <w:r>
        <w:rPr>
          <w:rFonts w:ascii="华文细黑" w:eastAsia="华文细黑" w:hAnsi="华文细黑"/>
          <w:sz w:val="24"/>
        </w:rPr>
        <w:t>业务需求完全透明</w:t>
      </w:r>
      <w:r>
        <w:rPr>
          <w:rFonts w:ascii="华文细黑" w:eastAsia="华文细黑" w:hAnsi="华文细黑" w:hint="eastAsia"/>
          <w:sz w:val="24"/>
        </w:rPr>
        <w:t>系统</w:t>
      </w:r>
      <w:r>
        <w:rPr>
          <w:rFonts w:ascii="华文细黑" w:eastAsia="华文细黑" w:hAnsi="华文细黑"/>
          <w:sz w:val="24"/>
        </w:rPr>
        <w:t>需求变更（</w:t>
      </w:r>
      <w:r>
        <w:rPr>
          <w:rFonts w:ascii="华文细黑" w:eastAsia="华文细黑" w:hAnsi="华文细黑" w:hint="eastAsia"/>
          <w:sz w:val="24"/>
        </w:rPr>
        <w:t>如</w:t>
      </w:r>
      <w:r>
        <w:rPr>
          <w:rFonts w:ascii="华文细黑" w:eastAsia="华文细黑" w:hAnsi="华文细黑"/>
          <w:sz w:val="24"/>
        </w:rPr>
        <w:t>业务量伸缩、业务规模扩展等</w:t>
      </w:r>
      <w:r>
        <w:rPr>
          <w:rFonts w:ascii="华文细黑" w:eastAsia="华文细黑" w:hAnsi="华文细黑" w:hint="eastAsia"/>
          <w:sz w:val="24"/>
        </w:rPr>
        <w:t>，</w:t>
      </w:r>
      <w:r>
        <w:rPr>
          <w:rFonts w:ascii="华文细黑" w:eastAsia="华文细黑" w:hAnsi="华文细黑"/>
          <w:sz w:val="24"/>
        </w:rPr>
        <w:t>保证</w:t>
      </w:r>
      <w:r>
        <w:rPr>
          <w:rFonts w:ascii="华文细黑" w:eastAsia="华文细黑" w:hAnsi="华文细黑" w:hint="eastAsia"/>
          <w:sz w:val="24"/>
        </w:rPr>
        <w:t>此类</w:t>
      </w:r>
      <w:r>
        <w:rPr>
          <w:rFonts w:ascii="华文细黑" w:eastAsia="华文细黑" w:hAnsi="华文细黑"/>
          <w:sz w:val="24"/>
        </w:rPr>
        <w:t>变更不影响现有业务</w:t>
      </w:r>
      <w:r>
        <w:rPr>
          <w:rFonts w:ascii="华文细黑" w:eastAsia="华文细黑" w:hAnsi="华文细黑" w:hint="eastAsia"/>
          <w:sz w:val="24"/>
        </w:rPr>
        <w:t>和</w:t>
      </w:r>
      <w:r>
        <w:rPr>
          <w:rFonts w:ascii="华文细黑" w:eastAsia="华文细黑" w:hAnsi="华文细黑"/>
          <w:sz w:val="24"/>
        </w:rPr>
        <w:t>现有系统部署）。</w:t>
      </w:r>
    </w:p>
    <w:p w:rsidR="001360F8" w:rsidRPr="00C478CF" w:rsidRDefault="001360F8" w:rsidP="00C478CF">
      <w:pPr>
        <w:pStyle w:val="3"/>
        <w:rPr>
          <w:bCs w:val="0"/>
        </w:rPr>
      </w:pPr>
      <w:bookmarkStart w:id="6889" w:name="_Toc453523569"/>
      <w:bookmarkStart w:id="6890" w:name="_Toc403979419"/>
      <w:bookmarkStart w:id="6891" w:name="_Toc444612999"/>
      <w:bookmarkStart w:id="6892" w:name="_Toc449435981"/>
      <w:bookmarkStart w:id="6893" w:name="_Toc485218435"/>
      <w:r w:rsidRPr="00C478CF">
        <w:rPr>
          <w:rFonts w:hint="eastAsia"/>
          <w:bCs w:val="0"/>
        </w:rPr>
        <w:lastRenderedPageBreak/>
        <w:t>ALBus</w:t>
      </w:r>
      <w:r w:rsidRPr="00C478CF">
        <w:rPr>
          <w:rFonts w:hint="eastAsia"/>
          <w:bCs w:val="0"/>
        </w:rPr>
        <w:t>服务总线架构特点</w:t>
      </w:r>
      <w:bookmarkEnd w:id="6889"/>
      <w:bookmarkEnd w:id="6890"/>
      <w:bookmarkEnd w:id="6891"/>
      <w:bookmarkEnd w:id="6892"/>
      <w:bookmarkEnd w:id="6893"/>
    </w:p>
    <w:p w:rsidR="001360F8" w:rsidRDefault="001360F8" w:rsidP="00C478CF">
      <w:pPr>
        <w:pStyle w:val="4"/>
      </w:pPr>
      <w:bookmarkStart w:id="6894" w:name="_Toc403979420"/>
      <w:r>
        <w:rPr>
          <w:rFonts w:hint="eastAsia"/>
        </w:rPr>
        <w:t>逻辑</w:t>
      </w:r>
      <w:r>
        <w:t>架构特点</w:t>
      </w:r>
      <w:bookmarkEnd w:id="6894"/>
    </w:p>
    <w:p w:rsidR="001360F8" w:rsidRDefault="001360F8" w:rsidP="001360F8">
      <w:pPr>
        <w:ind w:firstLine="420"/>
      </w:pPr>
      <w:r>
        <w:rPr>
          <w:noProof/>
        </w:rPr>
        <w:drawing>
          <wp:inline distT="0" distB="0" distL="0" distR="0">
            <wp:extent cx="5478780" cy="4476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4476750"/>
                    </a:xfrm>
                    <a:prstGeom prst="rect">
                      <a:avLst/>
                    </a:prstGeom>
                    <a:noFill/>
                    <a:ln>
                      <a:noFill/>
                    </a:ln>
                  </pic:spPr>
                </pic:pic>
              </a:graphicData>
            </a:graphic>
          </wp:inline>
        </w:drawing>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接口</w:t>
      </w:r>
      <w:r>
        <w:rPr>
          <w:rFonts w:ascii="华文细黑" w:eastAsia="华文细黑" w:hAnsi="华文细黑"/>
          <w:sz w:val="24"/>
        </w:rPr>
        <w:t>封装</w:t>
      </w:r>
      <w:r>
        <w:rPr>
          <w:rFonts w:ascii="华文细黑" w:eastAsia="华文细黑" w:hAnsi="华文细黑" w:hint="eastAsia"/>
          <w:sz w:val="24"/>
        </w:rPr>
        <w:t>和开放规范</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为</w:t>
      </w:r>
      <w:r>
        <w:rPr>
          <w:rFonts w:ascii="华文细黑" w:eastAsia="华文细黑" w:hAnsi="华文细黑"/>
          <w:sz w:val="24"/>
        </w:rPr>
        <w:t>在总线上实现交互的所有接口定义了统一的接口</w:t>
      </w:r>
      <w:r>
        <w:rPr>
          <w:rFonts w:ascii="华文细黑" w:eastAsia="华文细黑" w:hAnsi="华文细黑" w:hint="eastAsia"/>
          <w:sz w:val="24"/>
        </w:rPr>
        <w:t>声明和开放</w:t>
      </w:r>
      <w:r>
        <w:rPr>
          <w:rFonts w:ascii="华文细黑" w:eastAsia="华文细黑" w:hAnsi="华文细黑"/>
          <w:sz w:val="24"/>
        </w:rPr>
        <w:t>规范</w:t>
      </w:r>
      <w:r>
        <w:rPr>
          <w:rFonts w:ascii="华文细黑" w:eastAsia="华文细黑" w:hAnsi="华文细黑" w:hint="eastAsia"/>
          <w:sz w:val="24"/>
        </w:rPr>
        <w:t>。</w:t>
      </w:r>
      <w:r>
        <w:rPr>
          <w:rFonts w:ascii="华文细黑" w:eastAsia="华文细黑" w:hAnsi="华文细黑"/>
          <w:sz w:val="24"/>
        </w:rPr>
        <w:t>凡遵循该规范定义的业务接口，可以</w:t>
      </w:r>
      <w:r>
        <w:rPr>
          <w:rFonts w:ascii="华文细黑" w:eastAsia="华文细黑" w:hAnsi="华文细黑" w:hint="eastAsia"/>
          <w:sz w:val="24"/>
        </w:rPr>
        <w:t>被</w:t>
      </w:r>
      <w:r>
        <w:rPr>
          <w:rFonts w:ascii="华文细黑" w:eastAsia="华文细黑" w:hAnsi="华文细黑"/>
          <w:sz w:val="24"/>
        </w:rPr>
        <w:t>灵活的</w:t>
      </w:r>
      <w:r>
        <w:rPr>
          <w:rFonts w:ascii="华文细黑" w:eastAsia="华文细黑" w:hAnsi="华文细黑" w:hint="eastAsia"/>
          <w:sz w:val="24"/>
        </w:rPr>
        <w:t>以</w:t>
      </w:r>
      <w:r>
        <w:rPr>
          <w:rFonts w:ascii="华文细黑" w:eastAsia="华文细黑" w:hAnsi="华文细黑"/>
          <w:sz w:val="24"/>
        </w:rPr>
        <w:t>总线支持的任意模式发布、实现</w:t>
      </w:r>
      <w:r>
        <w:rPr>
          <w:rFonts w:ascii="华文细黑" w:eastAsia="华文细黑" w:hAnsi="华文细黑" w:hint="eastAsia"/>
          <w:sz w:val="24"/>
        </w:rPr>
        <w:t>、测试</w:t>
      </w:r>
      <w:r>
        <w:rPr>
          <w:rFonts w:ascii="华文细黑" w:eastAsia="华文细黑" w:hAnsi="华文细黑"/>
          <w:sz w:val="24"/>
        </w:rPr>
        <w:t>、部署</w:t>
      </w:r>
      <w:r>
        <w:rPr>
          <w:rFonts w:ascii="华文细黑" w:eastAsia="华文细黑" w:hAnsi="华文细黑" w:hint="eastAsia"/>
          <w:sz w:val="24"/>
        </w:rPr>
        <w:t>和</w:t>
      </w:r>
      <w:r>
        <w:rPr>
          <w:rFonts w:ascii="华文细黑" w:eastAsia="华文细黑" w:hAnsi="华文细黑"/>
          <w:sz w:val="24"/>
        </w:rPr>
        <w:t>迁移</w:t>
      </w:r>
      <w:r>
        <w:rPr>
          <w:rFonts w:ascii="华文细黑" w:eastAsia="华文细黑" w:hAnsi="华文细黑" w:hint="eastAsia"/>
          <w:sz w:val="24"/>
        </w:rPr>
        <w:t>。</w:t>
      </w:r>
      <w:r>
        <w:rPr>
          <w:rFonts w:ascii="华文细黑" w:eastAsia="华文细黑" w:hAnsi="华文细黑"/>
          <w:sz w:val="24"/>
        </w:rPr>
        <w:t>同时</w:t>
      </w:r>
      <w:r>
        <w:rPr>
          <w:rFonts w:ascii="华文细黑" w:eastAsia="华文细黑" w:hAnsi="华文细黑" w:hint="eastAsia"/>
          <w:sz w:val="24"/>
        </w:rPr>
        <w:t>任何</w:t>
      </w:r>
      <w:r>
        <w:rPr>
          <w:rFonts w:ascii="华文细黑" w:eastAsia="华文细黑" w:hAnsi="华文细黑"/>
          <w:sz w:val="24"/>
        </w:rPr>
        <w:t>对总线功能的扩展均能被无缝应用到现有系统和现有业务。</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数据</w:t>
      </w:r>
      <w:r>
        <w:rPr>
          <w:rFonts w:ascii="华文细黑" w:eastAsia="华文细黑" w:hAnsi="华文细黑"/>
          <w:sz w:val="24"/>
        </w:rPr>
        <w:t>处理</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为接口</w:t>
      </w:r>
      <w:r>
        <w:rPr>
          <w:rFonts w:ascii="华文细黑" w:eastAsia="华文细黑" w:hAnsi="华文细黑"/>
          <w:sz w:val="24"/>
        </w:rPr>
        <w:t>调用和交互提供了灵活多样的数据处理手段，包括</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支持多种协议</w:t>
      </w:r>
      <w:r>
        <w:rPr>
          <w:rFonts w:ascii="华文细黑" w:eastAsia="华文细黑" w:hAnsi="华文细黑" w:hint="eastAsia"/>
          <w:sz w:val="24"/>
        </w:rPr>
        <w:t>的</w:t>
      </w:r>
      <w:r>
        <w:rPr>
          <w:rFonts w:ascii="华文细黑" w:eastAsia="华文细黑" w:hAnsi="华文细黑"/>
          <w:sz w:val="24"/>
        </w:rPr>
        <w:t>序列化</w:t>
      </w:r>
      <w:r>
        <w:rPr>
          <w:rFonts w:ascii="华文细黑" w:eastAsia="华文细黑" w:hAnsi="华文细黑" w:hint="eastAsia"/>
          <w:sz w:val="24"/>
        </w:rPr>
        <w:t>和</w:t>
      </w:r>
      <w:r>
        <w:rPr>
          <w:rFonts w:ascii="华文细黑" w:eastAsia="华文细黑" w:hAnsi="华文细黑"/>
          <w:sz w:val="24"/>
        </w:rPr>
        <w:t>反序列化</w:t>
      </w:r>
      <w:r>
        <w:rPr>
          <w:rFonts w:ascii="华文细黑" w:eastAsia="华文细黑" w:hAnsi="华文细黑" w:hint="eastAsia"/>
          <w:sz w:val="24"/>
        </w:rPr>
        <w:t>适配。</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sz w:val="24"/>
        </w:rPr>
        <w:lastRenderedPageBreak/>
        <w:t>当前</w:t>
      </w:r>
      <w:r>
        <w:rPr>
          <w:rFonts w:ascii="华文细黑" w:eastAsia="华文细黑" w:hAnsi="华文细黑" w:hint="eastAsia"/>
          <w:sz w:val="24"/>
        </w:rPr>
        <w:t>提供了</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二进制序列化/反序列化</w:t>
      </w:r>
      <w:r>
        <w:rPr>
          <w:rFonts w:ascii="华文细黑" w:eastAsia="华文细黑" w:hAnsi="华文细黑"/>
          <w:sz w:val="24"/>
        </w:rPr>
        <w:t>（</w:t>
      </w:r>
      <w:r>
        <w:rPr>
          <w:rFonts w:ascii="华文细黑" w:eastAsia="华文细黑" w:hAnsi="华文细黑" w:hint="eastAsia"/>
          <w:sz w:val="24"/>
        </w:rPr>
        <w:t>基于Hessian协议</w:t>
      </w:r>
      <w:r>
        <w:rPr>
          <w:rFonts w:ascii="华文细黑" w:eastAsia="华文细黑" w:hAnsi="华文细黑"/>
          <w:sz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JS</w:t>
      </w:r>
      <w:r>
        <w:rPr>
          <w:rFonts w:ascii="华文细黑" w:eastAsia="华文细黑" w:hAnsi="华文细黑"/>
          <w:sz w:val="24"/>
        </w:rPr>
        <w:t>ON序列化</w:t>
      </w:r>
      <w:r>
        <w:rPr>
          <w:rFonts w:ascii="华文细黑" w:eastAsia="华文细黑" w:hAnsi="华文细黑" w:hint="eastAsia"/>
          <w:sz w:val="24"/>
        </w:rPr>
        <w:t>/反序列化</w:t>
      </w:r>
    </w:p>
    <w:p w:rsidR="001360F8" w:rsidRDefault="001360F8" w:rsidP="001360F8">
      <w:pPr>
        <w:ind w:left="840" w:firstLine="420"/>
        <w:rPr>
          <w:rFonts w:ascii="华文细黑" w:eastAsia="华文细黑" w:hAnsi="华文细黑"/>
          <w:sz w:val="24"/>
          <w:szCs w:val="24"/>
        </w:rPr>
      </w:pPr>
      <w:r>
        <w:rPr>
          <w:rFonts w:ascii="华文细黑" w:eastAsia="华文细黑" w:hAnsi="华文细黑" w:hint="eastAsia"/>
          <w:sz w:val="24"/>
          <w:szCs w:val="24"/>
        </w:rPr>
        <w:t>Road Map计划中</w:t>
      </w:r>
      <w:r>
        <w:rPr>
          <w:rFonts w:ascii="华文细黑" w:eastAsia="华文细黑" w:hAnsi="华文细黑"/>
          <w:sz w:val="24"/>
          <w:szCs w:val="24"/>
        </w:rPr>
        <w:t>提供</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XML</w:t>
      </w:r>
      <w:r>
        <w:rPr>
          <w:rFonts w:ascii="华文细黑" w:eastAsia="华文细黑" w:hAnsi="华文细黑" w:hint="eastAsia"/>
          <w:sz w:val="24"/>
        </w:rPr>
        <w:t>序列化/反序列化</w:t>
      </w:r>
      <w:r>
        <w:rPr>
          <w:rFonts w:ascii="华文细黑" w:eastAsia="华文细黑" w:hAnsi="华文细黑"/>
          <w:sz w:val="24"/>
        </w:rPr>
        <w:t>（</w:t>
      </w:r>
      <w:r>
        <w:rPr>
          <w:rFonts w:ascii="华文细黑" w:eastAsia="华文细黑" w:hAnsi="华文细黑" w:hint="eastAsia"/>
          <w:sz w:val="24"/>
        </w:rPr>
        <w:t>基于WebService/SOAP协议</w:t>
      </w:r>
      <w:r>
        <w:rPr>
          <w:rFonts w:ascii="华文细黑" w:eastAsia="华文细黑" w:hAnsi="华文细黑"/>
          <w:sz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二进制序列化/反序列化</w:t>
      </w:r>
      <w:r>
        <w:rPr>
          <w:rFonts w:ascii="华文细黑" w:eastAsia="华文细黑" w:hAnsi="华文细黑"/>
          <w:sz w:val="24"/>
        </w:rPr>
        <w:t>（</w:t>
      </w:r>
      <w:r>
        <w:rPr>
          <w:rFonts w:ascii="华文细黑" w:eastAsia="华文细黑" w:hAnsi="华文细黑" w:hint="eastAsia"/>
          <w:sz w:val="24"/>
        </w:rPr>
        <w:t xml:space="preserve">基于Google </w:t>
      </w:r>
      <w:r>
        <w:rPr>
          <w:rFonts w:ascii="华文细黑" w:eastAsia="华文细黑" w:hAnsi="华文细黑"/>
          <w:sz w:val="24"/>
        </w:rPr>
        <w:t>Ptotocol Buffer</w:t>
      </w:r>
      <w:r>
        <w:rPr>
          <w:rFonts w:ascii="华文细黑" w:eastAsia="华文细黑" w:hAnsi="华文细黑" w:hint="eastAsia"/>
          <w:sz w:val="24"/>
        </w:rPr>
        <w:t>协议</w:t>
      </w:r>
      <w:r>
        <w:rPr>
          <w:rFonts w:ascii="华文细黑" w:eastAsia="华文细黑" w:hAnsi="华文细黑"/>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智能</w:t>
      </w:r>
      <w:r>
        <w:rPr>
          <w:rFonts w:ascii="华文细黑" w:eastAsia="华文细黑" w:hAnsi="华文细黑"/>
          <w:sz w:val="24"/>
        </w:rPr>
        <w:t>适配各类序列化</w:t>
      </w:r>
      <w:r>
        <w:rPr>
          <w:rFonts w:ascii="华文细黑" w:eastAsia="华文细黑" w:hAnsi="华文细黑" w:hint="eastAsia"/>
          <w:sz w:val="24"/>
        </w:rPr>
        <w:t>/反序列化</w:t>
      </w:r>
      <w:r>
        <w:rPr>
          <w:rFonts w:ascii="华文细黑" w:eastAsia="华文细黑" w:hAnsi="华文细黑"/>
          <w:sz w:val="24"/>
        </w:rPr>
        <w:t>模式</w:t>
      </w:r>
      <w:r>
        <w:rPr>
          <w:rFonts w:ascii="华文细黑" w:eastAsia="华文细黑" w:hAnsi="华文细黑" w:hint="eastAsia"/>
          <w:sz w:val="24"/>
        </w:rPr>
        <w:t>的</w:t>
      </w:r>
      <w:r>
        <w:rPr>
          <w:rFonts w:ascii="华文细黑" w:eastAsia="华文细黑" w:hAnsi="华文细黑"/>
          <w:sz w:val="24"/>
        </w:rPr>
        <w:t>自定义</w:t>
      </w:r>
      <w:r>
        <w:rPr>
          <w:rFonts w:ascii="华文细黑" w:eastAsia="华文细黑" w:hAnsi="华文细黑" w:hint="eastAsia"/>
          <w:sz w:val="24"/>
        </w:rPr>
        <w:t>数据类型</w:t>
      </w:r>
      <w:r>
        <w:rPr>
          <w:rFonts w:ascii="华文细黑" w:eastAsia="华文细黑" w:hAnsi="华文细黑"/>
          <w:sz w:val="24"/>
        </w:rPr>
        <w:t>处理机制</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总线功能</w:t>
      </w:r>
      <w:r>
        <w:rPr>
          <w:rFonts w:ascii="华文细黑" w:eastAsia="华文细黑" w:hAnsi="华文细黑"/>
          <w:sz w:val="24"/>
        </w:rPr>
        <w:t>扩展和适配</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系统所有</w:t>
      </w:r>
      <w:r>
        <w:rPr>
          <w:rFonts w:ascii="华文细黑" w:eastAsia="华文细黑" w:hAnsi="华文细黑"/>
          <w:sz w:val="24"/>
        </w:rPr>
        <w:t>功能均被设计为可扩展</w:t>
      </w:r>
      <w:r>
        <w:rPr>
          <w:rFonts w:ascii="华文细黑" w:eastAsia="华文细黑" w:hAnsi="华文细黑" w:hint="eastAsia"/>
          <w:sz w:val="24"/>
        </w:rPr>
        <w:t>、</w:t>
      </w:r>
      <w:r>
        <w:rPr>
          <w:rFonts w:ascii="华文细黑" w:eastAsia="华文细黑" w:hAnsi="华文细黑"/>
          <w:sz w:val="24"/>
        </w:rPr>
        <w:t>可配置</w:t>
      </w:r>
      <w:r>
        <w:rPr>
          <w:rFonts w:ascii="华文细黑" w:eastAsia="华文细黑" w:hAnsi="华文细黑" w:hint="eastAsia"/>
          <w:sz w:val="24"/>
        </w:rPr>
        <w:t>、</w:t>
      </w:r>
      <w:r>
        <w:rPr>
          <w:rFonts w:ascii="华文细黑" w:eastAsia="华文细黑" w:hAnsi="华文细黑"/>
          <w:sz w:val="24"/>
        </w:rPr>
        <w:t>可自定义的，</w:t>
      </w:r>
      <w:r>
        <w:rPr>
          <w:rFonts w:ascii="华文细黑" w:eastAsia="华文细黑" w:hAnsi="华文细黑" w:hint="eastAsia"/>
          <w:sz w:val="24"/>
        </w:rPr>
        <w:t>且</w:t>
      </w:r>
      <w:r>
        <w:rPr>
          <w:rFonts w:ascii="华文细黑" w:eastAsia="华文细黑" w:hAnsi="华文细黑"/>
          <w:sz w:val="24"/>
        </w:rPr>
        <w:t>各个系统功能之间耦合度低，从而可以简单方便的</w:t>
      </w:r>
      <w:r>
        <w:rPr>
          <w:rFonts w:ascii="华文细黑" w:eastAsia="华文细黑" w:hAnsi="华文细黑" w:hint="eastAsia"/>
          <w:sz w:val="24"/>
        </w:rPr>
        <w:t>实现</w:t>
      </w:r>
      <w:r>
        <w:rPr>
          <w:rFonts w:ascii="华文细黑" w:eastAsia="华文细黑" w:hAnsi="华文细黑"/>
          <w:sz w:val="24"/>
        </w:rPr>
        <w:t>对系统本身的调整和扩充。主要</w:t>
      </w:r>
      <w:r>
        <w:rPr>
          <w:rFonts w:ascii="华文细黑" w:eastAsia="华文细黑" w:hAnsi="华文细黑" w:hint="eastAsia"/>
          <w:sz w:val="24"/>
        </w:rPr>
        <w:t>包括</w:t>
      </w:r>
      <w:r>
        <w:rPr>
          <w:rFonts w:ascii="华文细黑" w:eastAsia="华文细黑" w:hAnsi="华文细黑"/>
          <w:sz w:val="24"/>
        </w:rPr>
        <w:t>以下机制：</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可扩展的</w:t>
      </w:r>
      <w:r>
        <w:rPr>
          <w:rFonts w:ascii="华文细黑" w:eastAsia="华文细黑" w:hAnsi="华文细黑" w:hint="eastAsia"/>
          <w:sz w:val="24"/>
        </w:rPr>
        <w:t>过滤</w:t>
      </w:r>
      <w:r>
        <w:rPr>
          <w:rFonts w:ascii="华文细黑" w:eastAsia="华文细黑" w:hAnsi="华文细黑"/>
          <w:sz w:val="24"/>
        </w:rPr>
        <w:t>器和过滤链机制，</w:t>
      </w:r>
      <w:r>
        <w:rPr>
          <w:rFonts w:ascii="华文细黑" w:eastAsia="华文细黑" w:hAnsi="华文细黑" w:hint="eastAsia"/>
          <w:sz w:val="24"/>
        </w:rPr>
        <w:t>实现</w:t>
      </w:r>
      <w:r>
        <w:rPr>
          <w:rFonts w:ascii="华文细黑" w:eastAsia="华文细黑" w:hAnsi="华文细黑"/>
          <w:sz w:val="24"/>
        </w:rPr>
        <w:t>插拔式的接口交互中业务控制。</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w:t>
      </w:r>
      <w:r>
        <w:rPr>
          <w:rFonts w:ascii="华文细黑" w:eastAsia="华文细黑" w:hAnsi="华文细黑" w:hint="eastAsia"/>
          <w:sz w:val="24"/>
        </w:rPr>
        <w:t>的数据</w:t>
      </w:r>
      <w:r>
        <w:rPr>
          <w:rFonts w:ascii="华文细黑" w:eastAsia="华文细黑" w:hAnsi="华文细黑"/>
          <w:sz w:val="24"/>
        </w:rPr>
        <w:t>序列化</w:t>
      </w:r>
      <w:r>
        <w:rPr>
          <w:rFonts w:ascii="华文细黑" w:eastAsia="华文细黑" w:hAnsi="华文细黑" w:hint="eastAsia"/>
          <w:sz w:val="24"/>
        </w:rPr>
        <w:t>/反序列化</w:t>
      </w:r>
      <w:r>
        <w:rPr>
          <w:rFonts w:ascii="华文细黑" w:eastAsia="华文细黑" w:hAnsi="华文细黑"/>
          <w:sz w:val="24"/>
        </w:rPr>
        <w:t>模式</w:t>
      </w:r>
      <w:r>
        <w:rPr>
          <w:rFonts w:ascii="华文细黑" w:eastAsia="华文细黑" w:hAnsi="华文细黑" w:hint="eastAsia"/>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、可扩展的</w:t>
      </w:r>
      <w:r>
        <w:rPr>
          <w:rFonts w:ascii="华文细黑" w:eastAsia="华文细黑" w:hAnsi="华文细黑" w:hint="eastAsia"/>
          <w:sz w:val="24"/>
        </w:rPr>
        <w:t>数据</w:t>
      </w:r>
      <w:r>
        <w:rPr>
          <w:rFonts w:ascii="华文细黑" w:eastAsia="华文细黑" w:hAnsi="华文细黑"/>
          <w:sz w:val="24"/>
        </w:rPr>
        <w:t>序列化</w:t>
      </w:r>
      <w:r>
        <w:rPr>
          <w:rFonts w:ascii="华文细黑" w:eastAsia="华文细黑" w:hAnsi="华文细黑" w:hint="eastAsia"/>
          <w:sz w:val="24"/>
        </w:rPr>
        <w:t>/反序列化</w:t>
      </w:r>
      <w:r>
        <w:rPr>
          <w:rFonts w:ascii="华文细黑" w:eastAsia="华文细黑" w:hAnsi="华文细黑"/>
          <w:sz w:val="24"/>
        </w:rPr>
        <w:t>模式中的自定义数据类型处理器</w:t>
      </w:r>
      <w:r>
        <w:rPr>
          <w:rFonts w:ascii="华文细黑" w:eastAsia="华文细黑" w:hAnsi="华文细黑" w:hint="eastAsia"/>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w:t>
      </w:r>
      <w:r>
        <w:rPr>
          <w:rFonts w:ascii="华文细黑" w:eastAsia="华文细黑" w:hAnsi="华文细黑" w:hint="eastAsia"/>
          <w:sz w:val="24"/>
        </w:rPr>
        <w:t>的网络</w:t>
      </w:r>
      <w:r>
        <w:rPr>
          <w:rFonts w:ascii="华文细黑" w:eastAsia="华文细黑" w:hAnsi="华文细黑"/>
          <w:sz w:val="24"/>
        </w:rPr>
        <w:t>通讯协议</w:t>
      </w:r>
      <w:r>
        <w:rPr>
          <w:rFonts w:ascii="华文细黑" w:eastAsia="华文细黑" w:hAnsi="华文细黑" w:hint="eastAsia"/>
          <w:sz w:val="24"/>
        </w:rPr>
        <w:t>适配。</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可配置、</w:t>
      </w:r>
      <w:r>
        <w:rPr>
          <w:rFonts w:ascii="华文细黑" w:eastAsia="华文细黑" w:hAnsi="华文细黑"/>
          <w:sz w:val="24"/>
        </w:rPr>
        <w:t>可扩展</w:t>
      </w:r>
      <w:r>
        <w:rPr>
          <w:rFonts w:ascii="华文细黑" w:eastAsia="华文细黑" w:hAnsi="华文细黑" w:hint="eastAsia"/>
          <w:sz w:val="24"/>
        </w:rPr>
        <w:t>的服务</w:t>
      </w:r>
      <w:r>
        <w:rPr>
          <w:rFonts w:ascii="华文细黑" w:eastAsia="华文细黑" w:hAnsi="华文细黑"/>
          <w:sz w:val="24"/>
        </w:rPr>
        <w:t>节点</w:t>
      </w:r>
      <w:r>
        <w:rPr>
          <w:rFonts w:ascii="华文细黑" w:eastAsia="华文细黑" w:hAnsi="华文细黑" w:hint="eastAsia"/>
          <w:sz w:val="24"/>
        </w:rPr>
        <w:t>引擎</w:t>
      </w:r>
      <w:r>
        <w:rPr>
          <w:rFonts w:ascii="华文细黑" w:eastAsia="华文细黑" w:hAnsi="华文细黑"/>
          <w:sz w:val="24"/>
        </w:rPr>
        <w:t>。</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sz w:val="24"/>
        </w:rPr>
        <w:t>当前</w:t>
      </w:r>
      <w:r>
        <w:rPr>
          <w:rFonts w:ascii="华文细黑" w:eastAsia="华文细黑" w:hAnsi="华文细黑" w:hint="eastAsia"/>
          <w:sz w:val="24"/>
        </w:rPr>
        <w:t>提供了</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基于Embedded</w:t>
      </w:r>
      <w:r>
        <w:rPr>
          <w:rFonts w:ascii="华文细黑" w:eastAsia="华文细黑" w:hAnsi="华文细黑"/>
          <w:sz w:val="24"/>
        </w:rPr>
        <w:t xml:space="preserve"> Jetty</w:t>
      </w:r>
      <w:r>
        <w:rPr>
          <w:rFonts w:ascii="华文细黑" w:eastAsia="华文细黑" w:hAnsi="华文细黑" w:hint="eastAsia"/>
          <w:sz w:val="24"/>
        </w:rPr>
        <w:t>的内置引擎</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w:t>
      </w:r>
      <w:r>
        <w:rPr>
          <w:rFonts w:ascii="华文细黑" w:eastAsia="华文细黑" w:hAnsi="华文细黑"/>
          <w:sz w:val="24"/>
        </w:rPr>
        <w:t>标准</w:t>
      </w:r>
      <w:r>
        <w:rPr>
          <w:rFonts w:ascii="华文细黑" w:eastAsia="华文细黑" w:hAnsi="华文细黑" w:hint="eastAsia"/>
          <w:sz w:val="24"/>
        </w:rPr>
        <w:t>Servlet的Web应用引擎</w:t>
      </w:r>
    </w:p>
    <w:p w:rsidR="001360F8" w:rsidRDefault="001360F8" w:rsidP="001360F8">
      <w:pPr>
        <w:ind w:left="840" w:firstLine="420"/>
        <w:rPr>
          <w:rFonts w:ascii="华文细黑" w:eastAsia="华文细黑" w:hAnsi="华文细黑"/>
          <w:sz w:val="24"/>
          <w:szCs w:val="24"/>
        </w:rPr>
      </w:pPr>
      <w:r>
        <w:rPr>
          <w:rFonts w:ascii="华文细黑" w:eastAsia="华文细黑" w:hAnsi="华文细黑" w:hint="eastAsia"/>
          <w:sz w:val="24"/>
          <w:szCs w:val="24"/>
        </w:rPr>
        <w:t>Road Map计划中</w:t>
      </w:r>
      <w:r>
        <w:rPr>
          <w:rFonts w:ascii="华文细黑" w:eastAsia="华文细黑" w:hAnsi="华文细黑"/>
          <w:sz w:val="24"/>
          <w:szCs w:val="24"/>
        </w:rPr>
        <w:t>提供</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基于netty的</w:t>
      </w:r>
      <w:r>
        <w:rPr>
          <w:rFonts w:ascii="华文细黑" w:eastAsia="华文细黑" w:hAnsi="华文细黑"/>
          <w:sz w:val="24"/>
        </w:rPr>
        <w:t>Socket</w:t>
      </w:r>
      <w:r>
        <w:rPr>
          <w:rFonts w:ascii="华文细黑" w:eastAsia="华文细黑" w:hAnsi="华文细黑" w:hint="eastAsia"/>
          <w:sz w:val="24"/>
        </w:rPr>
        <w:t>引擎</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基于Apache的Apache Module引擎</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基于Microsoft IIS的IIS Filter引擎</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丰富的</w:t>
      </w:r>
      <w:r>
        <w:rPr>
          <w:rFonts w:ascii="华文细黑" w:eastAsia="华文细黑" w:hAnsi="华文细黑"/>
          <w:sz w:val="24"/>
        </w:rPr>
        <w:t>前端开发语言适配</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后端</w:t>
      </w:r>
      <w:r>
        <w:rPr>
          <w:rFonts w:ascii="华文细黑" w:eastAsia="华文细黑" w:hAnsi="华文细黑"/>
          <w:sz w:val="24"/>
        </w:rPr>
        <w:t>（</w:t>
      </w:r>
      <w:r>
        <w:rPr>
          <w:rFonts w:ascii="华文细黑" w:eastAsia="华文细黑" w:hAnsi="华文细黑" w:hint="eastAsia"/>
          <w:sz w:val="24"/>
        </w:rPr>
        <w:t>接口实现</w:t>
      </w:r>
      <w:r>
        <w:rPr>
          <w:rFonts w:ascii="华文细黑" w:eastAsia="华文细黑" w:hAnsi="华文细黑"/>
          <w:sz w:val="24"/>
        </w:rPr>
        <w:t>）</w:t>
      </w:r>
      <w:r>
        <w:rPr>
          <w:rFonts w:ascii="华文细黑" w:eastAsia="华文细黑" w:hAnsi="华文细黑" w:hint="eastAsia"/>
          <w:sz w:val="24"/>
        </w:rPr>
        <w:t>支持Java平台</w:t>
      </w:r>
      <w:r>
        <w:rPr>
          <w:rFonts w:ascii="华文细黑" w:eastAsia="华文细黑" w:hAnsi="华文细黑"/>
          <w:sz w:val="24"/>
        </w:rPr>
        <w:t>开发实现。前端</w:t>
      </w:r>
      <w:r>
        <w:rPr>
          <w:rFonts w:ascii="华文细黑" w:eastAsia="华文细黑" w:hAnsi="华文细黑" w:hint="eastAsia"/>
          <w:sz w:val="24"/>
        </w:rPr>
        <w:t>可以</w:t>
      </w:r>
      <w:r>
        <w:rPr>
          <w:rFonts w:ascii="华文细黑" w:eastAsia="华文细黑" w:hAnsi="华文细黑"/>
          <w:sz w:val="24"/>
        </w:rPr>
        <w:lastRenderedPageBreak/>
        <w:t>提供多种实现平台，当前</w:t>
      </w:r>
      <w:r>
        <w:rPr>
          <w:rFonts w:ascii="华文细黑" w:eastAsia="华文细黑" w:hAnsi="华文细黑" w:hint="eastAsia"/>
          <w:sz w:val="24"/>
        </w:rPr>
        <w:t>包括</w:t>
      </w:r>
      <w:r>
        <w:rPr>
          <w:rFonts w:ascii="华文细黑" w:eastAsia="华文细黑" w:hAnsi="华文细黑"/>
          <w:sz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Java平台</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J</w:t>
      </w:r>
      <w:r>
        <w:rPr>
          <w:rFonts w:ascii="华文细黑" w:eastAsia="华文细黑" w:hAnsi="华文细黑"/>
          <w:sz w:val="24"/>
        </w:rPr>
        <w:t>avaScript</w:t>
      </w:r>
      <w:r>
        <w:rPr>
          <w:rFonts w:ascii="华文细黑" w:eastAsia="华文细黑" w:hAnsi="华文细黑" w:hint="eastAsia"/>
          <w:sz w:val="24"/>
        </w:rPr>
        <w:t>平台</w:t>
      </w:r>
      <w:r>
        <w:rPr>
          <w:rFonts w:ascii="华文细黑" w:eastAsia="华文细黑" w:hAnsi="华文细黑"/>
          <w:sz w:val="24"/>
        </w:rPr>
        <w:t>（</w:t>
      </w:r>
      <w:r>
        <w:rPr>
          <w:rFonts w:ascii="华文细黑" w:eastAsia="华文细黑" w:hAnsi="华文细黑" w:hint="eastAsia"/>
          <w:sz w:val="24"/>
        </w:rPr>
        <w:t>基于AJAX技术</w:t>
      </w:r>
      <w:r>
        <w:rPr>
          <w:rFonts w:ascii="华文细黑" w:eastAsia="华文细黑" w:hAnsi="华文细黑"/>
          <w:sz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.Net平台</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Python平台</w:t>
      </w:r>
    </w:p>
    <w:p w:rsidR="001360F8" w:rsidRDefault="001360F8" w:rsidP="001360F8">
      <w:pPr>
        <w:ind w:left="840" w:firstLine="420"/>
        <w:rPr>
          <w:rFonts w:ascii="华文细黑" w:eastAsia="华文细黑" w:hAnsi="华文细黑"/>
          <w:sz w:val="24"/>
          <w:szCs w:val="24"/>
        </w:rPr>
      </w:pPr>
      <w:r>
        <w:rPr>
          <w:rFonts w:ascii="华文细黑" w:eastAsia="华文细黑" w:hAnsi="华文细黑" w:hint="eastAsia"/>
          <w:sz w:val="24"/>
          <w:szCs w:val="24"/>
        </w:rPr>
        <w:t>Road Map计划中</w:t>
      </w:r>
      <w:r>
        <w:rPr>
          <w:rFonts w:ascii="华文细黑" w:eastAsia="华文细黑" w:hAnsi="华文细黑"/>
          <w:sz w:val="24"/>
          <w:szCs w:val="24"/>
        </w:rPr>
        <w:t>提供</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P</w:t>
      </w:r>
      <w:r>
        <w:rPr>
          <w:rFonts w:ascii="华文细黑" w:eastAsia="华文细黑" w:hAnsi="华文细黑"/>
          <w:sz w:val="24"/>
        </w:rPr>
        <w:t>HP</w:t>
      </w:r>
      <w:r>
        <w:rPr>
          <w:rFonts w:ascii="华文细黑" w:eastAsia="华文细黑" w:hAnsi="华文细黑" w:hint="eastAsia"/>
          <w:sz w:val="24"/>
        </w:rPr>
        <w:t>平台</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安全</w:t>
      </w:r>
      <w:r>
        <w:rPr>
          <w:rFonts w:ascii="华文细黑" w:eastAsia="华文细黑" w:hAnsi="华文细黑"/>
          <w:sz w:val="24"/>
        </w:rPr>
        <w:t>和认证机制</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通过</w:t>
      </w:r>
      <w:r>
        <w:rPr>
          <w:rFonts w:ascii="华文细黑" w:eastAsia="华文细黑" w:hAnsi="华文细黑"/>
          <w:sz w:val="24"/>
        </w:rPr>
        <w:t>可插拔的认证组件</w:t>
      </w:r>
      <w:r>
        <w:rPr>
          <w:rFonts w:ascii="华文细黑" w:eastAsia="华文细黑" w:hAnsi="华文细黑" w:hint="eastAsia"/>
          <w:sz w:val="24"/>
        </w:rPr>
        <w:t>接口</w:t>
      </w:r>
      <w:r>
        <w:rPr>
          <w:rFonts w:ascii="华文细黑" w:eastAsia="华文细黑" w:hAnsi="华文细黑"/>
          <w:sz w:val="24"/>
        </w:rPr>
        <w:t>，</w:t>
      </w: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实现</w:t>
      </w:r>
      <w:r>
        <w:rPr>
          <w:rFonts w:ascii="华文细黑" w:eastAsia="华文细黑" w:hAnsi="华文细黑"/>
          <w:sz w:val="24"/>
        </w:rPr>
        <w:t>了认证机制与接口平台解耦，亦即，</w:t>
      </w:r>
      <w:r>
        <w:rPr>
          <w:rFonts w:ascii="华文细黑" w:eastAsia="华文细黑" w:hAnsi="华文细黑" w:hint="eastAsia"/>
          <w:sz w:val="24"/>
        </w:rPr>
        <w:t>业务</w:t>
      </w:r>
      <w:r>
        <w:rPr>
          <w:rFonts w:ascii="华文细黑" w:eastAsia="华文细黑" w:hAnsi="华文细黑"/>
          <w:sz w:val="24"/>
        </w:rPr>
        <w:t>系统实现的</w:t>
      </w:r>
      <w:r>
        <w:rPr>
          <w:rFonts w:ascii="华文细黑" w:eastAsia="华文细黑" w:hAnsi="华文细黑" w:hint="eastAsia"/>
          <w:sz w:val="24"/>
        </w:rPr>
        <w:t>自定义</w:t>
      </w:r>
      <w:r>
        <w:rPr>
          <w:rFonts w:ascii="华文细黑" w:eastAsia="华文细黑" w:hAnsi="华文细黑"/>
          <w:sz w:val="24"/>
        </w:rPr>
        <w:t>认证机制可以</w:t>
      </w:r>
      <w:r>
        <w:rPr>
          <w:rFonts w:ascii="华文细黑" w:eastAsia="华文细黑" w:hAnsi="华文细黑" w:hint="eastAsia"/>
          <w:sz w:val="24"/>
        </w:rPr>
        <w:t>通过</w:t>
      </w:r>
      <w:r>
        <w:rPr>
          <w:rFonts w:ascii="华文细黑" w:eastAsia="华文细黑" w:hAnsi="华文细黑"/>
          <w:sz w:val="24"/>
        </w:rPr>
        <w:t>扩展</w:t>
      </w:r>
      <w:r>
        <w:rPr>
          <w:rFonts w:ascii="华文细黑" w:eastAsia="华文细黑" w:hAnsi="华文细黑" w:hint="eastAsia"/>
          <w:sz w:val="24"/>
        </w:rPr>
        <w:t>实现</w:t>
      </w:r>
      <w:r>
        <w:rPr>
          <w:rFonts w:ascii="华文细黑" w:eastAsia="华文细黑" w:hAnsi="华文细黑"/>
          <w:sz w:val="24"/>
        </w:rPr>
        <w:t>符合规范的</w:t>
      </w:r>
      <w:r>
        <w:rPr>
          <w:rFonts w:ascii="华文细黑" w:eastAsia="华文细黑" w:hAnsi="华文细黑" w:hint="eastAsia"/>
          <w:sz w:val="24"/>
        </w:rPr>
        <w:t>认证</w:t>
      </w:r>
      <w:r>
        <w:rPr>
          <w:rFonts w:ascii="华文细黑" w:eastAsia="华文细黑" w:hAnsi="华文细黑"/>
          <w:sz w:val="24"/>
        </w:rPr>
        <w:t>适配</w:t>
      </w:r>
      <w:r>
        <w:rPr>
          <w:rFonts w:ascii="华文细黑" w:eastAsia="华文细黑" w:hAnsi="华文细黑" w:hint="eastAsia"/>
          <w:sz w:val="24"/>
        </w:rPr>
        <w:t>，</w:t>
      </w:r>
      <w:r>
        <w:rPr>
          <w:rFonts w:ascii="华文细黑" w:eastAsia="华文细黑" w:hAnsi="华文细黑"/>
          <w:sz w:val="24"/>
        </w:rPr>
        <w:t>无缝插入</w:t>
      </w:r>
      <w:r>
        <w:rPr>
          <w:rFonts w:ascii="华文细黑" w:eastAsia="华文细黑" w:hAnsi="华文细黑" w:hint="eastAsia"/>
          <w:sz w:val="24"/>
        </w:rPr>
        <w:t>接口</w:t>
      </w:r>
      <w:r>
        <w:rPr>
          <w:rFonts w:ascii="华文细黑" w:eastAsia="华文细黑" w:hAnsi="华文细黑"/>
          <w:sz w:val="24"/>
        </w:rPr>
        <w:t>总线，从而为所有接口使用者</w:t>
      </w:r>
      <w:r>
        <w:rPr>
          <w:rFonts w:ascii="华文细黑" w:eastAsia="华文细黑" w:hAnsi="华文细黑" w:hint="eastAsia"/>
          <w:sz w:val="24"/>
        </w:rPr>
        <w:t>提供</w:t>
      </w:r>
      <w:r>
        <w:rPr>
          <w:rFonts w:ascii="华文细黑" w:eastAsia="华文细黑" w:hAnsi="华文细黑"/>
          <w:sz w:val="24"/>
        </w:rPr>
        <w:t>统一的认证和授权。且</w:t>
      </w:r>
      <w:r>
        <w:rPr>
          <w:rFonts w:ascii="华文细黑" w:eastAsia="华文细黑" w:hAnsi="华文细黑" w:hint="eastAsia"/>
          <w:sz w:val="24"/>
        </w:rPr>
        <w:t>具体</w:t>
      </w:r>
      <w:r>
        <w:rPr>
          <w:rFonts w:ascii="华文细黑" w:eastAsia="华文细黑" w:hAnsi="华文细黑"/>
          <w:sz w:val="24"/>
        </w:rPr>
        <w:t>认证实现与接口总线</w:t>
      </w:r>
      <w:r>
        <w:rPr>
          <w:rFonts w:ascii="华文细黑" w:eastAsia="华文细黑" w:hAnsi="华文细黑" w:hint="eastAsia"/>
          <w:sz w:val="24"/>
        </w:rPr>
        <w:t>透明</w:t>
      </w:r>
      <w:r>
        <w:rPr>
          <w:rFonts w:ascii="华文细黑" w:eastAsia="华文细黑" w:hAnsi="华文细黑"/>
          <w:sz w:val="24"/>
        </w:rPr>
        <w:t>无关，</w:t>
      </w:r>
      <w:r>
        <w:rPr>
          <w:rFonts w:ascii="华文细黑" w:eastAsia="华文细黑" w:hAnsi="华文细黑" w:hint="eastAsia"/>
          <w:sz w:val="24"/>
        </w:rPr>
        <w:t>不影响</w:t>
      </w:r>
      <w:r>
        <w:rPr>
          <w:rFonts w:ascii="华文细黑" w:eastAsia="华文细黑" w:hAnsi="华文细黑"/>
          <w:sz w:val="24"/>
        </w:rPr>
        <w:t>接口总线的功能。当前</w:t>
      </w:r>
      <w:r>
        <w:rPr>
          <w:rFonts w:ascii="华文细黑" w:eastAsia="华文细黑" w:hAnsi="华文细黑" w:hint="eastAsia"/>
          <w:sz w:val="24"/>
        </w:rPr>
        <w:t>实现</w:t>
      </w:r>
      <w:r>
        <w:rPr>
          <w:rFonts w:ascii="华文细黑" w:eastAsia="华文细黑" w:hAnsi="华文细黑"/>
          <w:sz w:val="24"/>
        </w:rPr>
        <w:t>了以下认证模式：</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基于用户名/密码</w:t>
      </w:r>
      <w:r>
        <w:rPr>
          <w:rFonts w:ascii="华文细黑" w:eastAsia="华文细黑" w:hAnsi="华文细黑"/>
          <w:sz w:val="24"/>
        </w:rPr>
        <w:t>的认证和</w:t>
      </w:r>
      <w:r>
        <w:rPr>
          <w:rFonts w:ascii="华文细黑" w:eastAsia="华文细黑" w:hAnsi="华文细黑" w:hint="eastAsia"/>
          <w:sz w:val="24"/>
        </w:rPr>
        <w:t>授权</w:t>
      </w:r>
      <w:r>
        <w:rPr>
          <w:rFonts w:ascii="华文细黑" w:eastAsia="华文细黑" w:hAnsi="华文细黑"/>
          <w:sz w:val="24"/>
        </w:rPr>
        <w:t>机制</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w:t>
      </w:r>
      <w:r>
        <w:rPr>
          <w:rFonts w:ascii="华文细黑" w:eastAsia="华文细黑" w:hAnsi="华文细黑"/>
          <w:sz w:val="24"/>
        </w:rPr>
        <w:t>密钥的认证和授权机制</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业务</w:t>
      </w:r>
      <w:r>
        <w:rPr>
          <w:rFonts w:ascii="华文细黑" w:eastAsia="华文细黑" w:hAnsi="华文细黑"/>
          <w:sz w:val="24"/>
        </w:rPr>
        <w:t>功能的伸缩与</w:t>
      </w:r>
      <w:r>
        <w:rPr>
          <w:rFonts w:ascii="华文细黑" w:eastAsia="华文细黑" w:hAnsi="华文细黑" w:hint="eastAsia"/>
          <w:sz w:val="24"/>
        </w:rPr>
        <w:t>扩展</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w:t>
      </w:r>
      <w:r>
        <w:rPr>
          <w:rFonts w:ascii="华文细黑" w:eastAsia="华文细黑" w:hAnsi="华文细黑"/>
          <w:sz w:val="24"/>
        </w:rPr>
        <w:t>LBus服务总线</w:t>
      </w:r>
      <w:r>
        <w:rPr>
          <w:rFonts w:ascii="华文细黑" w:eastAsia="华文细黑" w:hAnsi="华文细黑" w:hint="eastAsia"/>
          <w:sz w:val="24"/>
        </w:rPr>
        <w:t>通过</w:t>
      </w:r>
      <w:r>
        <w:rPr>
          <w:rFonts w:ascii="华文细黑" w:eastAsia="华文细黑" w:hAnsi="华文细黑"/>
          <w:sz w:val="24"/>
        </w:rPr>
        <w:t>业务单元容器解耦了业务实现和接口总线之间的依赖性，从而使</w:t>
      </w:r>
      <w:r>
        <w:rPr>
          <w:rFonts w:ascii="华文细黑" w:eastAsia="华文细黑" w:hAnsi="华文细黑" w:hint="eastAsia"/>
          <w:sz w:val="24"/>
        </w:rPr>
        <w:t>被</w:t>
      </w:r>
      <w:r>
        <w:rPr>
          <w:rFonts w:ascii="华文细黑" w:eastAsia="华文细黑" w:hAnsi="华文细黑"/>
          <w:sz w:val="24"/>
        </w:rPr>
        <w:t>接口总线</w:t>
      </w:r>
      <w:r>
        <w:rPr>
          <w:rFonts w:ascii="华文细黑" w:eastAsia="华文细黑" w:hAnsi="华文细黑" w:hint="eastAsia"/>
          <w:sz w:val="24"/>
        </w:rPr>
        <w:t>管理</w:t>
      </w:r>
      <w:r>
        <w:rPr>
          <w:rFonts w:ascii="华文细黑" w:eastAsia="华文细黑" w:hAnsi="华文细黑"/>
          <w:sz w:val="24"/>
        </w:rPr>
        <w:t>的</w:t>
      </w:r>
      <w:r>
        <w:rPr>
          <w:rFonts w:ascii="华文细黑" w:eastAsia="华文细黑" w:hAnsi="华文细黑" w:hint="eastAsia"/>
          <w:sz w:val="24"/>
        </w:rPr>
        <w:t>业务</w:t>
      </w:r>
      <w:r>
        <w:rPr>
          <w:rFonts w:ascii="华文细黑" w:eastAsia="华文细黑" w:hAnsi="华文细黑"/>
          <w:sz w:val="24"/>
        </w:rPr>
        <w:t>系统实现可以</w:t>
      </w:r>
      <w:r>
        <w:rPr>
          <w:rFonts w:ascii="华文细黑" w:eastAsia="华文细黑" w:hAnsi="华文细黑" w:hint="eastAsia"/>
          <w:sz w:val="24"/>
        </w:rPr>
        <w:t>灵活</w:t>
      </w:r>
      <w:r>
        <w:rPr>
          <w:rFonts w:ascii="华文细黑" w:eastAsia="华文细黑" w:hAnsi="华文细黑"/>
          <w:sz w:val="24"/>
        </w:rPr>
        <w:t>、无缝扩展和变更</w:t>
      </w:r>
      <w:r>
        <w:rPr>
          <w:rFonts w:ascii="华文细黑" w:eastAsia="华文细黑" w:hAnsi="华文细黑" w:hint="eastAsia"/>
          <w:sz w:val="24"/>
        </w:rPr>
        <w:t>。当</w:t>
      </w:r>
      <w:r>
        <w:rPr>
          <w:rFonts w:ascii="华文细黑" w:eastAsia="华文细黑" w:hAnsi="华文细黑"/>
          <w:sz w:val="24"/>
        </w:rPr>
        <w:t>业务需求</w:t>
      </w:r>
      <w:r>
        <w:rPr>
          <w:rFonts w:ascii="华文细黑" w:eastAsia="华文细黑" w:hAnsi="华文细黑" w:hint="eastAsia"/>
          <w:sz w:val="24"/>
        </w:rPr>
        <w:t>发生</w:t>
      </w:r>
      <w:r>
        <w:rPr>
          <w:rFonts w:ascii="华文细黑" w:eastAsia="华文细黑" w:hAnsi="华文细黑"/>
          <w:sz w:val="24"/>
        </w:rPr>
        <w:t>变化或扩展时，可以通过简单</w:t>
      </w:r>
      <w:r>
        <w:rPr>
          <w:rFonts w:ascii="华文细黑" w:eastAsia="华文细黑" w:hAnsi="华文细黑" w:hint="eastAsia"/>
          <w:sz w:val="24"/>
        </w:rPr>
        <w:t>运维</w:t>
      </w:r>
      <w:r>
        <w:rPr>
          <w:rFonts w:ascii="华文细黑" w:eastAsia="华文细黑" w:hAnsi="华文细黑"/>
          <w:sz w:val="24"/>
        </w:rPr>
        <w:t>手段</w:t>
      </w:r>
      <w:r>
        <w:rPr>
          <w:rFonts w:ascii="华文细黑" w:eastAsia="华文细黑" w:hAnsi="华文细黑" w:hint="eastAsia"/>
          <w:sz w:val="24"/>
        </w:rPr>
        <w:t>，</w:t>
      </w:r>
      <w:r>
        <w:rPr>
          <w:rFonts w:ascii="华文细黑" w:eastAsia="华文细黑" w:hAnsi="华文细黑"/>
          <w:sz w:val="24"/>
        </w:rPr>
        <w:t>在不影响接口总线</w:t>
      </w:r>
      <w:r>
        <w:rPr>
          <w:rFonts w:ascii="华文细黑" w:eastAsia="华文细黑" w:hAnsi="华文细黑" w:hint="eastAsia"/>
          <w:sz w:val="24"/>
        </w:rPr>
        <w:t>配置</w:t>
      </w:r>
      <w:r>
        <w:rPr>
          <w:rFonts w:ascii="华文细黑" w:eastAsia="华文细黑" w:hAnsi="华文细黑"/>
          <w:sz w:val="24"/>
        </w:rPr>
        <w:t>和使用的前提下扩展已有业务子系统，也可以</w:t>
      </w:r>
      <w:r>
        <w:rPr>
          <w:rFonts w:ascii="华文细黑" w:eastAsia="华文细黑" w:hAnsi="华文细黑" w:hint="eastAsia"/>
          <w:sz w:val="24"/>
        </w:rPr>
        <w:t>任意</w:t>
      </w:r>
      <w:r>
        <w:rPr>
          <w:rFonts w:ascii="华文细黑" w:eastAsia="华文细黑" w:hAnsi="华文细黑"/>
          <w:sz w:val="24"/>
        </w:rPr>
        <w:t>自由定义新的业务子系统</w:t>
      </w:r>
      <w:r>
        <w:rPr>
          <w:rFonts w:ascii="华文细黑" w:eastAsia="华文细黑" w:hAnsi="华文细黑" w:hint="eastAsia"/>
          <w:sz w:val="24"/>
        </w:rPr>
        <w:t>插入</w:t>
      </w:r>
      <w:r>
        <w:rPr>
          <w:rFonts w:ascii="华文细黑" w:eastAsia="华文细黑" w:hAnsi="华文细黑"/>
          <w:sz w:val="24"/>
        </w:rPr>
        <w:t>当前接口总线中。</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敏捷化</w:t>
      </w:r>
      <w:r>
        <w:rPr>
          <w:rFonts w:ascii="华文细黑" w:eastAsia="华文细黑" w:hAnsi="华文细黑"/>
          <w:sz w:val="24"/>
        </w:rPr>
        <w:t>的开发模式</w:t>
      </w:r>
      <w:r>
        <w:rPr>
          <w:rFonts w:ascii="华文细黑" w:eastAsia="华文细黑" w:hAnsi="华文细黑" w:hint="eastAsia"/>
          <w:sz w:val="24"/>
        </w:rPr>
        <w:t>和规范</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通过接口</w:t>
      </w:r>
      <w:r>
        <w:rPr>
          <w:rFonts w:ascii="华文细黑" w:eastAsia="华文细黑" w:hAnsi="华文细黑"/>
          <w:sz w:val="24"/>
        </w:rPr>
        <w:t>版本管理和智能适配，提供了相同、类似或相异业务更新和扩展的</w:t>
      </w:r>
      <w:r>
        <w:rPr>
          <w:rFonts w:ascii="华文细黑" w:eastAsia="华文细黑" w:hAnsi="华文细黑" w:hint="eastAsia"/>
          <w:sz w:val="24"/>
        </w:rPr>
        <w:t>智能</w:t>
      </w:r>
      <w:r>
        <w:rPr>
          <w:rFonts w:ascii="华文细黑" w:eastAsia="华文细黑" w:hAnsi="华文细黑"/>
          <w:sz w:val="24"/>
        </w:rPr>
        <w:t>途径，为敏捷化</w:t>
      </w:r>
      <w:r>
        <w:rPr>
          <w:rFonts w:ascii="华文细黑" w:eastAsia="华文细黑" w:hAnsi="华文细黑" w:hint="eastAsia"/>
          <w:sz w:val="24"/>
        </w:rPr>
        <w:t>的</w:t>
      </w:r>
      <w:r>
        <w:rPr>
          <w:rFonts w:ascii="华文细黑" w:eastAsia="华文细黑" w:hAnsi="华文细黑"/>
          <w:sz w:val="24"/>
        </w:rPr>
        <w:t>业务开发模式提供了</w:t>
      </w:r>
      <w:r>
        <w:rPr>
          <w:rFonts w:ascii="华文细黑" w:eastAsia="华文细黑" w:hAnsi="华文细黑" w:hint="eastAsia"/>
          <w:sz w:val="24"/>
        </w:rPr>
        <w:t>简明</w:t>
      </w:r>
      <w:r>
        <w:rPr>
          <w:rFonts w:ascii="华文细黑" w:eastAsia="华文细黑" w:hAnsi="华文细黑"/>
          <w:sz w:val="24"/>
        </w:rPr>
        <w:t>合理</w:t>
      </w:r>
      <w:r>
        <w:rPr>
          <w:rFonts w:ascii="华文细黑" w:eastAsia="华文细黑" w:hAnsi="华文细黑" w:hint="eastAsia"/>
          <w:sz w:val="24"/>
        </w:rPr>
        <w:t>的</w:t>
      </w:r>
      <w:r>
        <w:rPr>
          <w:rFonts w:ascii="华文细黑" w:eastAsia="华文细黑" w:hAnsi="华文细黑"/>
          <w:sz w:val="24"/>
        </w:rPr>
        <w:t>规范</w:t>
      </w:r>
      <w:r>
        <w:rPr>
          <w:rFonts w:ascii="华文细黑" w:eastAsia="华文细黑" w:hAnsi="华文细黑"/>
          <w:sz w:val="24"/>
        </w:rPr>
        <w:lastRenderedPageBreak/>
        <w:t>定义。遵循</w:t>
      </w: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开发规范</w:t>
      </w:r>
      <w:r>
        <w:rPr>
          <w:rFonts w:ascii="华文细黑" w:eastAsia="华文细黑" w:hAnsi="华文细黑"/>
          <w:sz w:val="24"/>
        </w:rPr>
        <w:t>的</w:t>
      </w:r>
      <w:r>
        <w:rPr>
          <w:rFonts w:ascii="华文细黑" w:eastAsia="华文细黑" w:hAnsi="华文细黑" w:hint="eastAsia"/>
          <w:sz w:val="24"/>
        </w:rPr>
        <w:t>同一</w:t>
      </w:r>
      <w:r>
        <w:rPr>
          <w:rFonts w:ascii="华文细黑" w:eastAsia="华文细黑" w:hAnsi="华文细黑"/>
          <w:sz w:val="24"/>
        </w:rPr>
        <w:t>接口多个不同版本</w:t>
      </w:r>
      <w:r>
        <w:rPr>
          <w:rFonts w:ascii="华文细黑" w:eastAsia="华文细黑" w:hAnsi="华文细黑" w:hint="eastAsia"/>
          <w:sz w:val="24"/>
        </w:rPr>
        <w:t>可以被灵活的</w:t>
      </w:r>
      <w:r>
        <w:rPr>
          <w:rFonts w:ascii="华文细黑" w:eastAsia="华文细黑" w:hAnsi="华文细黑"/>
          <w:sz w:val="24"/>
        </w:rPr>
        <w:t>配置和使用。</w:t>
      </w:r>
    </w:p>
    <w:p w:rsidR="001360F8" w:rsidRPr="00C478CF" w:rsidRDefault="001360F8" w:rsidP="00C478CF">
      <w:pPr>
        <w:pStyle w:val="4"/>
      </w:pPr>
      <w:bookmarkStart w:id="6895" w:name="_Toc403979421"/>
      <w:r w:rsidRPr="00C478CF">
        <w:rPr>
          <w:rFonts w:hint="eastAsia"/>
        </w:rPr>
        <w:t>物理</w:t>
      </w:r>
      <w:r w:rsidRPr="00C478CF">
        <w:t>架构</w:t>
      </w:r>
      <w:r w:rsidRPr="00C478CF">
        <w:rPr>
          <w:rFonts w:hint="eastAsia"/>
        </w:rPr>
        <w:t>特点</w:t>
      </w:r>
      <w:bookmarkEnd w:id="6895"/>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网络</w:t>
      </w:r>
      <w:r>
        <w:rPr>
          <w:rFonts w:ascii="华文细黑" w:eastAsia="华文细黑" w:hAnsi="华文细黑"/>
          <w:sz w:val="24"/>
        </w:rPr>
        <w:t>通讯</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提供</w:t>
      </w:r>
      <w:r>
        <w:rPr>
          <w:rFonts w:ascii="华文细黑" w:eastAsia="华文细黑" w:hAnsi="华文细黑"/>
          <w:sz w:val="24"/>
        </w:rPr>
        <w:t>了</w:t>
      </w:r>
      <w:r>
        <w:rPr>
          <w:rFonts w:ascii="华文细黑" w:eastAsia="华文细黑" w:hAnsi="华文细黑" w:hint="eastAsia"/>
          <w:sz w:val="24"/>
        </w:rPr>
        <w:t>丰富</w:t>
      </w:r>
      <w:r>
        <w:rPr>
          <w:rFonts w:ascii="华文细黑" w:eastAsia="华文细黑" w:hAnsi="华文细黑"/>
          <w:sz w:val="24"/>
        </w:rPr>
        <w:t>、灵活的网络</w:t>
      </w:r>
      <w:r>
        <w:rPr>
          <w:rFonts w:ascii="华文细黑" w:eastAsia="华文细黑" w:hAnsi="华文细黑" w:hint="eastAsia"/>
          <w:sz w:val="24"/>
        </w:rPr>
        <w:t>通讯模式</w:t>
      </w:r>
      <w:r>
        <w:rPr>
          <w:rFonts w:ascii="华文细黑" w:eastAsia="华文细黑" w:hAnsi="华文细黑"/>
          <w:sz w:val="24"/>
        </w:rPr>
        <w:t>，以适应</w:t>
      </w:r>
      <w:r>
        <w:rPr>
          <w:rFonts w:ascii="华文细黑" w:eastAsia="华文细黑" w:hAnsi="华文细黑" w:hint="eastAsia"/>
          <w:sz w:val="24"/>
        </w:rPr>
        <w:t>不同业务</w:t>
      </w:r>
      <w:r>
        <w:rPr>
          <w:rFonts w:ascii="华文细黑" w:eastAsia="华文细黑" w:hAnsi="华文细黑"/>
          <w:sz w:val="24"/>
        </w:rPr>
        <w:t>场景对性能、可靠性、安全性、便利性（</w:t>
      </w:r>
      <w:r>
        <w:rPr>
          <w:rFonts w:ascii="华文细黑" w:eastAsia="华文细黑" w:hAnsi="华文细黑" w:hint="eastAsia"/>
          <w:sz w:val="24"/>
        </w:rPr>
        <w:t>如</w:t>
      </w:r>
      <w:r>
        <w:rPr>
          <w:rFonts w:ascii="华文细黑" w:eastAsia="华文细黑" w:hAnsi="华文细黑"/>
          <w:sz w:val="24"/>
        </w:rPr>
        <w:t>防火墙通过性和开发难度）</w:t>
      </w:r>
      <w:r>
        <w:rPr>
          <w:rFonts w:ascii="华文细黑" w:eastAsia="华文细黑" w:hAnsi="华文细黑" w:hint="eastAsia"/>
          <w:sz w:val="24"/>
        </w:rPr>
        <w:t>的</w:t>
      </w:r>
      <w:r>
        <w:rPr>
          <w:rFonts w:ascii="华文细黑" w:eastAsia="华文细黑" w:hAnsi="华文细黑"/>
          <w:sz w:val="24"/>
        </w:rPr>
        <w:t>要求。当前</w:t>
      </w:r>
      <w:r>
        <w:rPr>
          <w:rFonts w:ascii="华文细黑" w:eastAsia="华文细黑" w:hAnsi="华文细黑" w:hint="eastAsia"/>
          <w:sz w:val="24"/>
        </w:rPr>
        <w:t>提供了：</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本地</w:t>
      </w:r>
      <w:r>
        <w:rPr>
          <w:rFonts w:ascii="华文细黑" w:eastAsia="华文细黑" w:hAnsi="华文细黑"/>
          <w:sz w:val="24"/>
        </w:rPr>
        <w:t>模式（</w:t>
      </w:r>
      <w:r>
        <w:rPr>
          <w:rFonts w:ascii="华文细黑" w:eastAsia="华文细黑" w:hAnsi="华文细黑" w:hint="eastAsia"/>
          <w:sz w:val="24"/>
        </w:rPr>
        <w:t>无</w:t>
      </w:r>
      <w:r>
        <w:rPr>
          <w:rFonts w:ascii="华文细黑" w:eastAsia="华文细黑" w:hAnsi="华文细黑"/>
          <w:sz w:val="24"/>
        </w:rPr>
        <w:t>网络通讯，一般用于开发、测试和调试）</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基于HTTP消息</w:t>
      </w:r>
      <w:r>
        <w:rPr>
          <w:rFonts w:ascii="华文细黑" w:eastAsia="华文细黑" w:hAnsi="华文细黑"/>
          <w:sz w:val="24"/>
        </w:rPr>
        <w:t>（</w:t>
      </w:r>
      <w:r>
        <w:rPr>
          <w:rFonts w:ascii="华文细黑" w:eastAsia="华文细黑" w:hAnsi="华文细黑" w:hint="eastAsia"/>
          <w:sz w:val="24"/>
        </w:rPr>
        <w:t>短连接</w:t>
      </w:r>
      <w:r>
        <w:rPr>
          <w:rFonts w:ascii="华文细黑" w:eastAsia="华文细黑" w:hAnsi="华文细黑"/>
          <w:sz w:val="24"/>
        </w:rPr>
        <w:t>）</w:t>
      </w:r>
      <w:r>
        <w:rPr>
          <w:rFonts w:ascii="华文细黑" w:eastAsia="华文细黑" w:hAnsi="华文细黑" w:hint="eastAsia"/>
          <w:sz w:val="24"/>
        </w:rPr>
        <w:t>的通讯</w:t>
      </w:r>
      <w:r>
        <w:rPr>
          <w:rFonts w:ascii="华文细黑" w:eastAsia="华文细黑" w:hAnsi="华文细黑"/>
          <w:sz w:val="24"/>
        </w:rPr>
        <w:t>协议</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基于HTTP推送</w:t>
      </w:r>
      <w:r>
        <w:rPr>
          <w:rFonts w:ascii="华文细黑" w:eastAsia="华文细黑" w:hAnsi="华文细黑"/>
          <w:sz w:val="24"/>
        </w:rPr>
        <w:t>（</w:t>
      </w:r>
      <w:r>
        <w:rPr>
          <w:rFonts w:ascii="华文细黑" w:eastAsia="华文细黑" w:hAnsi="华文细黑" w:hint="eastAsia"/>
          <w:sz w:val="24"/>
        </w:rPr>
        <w:t>长连接</w:t>
      </w:r>
      <w:r>
        <w:rPr>
          <w:rFonts w:ascii="华文细黑" w:eastAsia="华文细黑" w:hAnsi="华文细黑"/>
          <w:sz w:val="24"/>
        </w:rPr>
        <w:t>）</w:t>
      </w:r>
      <w:r>
        <w:rPr>
          <w:rFonts w:ascii="华文细黑" w:eastAsia="华文细黑" w:hAnsi="华文细黑" w:hint="eastAsia"/>
          <w:sz w:val="24"/>
        </w:rPr>
        <w:t>的通讯</w:t>
      </w:r>
      <w:r>
        <w:rPr>
          <w:rFonts w:ascii="华文细黑" w:eastAsia="华文细黑" w:hAnsi="华文细黑"/>
          <w:sz w:val="24"/>
        </w:rPr>
        <w:t>协议</w:t>
      </w:r>
    </w:p>
    <w:p w:rsidR="001360F8" w:rsidRDefault="001360F8" w:rsidP="001360F8">
      <w:pPr>
        <w:ind w:leftChars="200" w:left="420" w:firstLine="420"/>
        <w:rPr>
          <w:rFonts w:ascii="华文细黑" w:eastAsia="华文细黑" w:hAnsi="华文细黑"/>
          <w:sz w:val="24"/>
          <w:szCs w:val="24"/>
        </w:rPr>
      </w:pPr>
      <w:r>
        <w:rPr>
          <w:rFonts w:ascii="华文细黑" w:eastAsia="华文细黑" w:hAnsi="华文细黑" w:hint="eastAsia"/>
          <w:sz w:val="24"/>
          <w:szCs w:val="24"/>
        </w:rPr>
        <w:t>Road Map计划中</w:t>
      </w:r>
      <w:r>
        <w:rPr>
          <w:rFonts w:ascii="华文细黑" w:eastAsia="华文细黑" w:hAnsi="华文细黑"/>
          <w:sz w:val="24"/>
          <w:szCs w:val="24"/>
        </w:rPr>
        <w:t>提供</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基于Socket（TCP/IP</w:t>
      </w:r>
      <w:r>
        <w:rPr>
          <w:rFonts w:ascii="华文细黑" w:eastAsia="华文细黑" w:hAnsi="华文细黑"/>
          <w:sz w:val="24"/>
        </w:rPr>
        <w:t>）</w:t>
      </w:r>
      <w:r>
        <w:rPr>
          <w:rFonts w:ascii="华文细黑" w:eastAsia="华文细黑" w:hAnsi="华文细黑" w:hint="eastAsia"/>
          <w:sz w:val="24"/>
        </w:rPr>
        <w:t>的通讯</w:t>
      </w:r>
      <w:r>
        <w:rPr>
          <w:rFonts w:ascii="华文细黑" w:eastAsia="华文细黑" w:hAnsi="华文细黑"/>
          <w:sz w:val="24"/>
        </w:rPr>
        <w:t>协议</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基于Message Queue的</w:t>
      </w:r>
      <w:r>
        <w:rPr>
          <w:rFonts w:ascii="华文细黑" w:eastAsia="华文细黑" w:hAnsi="华文细黑"/>
          <w:sz w:val="24"/>
        </w:rPr>
        <w:t>通讯协议</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物理部署拓扑</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提供</w:t>
      </w:r>
      <w:r>
        <w:rPr>
          <w:rFonts w:ascii="华文细黑" w:eastAsia="华文细黑" w:hAnsi="华文细黑"/>
          <w:sz w:val="24"/>
        </w:rPr>
        <w:t>了</w:t>
      </w:r>
      <w:r>
        <w:rPr>
          <w:rFonts w:ascii="华文细黑" w:eastAsia="华文细黑" w:hAnsi="华文细黑" w:hint="eastAsia"/>
          <w:sz w:val="24"/>
        </w:rPr>
        <w:t>丰富</w:t>
      </w:r>
      <w:r>
        <w:rPr>
          <w:rFonts w:ascii="华文细黑" w:eastAsia="华文细黑" w:hAnsi="华文细黑"/>
          <w:sz w:val="24"/>
        </w:rPr>
        <w:t>、灵活的</w:t>
      </w:r>
      <w:r>
        <w:rPr>
          <w:rFonts w:ascii="华文细黑" w:eastAsia="华文细黑" w:hAnsi="华文细黑" w:hint="eastAsia"/>
          <w:sz w:val="24"/>
        </w:rPr>
        <w:t>物理</w:t>
      </w:r>
      <w:r>
        <w:rPr>
          <w:rFonts w:ascii="华文细黑" w:eastAsia="华文细黑" w:hAnsi="华文细黑"/>
          <w:sz w:val="24"/>
        </w:rPr>
        <w:t>部署</w:t>
      </w:r>
      <w:r>
        <w:rPr>
          <w:rFonts w:ascii="华文细黑" w:eastAsia="华文细黑" w:hAnsi="华文细黑" w:hint="eastAsia"/>
          <w:sz w:val="24"/>
        </w:rPr>
        <w:t>模式和</w:t>
      </w:r>
      <w:r>
        <w:rPr>
          <w:rFonts w:ascii="华文细黑" w:eastAsia="华文细黑" w:hAnsi="华文细黑"/>
          <w:sz w:val="24"/>
        </w:rPr>
        <w:t>拓扑类型，以适应</w:t>
      </w:r>
      <w:r>
        <w:rPr>
          <w:rFonts w:ascii="华文细黑" w:eastAsia="华文细黑" w:hAnsi="华文细黑" w:hint="eastAsia"/>
          <w:sz w:val="24"/>
        </w:rPr>
        <w:t>不同业务</w:t>
      </w:r>
      <w:r>
        <w:rPr>
          <w:rFonts w:ascii="华文细黑" w:eastAsia="华文细黑" w:hAnsi="华文细黑"/>
          <w:sz w:val="24"/>
        </w:rPr>
        <w:t>场景对性能、可靠性、安全性、便利性（</w:t>
      </w:r>
      <w:r>
        <w:rPr>
          <w:rFonts w:ascii="华文细黑" w:eastAsia="华文细黑" w:hAnsi="华文细黑" w:hint="eastAsia"/>
          <w:sz w:val="24"/>
        </w:rPr>
        <w:t>如</w:t>
      </w:r>
      <w:r>
        <w:rPr>
          <w:rFonts w:ascii="华文细黑" w:eastAsia="华文细黑" w:hAnsi="华文细黑"/>
          <w:sz w:val="24"/>
        </w:rPr>
        <w:t>防火墙通过性和开发难度）</w:t>
      </w:r>
      <w:r>
        <w:rPr>
          <w:rFonts w:ascii="华文细黑" w:eastAsia="华文细黑" w:hAnsi="华文细黑" w:hint="eastAsia"/>
          <w:sz w:val="24"/>
        </w:rPr>
        <w:t>的</w:t>
      </w:r>
      <w:r>
        <w:rPr>
          <w:rFonts w:ascii="华文细黑" w:eastAsia="华文细黑" w:hAnsi="华文细黑"/>
          <w:sz w:val="24"/>
        </w:rPr>
        <w:t>要求。</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sz w:val="24"/>
        </w:rPr>
        <w:t>当前</w:t>
      </w:r>
      <w:r>
        <w:rPr>
          <w:rFonts w:ascii="华文细黑" w:eastAsia="华文细黑" w:hAnsi="华文细黑" w:hint="eastAsia"/>
          <w:sz w:val="24"/>
        </w:rPr>
        <w:t>A</w:t>
      </w:r>
      <w:r>
        <w:rPr>
          <w:rFonts w:ascii="华文细黑" w:eastAsia="华文细黑" w:hAnsi="华文细黑"/>
          <w:sz w:val="24"/>
        </w:rPr>
        <w:t>LB</w:t>
      </w:r>
      <w:r>
        <w:rPr>
          <w:rFonts w:ascii="华文细黑" w:eastAsia="华文细黑" w:hAnsi="华文细黑" w:hint="eastAsia"/>
          <w:sz w:val="24"/>
        </w:rPr>
        <w:t>us</w:t>
      </w:r>
      <w:r>
        <w:rPr>
          <w:rFonts w:ascii="华文细黑" w:eastAsia="华文细黑" w:hAnsi="华文细黑"/>
          <w:sz w:val="24"/>
        </w:rPr>
        <w:t>服务总线</w:t>
      </w:r>
      <w:r>
        <w:rPr>
          <w:rFonts w:ascii="华文细黑" w:eastAsia="华文细黑" w:hAnsi="华文细黑" w:hint="eastAsia"/>
          <w:sz w:val="24"/>
        </w:rPr>
        <w:t>提供了：</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本地</w:t>
      </w:r>
      <w:r>
        <w:rPr>
          <w:rFonts w:ascii="华文细黑" w:eastAsia="华文细黑" w:hAnsi="华文细黑"/>
          <w:sz w:val="24"/>
        </w:rPr>
        <w:t>模式（</w:t>
      </w:r>
      <w:r>
        <w:rPr>
          <w:rFonts w:ascii="华文细黑" w:eastAsia="华文细黑" w:hAnsi="华文细黑" w:hint="eastAsia"/>
          <w:sz w:val="24"/>
        </w:rPr>
        <w:t>无</w:t>
      </w:r>
      <w:r>
        <w:rPr>
          <w:rFonts w:ascii="华文细黑" w:eastAsia="华文细黑" w:hAnsi="华文细黑"/>
          <w:sz w:val="24"/>
        </w:rPr>
        <w:t>网络通讯，</w:t>
      </w:r>
      <w:r>
        <w:rPr>
          <w:rFonts w:ascii="华文细黑" w:eastAsia="华文细黑" w:hAnsi="华文细黑" w:hint="eastAsia"/>
          <w:sz w:val="24"/>
        </w:rPr>
        <w:t>前端</w:t>
      </w:r>
      <w:r>
        <w:rPr>
          <w:rFonts w:ascii="华文细黑" w:eastAsia="华文细黑" w:hAnsi="华文细黑"/>
          <w:sz w:val="24"/>
        </w:rPr>
        <w:t>后端在同一系统内部，一般用于开发、测试和调试）</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简单C/S拓扑</w:t>
      </w:r>
      <w:r>
        <w:rPr>
          <w:rFonts w:ascii="华文细黑" w:eastAsia="华文细黑" w:hAnsi="华文细黑"/>
          <w:sz w:val="24"/>
        </w:rPr>
        <w:t>模型</w:t>
      </w:r>
    </w:p>
    <w:p w:rsidR="001360F8" w:rsidRDefault="001360F8" w:rsidP="001360F8">
      <w:pPr>
        <w:ind w:leftChars="-253" w:left="88" w:hangingChars="295" w:hanging="619"/>
        <w:rPr>
          <w:szCs w:val="24"/>
        </w:rPr>
      </w:pPr>
      <w:r>
        <w:rPr>
          <w:noProof/>
          <w:szCs w:val="24"/>
        </w:rPr>
        <w:lastRenderedPageBreak/>
        <w:drawing>
          <wp:inline distT="0" distB="0" distL="0" distR="0">
            <wp:extent cx="6313170" cy="34086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3408680"/>
                    </a:xfrm>
                    <a:prstGeom prst="rect">
                      <a:avLst/>
                    </a:prstGeom>
                    <a:noFill/>
                    <a:ln>
                      <a:noFill/>
                    </a:ln>
                  </pic:spPr>
                </pic:pic>
              </a:graphicData>
            </a:graphic>
          </wp:inline>
        </w:drawing>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基于负载</w:t>
      </w:r>
      <w:r>
        <w:rPr>
          <w:rFonts w:ascii="华文细黑" w:eastAsia="华文细黑" w:hAnsi="华文细黑"/>
          <w:sz w:val="24"/>
        </w:rPr>
        <w:t>均衡</w:t>
      </w:r>
      <w:r>
        <w:rPr>
          <w:rFonts w:ascii="华文细黑" w:eastAsia="华文细黑" w:hAnsi="华文细黑" w:hint="eastAsia"/>
          <w:sz w:val="24"/>
        </w:rPr>
        <w:t>、节点</w:t>
      </w:r>
      <w:r>
        <w:rPr>
          <w:rFonts w:ascii="华文细黑" w:eastAsia="华文细黑" w:hAnsi="华文细黑"/>
          <w:sz w:val="24"/>
        </w:rPr>
        <w:t>同构</w:t>
      </w:r>
      <w:r>
        <w:rPr>
          <w:rFonts w:ascii="华文细黑" w:eastAsia="华文细黑" w:hAnsi="华文细黑" w:hint="eastAsia"/>
          <w:sz w:val="24"/>
        </w:rPr>
        <w:t>、平坦拓扑</w:t>
      </w:r>
      <w:r>
        <w:rPr>
          <w:rFonts w:ascii="华文细黑" w:eastAsia="华文细黑" w:hAnsi="华文细黑"/>
          <w:sz w:val="24"/>
        </w:rPr>
        <w:t>的集群模型</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基于路由</w:t>
      </w:r>
      <w:r>
        <w:rPr>
          <w:rFonts w:ascii="华文细黑" w:eastAsia="华文细黑" w:hAnsi="华文细黑"/>
          <w:sz w:val="24"/>
        </w:rPr>
        <w:t>和转发</w:t>
      </w:r>
      <w:r>
        <w:rPr>
          <w:rFonts w:ascii="华文细黑" w:eastAsia="华文细黑" w:hAnsi="华文细黑" w:hint="eastAsia"/>
          <w:sz w:val="24"/>
        </w:rPr>
        <w:t>的</w:t>
      </w:r>
      <w:r>
        <w:rPr>
          <w:rFonts w:ascii="华文细黑" w:eastAsia="华文细黑" w:hAnsi="华文细黑"/>
          <w:sz w:val="24"/>
        </w:rPr>
        <w:t>异构</w:t>
      </w:r>
      <w:r>
        <w:rPr>
          <w:rFonts w:ascii="华文细黑" w:eastAsia="华文细黑" w:hAnsi="华文细黑" w:hint="eastAsia"/>
          <w:sz w:val="24"/>
        </w:rPr>
        <w:t>节点</w:t>
      </w:r>
      <w:r>
        <w:rPr>
          <w:rFonts w:ascii="华文细黑" w:eastAsia="华文细黑" w:hAnsi="华文细黑"/>
          <w:sz w:val="24"/>
        </w:rPr>
        <w:t>网络集群模型</w:t>
      </w:r>
    </w:p>
    <w:p w:rsidR="001360F8" w:rsidRDefault="001360F8" w:rsidP="001360F8">
      <w:pPr>
        <w:ind w:leftChars="-253" w:left="88" w:hangingChars="295" w:hanging="619"/>
        <w:rPr>
          <w:szCs w:val="24"/>
        </w:rPr>
      </w:pPr>
      <w:r>
        <w:rPr>
          <w:noProof/>
          <w:szCs w:val="24"/>
        </w:rPr>
        <w:drawing>
          <wp:inline distT="0" distB="0" distL="0" distR="0">
            <wp:extent cx="6027420" cy="3738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7420" cy="3738245"/>
                    </a:xfrm>
                    <a:prstGeom prst="rect">
                      <a:avLst/>
                    </a:prstGeom>
                    <a:noFill/>
                    <a:ln>
                      <a:noFill/>
                    </a:ln>
                  </pic:spPr>
                </pic:pic>
              </a:graphicData>
            </a:graphic>
          </wp:inline>
        </w:drawing>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性能</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基于</w:t>
      </w:r>
      <w:r>
        <w:rPr>
          <w:rFonts w:ascii="华文细黑" w:eastAsia="华文细黑" w:hAnsi="华文细黑"/>
          <w:sz w:val="24"/>
        </w:rPr>
        <w:t>成熟的负载均衡技术和灵活的路由</w:t>
      </w:r>
      <w:r>
        <w:rPr>
          <w:rFonts w:ascii="华文细黑" w:eastAsia="华文细黑" w:hAnsi="华文细黑" w:hint="eastAsia"/>
          <w:sz w:val="24"/>
        </w:rPr>
        <w:t>/转发</w:t>
      </w:r>
      <w:r>
        <w:rPr>
          <w:rFonts w:ascii="华文细黑" w:eastAsia="华文细黑" w:hAnsi="华文细黑"/>
          <w:sz w:val="24"/>
        </w:rPr>
        <w:t>策略，</w:t>
      </w: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能够实</w:t>
      </w:r>
      <w:r>
        <w:rPr>
          <w:rFonts w:ascii="华文细黑" w:eastAsia="华文细黑" w:hAnsi="华文细黑" w:hint="eastAsia"/>
          <w:sz w:val="24"/>
        </w:rPr>
        <w:lastRenderedPageBreak/>
        <w:t>现</w:t>
      </w:r>
      <w:r>
        <w:rPr>
          <w:rFonts w:ascii="华文细黑" w:eastAsia="华文细黑" w:hAnsi="华文细黑"/>
          <w:sz w:val="24"/>
        </w:rPr>
        <w:t>大规模集群部署，从而为接口总线</w:t>
      </w:r>
      <w:r>
        <w:rPr>
          <w:rFonts w:ascii="华文细黑" w:eastAsia="华文细黑" w:hAnsi="华文细黑" w:hint="eastAsia"/>
          <w:sz w:val="24"/>
        </w:rPr>
        <w:t>提供</w:t>
      </w:r>
      <w:r>
        <w:rPr>
          <w:rFonts w:ascii="华文细黑" w:eastAsia="华文细黑" w:hAnsi="华文细黑"/>
          <w:sz w:val="24"/>
        </w:rPr>
        <w:t>了</w:t>
      </w:r>
      <w:r>
        <w:rPr>
          <w:rFonts w:ascii="华文细黑" w:eastAsia="华文细黑" w:hAnsi="华文细黑" w:hint="eastAsia"/>
          <w:sz w:val="24"/>
        </w:rPr>
        <w:t>可靠</w:t>
      </w:r>
      <w:r>
        <w:rPr>
          <w:rFonts w:ascii="华文细黑" w:eastAsia="华文细黑" w:hAnsi="华文细黑"/>
          <w:sz w:val="24"/>
        </w:rPr>
        <w:t>的高性能处理能力</w:t>
      </w:r>
      <w:r>
        <w:rPr>
          <w:rFonts w:ascii="华文细黑" w:eastAsia="华文细黑" w:hAnsi="华文细黑" w:hint="eastAsia"/>
          <w:sz w:val="24"/>
        </w:rPr>
        <w:t>。同时低耦合度</w:t>
      </w:r>
      <w:r>
        <w:rPr>
          <w:rFonts w:ascii="华文细黑" w:eastAsia="华文细黑" w:hAnsi="华文细黑"/>
          <w:sz w:val="24"/>
        </w:rPr>
        <w:t>的模块化设计和可插拔的运行模式，</w:t>
      </w:r>
      <w:r>
        <w:rPr>
          <w:rFonts w:ascii="华文细黑" w:eastAsia="华文细黑" w:hAnsi="华文细黑" w:hint="eastAsia"/>
          <w:sz w:val="24"/>
        </w:rPr>
        <w:t>实现</w:t>
      </w:r>
      <w:r>
        <w:rPr>
          <w:rFonts w:ascii="华文细黑" w:eastAsia="华文细黑" w:hAnsi="华文细黑"/>
          <w:sz w:val="24"/>
        </w:rPr>
        <w:t>了</w:t>
      </w:r>
      <w:r>
        <w:rPr>
          <w:rFonts w:ascii="华文细黑" w:eastAsia="华文细黑" w:hAnsi="华文细黑" w:hint="eastAsia"/>
          <w:sz w:val="24"/>
        </w:rPr>
        <w:t>总线</w:t>
      </w:r>
      <w:r>
        <w:rPr>
          <w:rFonts w:ascii="华文细黑" w:eastAsia="华文细黑" w:hAnsi="华文细黑"/>
          <w:sz w:val="24"/>
        </w:rPr>
        <w:t>系统单节点</w:t>
      </w:r>
      <w:r>
        <w:rPr>
          <w:rFonts w:ascii="华文细黑" w:eastAsia="华文细黑" w:hAnsi="华文细黑" w:hint="eastAsia"/>
          <w:sz w:val="24"/>
        </w:rPr>
        <w:t>性能</w:t>
      </w:r>
      <w:r>
        <w:rPr>
          <w:rFonts w:ascii="华文细黑" w:eastAsia="华文细黑" w:hAnsi="华文细黑"/>
          <w:sz w:val="24"/>
        </w:rPr>
        <w:t>最大化。当前</w:t>
      </w:r>
      <w:r>
        <w:rPr>
          <w:rFonts w:ascii="华文细黑" w:eastAsia="华文细黑" w:hAnsi="华文细黑" w:hint="eastAsia"/>
          <w:sz w:val="24"/>
        </w:rPr>
        <w:t>在PC测试</w:t>
      </w:r>
      <w:r>
        <w:rPr>
          <w:rFonts w:ascii="华文细黑" w:eastAsia="华文细黑" w:hAnsi="华文细黑"/>
          <w:sz w:val="24"/>
        </w:rPr>
        <w:t>环境、</w:t>
      </w:r>
      <w:r>
        <w:rPr>
          <w:rFonts w:ascii="华文细黑" w:eastAsia="华文细黑" w:hAnsi="华文细黑" w:hint="eastAsia"/>
          <w:sz w:val="24"/>
        </w:rPr>
        <w:t>千兆</w:t>
      </w:r>
      <w:r>
        <w:rPr>
          <w:rFonts w:ascii="华文细黑" w:eastAsia="华文细黑" w:hAnsi="华文细黑"/>
          <w:sz w:val="24"/>
        </w:rPr>
        <w:t>网络</w:t>
      </w:r>
      <w:r>
        <w:rPr>
          <w:rFonts w:ascii="华文细黑" w:eastAsia="华文细黑" w:hAnsi="华文细黑" w:hint="eastAsia"/>
          <w:sz w:val="24"/>
        </w:rPr>
        <w:t>环境</w:t>
      </w:r>
      <w:r>
        <w:rPr>
          <w:rFonts w:ascii="华文细黑" w:eastAsia="华文细黑" w:hAnsi="华文细黑"/>
          <w:sz w:val="24"/>
        </w:rPr>
        <w:t>和未做</w:t>
      </w:r>
      <w:r>
        <w:rPr>
          <w:rFonts w:ascii="华文细黑" w:eastAsia="华文细黑" w:hAnsi="华文细黑" w:hint="eastAsia"/>
          <w:sz w:val="24"/>
        </w:rPr>
        <w:t>JVM调优</w:t>
      </w:r>
      <w:r>
        <w:rPr>
          <w:rFonts w:ascii="华文细黑" w:eastAsia="华文细黑" w:hAnsi="华文细黑"/>
          <w:sz w:val="24"/>
        </w:rPr>
        <w:t>的测试中，</w:t>
      </w:r>
      <w:r>
        <w:rPr>
          <w:rFonts w:ascii="华文细黑" w:eastAsia="华文细黑" w:hAnsi="华文细黑" w:hint="eastAsia"/>
          <w:sz w:val="24"/>
        </w:rPr>
        <w:t>ALB</w:t>
      </w:r>
      <w:r>
        <w:rPr>
          <w:rFonts w:ascii="华文细黑" w:eastAsia="华文细黑" w:hAnsi="华文细黑"/>
          <w:sz w:val="24"/>
        </w:rPr>
        <w:t>us服务总线</w:t>
      </w:r>
      <w:r>
        <w:rPr>
          <w:rFonts w:ascii="华文细黑" w:eastAsia="华文细黑" w:hAnsi="华文细黑" w:hint="eastAsia"/>
          <w:sz w:val="24"/>
        </w:rPr>
        <w:t>单个内嵌引擎可以</w:t>
      </w:r>
      <w:r>
        <w:rPr>
          <w:rFonts w:ascii="华文细黑" w:eastAsia="华文细黑" w:hAnsi="华文细黑"/>
          <w:sz w:val="24"/>
        </w:rPr>
        <w:t>提供</w:t>
      </w:r>
      <w:r>
        <w:rPr>
          <w:rFonts w:ascii="华文细黑" w:eastAsia="华文细黑" w:hAnsi="华文细黑" w:hint="eastAsia"/>
          <w:sz w:val="24"/>
        </w:rPr>
        <w:t>简单</w:t>
      </w:r>
      <w:r>
        <w:rPr>
          <w:rFonts w:ascii="华文细黑" w:eastAsia="华文细黑" w:hAnsi="华文细黑"/>
          <w:sz w:val="24"/>
        </w:rPr>
        <w:t>业务</w:t>
      </w:r>
      <w:r>
        <w:rPr>
          <w:rFonts w:ascii="华文细黑" w:eastAsia="华文细黑" w:hAnsi="华文细黑" w:hint="eastAsia"/>
          <w:sz w:val="24"/>
        </w:rPr>
        <w:t>400并发、2M</w:t>
      </w:r>
      <w:r>
        <w:rPr>
          <w:rFonts w:ascii="华文细黑" w:eastAsia="华文细黑" w:hAnsi="华文细黑"/>
          <w:sz w:val="24"/>
        </w:rPr>
        <w:t>B/s</w:t>
      </w:r>
      <w:r>
        <w:rPr>
          <w:rFonts w:ascii="华文细黑" w:eastAsia="华文细黑" w:hAnsi="华文细黑" w:hint="eastAsia"/>
          <w:sz w:val="24"/>
        </w:rPr>
        <w:t>数据</w:t>
      </w:r>
      <w:r>
        <w:rPr>
          <w:rFonts w:ascii="华文细黑" w:eastAsia="华文细黑" w:hAnsi="华文细黑"/>
          <w:sz w:val="24"/>
        </w:rPr>
        <w:t>吞吐量。</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稳定性</w:t>
      </w:r>
    </w:p>
    <w:p w:rsidR="001360F8" w:rsidRDefault="001360F8" w:rsidP="001360F8">
      <w:pPr>
        <w:pStyle w:val="11"/>
        <w:ind w:left="420" w:firstLineChars="0" w:firstLine="0"/>
        <w:rPr>
          <w:rFonts w:ascii="华文细黑" w:eastAsia="华文细黑" w:hAnsi="华文细黑"/>
          <w:sz w:val="24"/>
        </w:rPr>
      </w:pPr>
      <w:r>
        <w:rPr>
          <w:rFonts w:ascii="华文细黑" w:eastAsia="华文细黑" w:hAnsi="华文细黑" w:hint="eastAsia"/>
          <w:sz w:val="24"/>
        </w:rPr>
        <w:t>基于</w:t>
      </w:r>
      <w:r>
        <w:rPr>
          <w:rFonts w:ascii="华文细黑" w:eastAsia="华文细黑" w:hAnsi="华文细黑"/>
          <w:sz w:val="24"/>
        </w:rPr>
        <w:t>成熟的负载均衡和错误转移技术</w:t>
      </w:r>
      <w:r>
        <w:rPr>
          <w:rFonts w:ascii="华文细黑" w:eastAsia="华文细黑" w:hAnsi="华文细黑" w:hint="eastAsia"/>
          <w:sz w:val="24"/>
        </w:rPr>
        <w:t>，ALB</w:t>
      </w:r>
      <w:r>
        <w:rPr>
          <w:rFonts w:ascii="华文细黑" w:eastAsia="华文细黑" w:hAnsi="华文细黑"/>
          <w:sz w:val="24"/>
        </w:rPr>
        <w:t>us服务总线</w:t>
      </w:r>
      <w:r>
        <w:rPr>
          <w:rFonts w:ascii="华文细黑" w:eastAsia="华文细黑" w:hAnsi="华文细黑" w:hint="eastAsia"/>
          <w:sz w:val="24"/>
        </w:rPr>
        <w:t>集群</w:t>
      </w:r>
      <w:r>
        <w:rPr>
          <w:rFonts w:ascii="华文细黑" w:eastAsia="华文细黑" w:hAnsi="华文细黑"/>
          <w:sz w:val="24"/>
        </w:rPr>
        <w:t>可以简单实现</w:t>
      </w:r>
      <w:r>
        <w:rPr>
          <w:rFonts w:ascii="华文细黑" w:eastAsia="华文细黑" w:hAnsi="华文细黑" w:hint="eastAsia"/>
          <w:sz w:val="24"/>
        </w:rPr>
        <w:t>极高</w:t>
      </w:r>
      <w:r>
        <w:rPr>
          <w:rFonts w:ascii="华文细黑" w:eastAsia="华文细黑" w:hAnsi="华文细黑"/>
          <w:sz w:val="24"/>
        </w:rPr>
        <w:t>稳定</w:t>
      </w:r>
      <w:r>
        <w:rPr>
          <w:rFonts w:ascii="华文细黑" w:eastAsia="华文细黑" w:hAnsi="华文细黑" w:hint="eastAsia"/>
          <w:sz w:val="24"/>
        </w:rPr>
        <w:t>性</w:t>
      </w:r>
      <w:r>
        <w:rPr>
          <w:rFonts w:ascii="华文细黑" w:eastAsia="华文细黑" w:hAnsi="华文细黑"/>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系统</w:t>
      </w:r>
      <w:r>
        <w:rPr>
          <w:rFonts w:ascii="华文细黑" w:eastAsia="华文细黑" w:hAnsi="华文细黑"/>
          <w:sz w:val="24"/>
        </w:rPr>
        <w:t>全天候不间断提供服务</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单次业务完整性</w:t>
      </w:r>
      <w:r>
        <w:rPr>
          <w:rFonts w:ascii="华文细黑" w:eastAsia="华文细黑" w:hAnsi="华文细黑"/>
          <w:sz w:val="24"/>
        </w:rPr>
        <w:t>和原子性保证</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业务</w:t>
      </w:r>
      <w:r>
        <w:rPr>
          <w:rFonts w:ascii="华文细黑" w:eastAsia="华文细黑" w:hAnsi="华文细黑" w:hint="eastAsia"/>
          <w:sz w:val="24"/>
        </w:rPr>
        <w:t>内部</w:t>
      </w:r>
      <w:r>
        <w:rPr>
          <w:rFonts w:ascii="华文细黑" w:eastAsia="华文细黑" w:hAnsi="华文细黑"/>
          <w:sz w:val="24"/>
        </w:rPr>
        <w:t>错误转移</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完善</w:t>
      </w:r>
      <w:r>
        <w:rPr>
          <w:rFonts w:ascii="华文细黑" w:eastAsia="华文细黑" w:hAnsi="华文细黑"/>
          <w:sz w:val="24"/>
        </w:rPr>
        <w:t>的系统监控和异常情况通知</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智能</w:t>
      </w:r>
      <w:r>
        <w:rPr>
          <w:rFonts w:ascii="华文细黑" w:eastAsia="华文细黑" w:hAnsi="华文细黑"/>
          <w:sz w:val="24"/>
        </w:rPr>
        <w:t>自适应</w:t>
      </w:r>
      <w:r>
        <w:rPr>
          <w:rFonts w:ascii="华文细黑" w:eastAsia="华文细黑" w:hAnsi="华文细黑" w:hint="eastAsia"/>
          <w:sz w:val="24"/>
        </w:rPr>
        <w:t>异常</w:t>
      </w:r>
      <w:r>
        <w:rPr>
          <w:rFonts w:ascii="华文细黑" w:eastAsia="华文细黑" w:hAnsi="华文细黑"/>
          <w:sz w:val="24"/>
        </w:rPr>
        <w:t>情况处理（</w:t>
      </w:r>
      <w:r>
        <w:rPr>
          <w:rFonts w:ascii="华文细黑" w:eastAsia="华文细黑" w:hAnsi="华文细黑" w:hint="eastAsia"/>
          <w:sz w:val="24"/>
        </w:rPr>
        <w:t>例如</w:t>
      </w:r>
      <w:r>
        <w:rPr>
          <w:rFonts w:ascii="华文细黑" w:eastAsia="华文细黑" w:hAnsi="华文细黑"/>
          <w:sz w:val="24"/>
        </w:rPr>
        <w:t>：</w:t>
      </w:r>
      <w:r>
        <w:rPr>
          <w:rFonts w:ascii="华文细黑" w:eastAsia="华文细黑" w:hAnsi="华文细黑" w:hint="eastAsia"/>
          <w:sz w:val="24"/>
        </w:rPr>
        <w:t>服务</w:t>
      </w:r>
      <w:r>
        <w:rPr>
          <w:rFonts w:ascii="华文细黑" w:eastAsia="华文细黑" w:hAnsi="华文细黑"/>
          <w:sz w:val="24"/>
        </w:rPr>
        <w:t>迁移等）</w:t>
      </w:r>
    </w:p>
    <w:p w:rsidR="001360F8" w:rsidRDefault="001360F8" w:rsidP="001360F8">
      <w:pPr>
        <w:pStyle w:val="11"/>
        <w:numPr>
          <w:ilvl w:val="0"/>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运维</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业务</w:t>
      </w:r>
      <w:r>
        <w:rPr>
          <w:rFonts w:ascii="华文细黑" w:eastAsia="华文细黑" w:hAnsi="华文细黑"/>
          <w:sz w:val="24"/>
        </w:rPr>
        <w:t>系统发布</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以</w:t>
      </w:r>
      <w:r>
        <w:rPr>
          <w:rFonts w:ascii="华文细黑" w:eastAsia="华文细黑" w:hAnsi="华文细黑"/>
          <w:sz w:val="24"/>
        </w:rPr>
        <w:t>一个可嵌入的</w:t>
      </w:r>
      <w:r>
        <w:rPr>
          <w:rFonts w:ascii="华文细黑" w:eastAsia="华文细黑" w:hAnsi="华文细黑" w:hint="eastAsia"/>
          <w:sz w:val="24"/>
        </w:rPr>
        <w:t>轻量级应用</w:t>
      </w:r>
      <w:r>
        <w:rPr>
          <w:rFonts w:ascii="华文细黑" w:eastAsia="华文细黑" w:hAnsi="华文细黑"/>
          <w:sz w:val="24"/>
        </w:rPr>
        <w:t>模式发布</w:t>
      </w:r>
      <w:r>
        <w:rPr>
          <w:rFonts w:ascii="华文细黑" w:eastAsia="华文细黑" w:hAnsi="华文细黑" w:hint="eastAsia"/>
          <w:sz w:val="24"/>
        </w:rPr>
        <w:t>、</w:t>
      </w:r>
      <w:r>
        <w:rPr>
          <w:rFonts w:ascii="华文细黑" w:eastAsia="华文细黑" w:hAnsi="华文细黑"/>
          <w:sz w:val="24"/>
        </w:rPr>
        <w:t>部署</w:t>
      </w:r>
      <w:r>
        <w:rPr>
          <w:rFonts w:ascii="华文细黑" w:eastAsia="华文细黑" w:hAnsi="华文细黑" w:hint="eastAsia"/>
          <w:sz w:val="24"/>
        </w:rPr>
        <w:t>与</w:t>
      </w:r>
      <w:r>
        <w:rPr>
          <w:rFonts w:ascii="华文细黑" w:eastAsia="华文细黑" w:hAnsi="华文细黑"/>
          <w:sz w:val="24"/>
        </w:rPr>
        <w:t>维护，可以简单的</w:t>
      </w:r>
      <w:r>
        <w:rPr>
          <w:rFonts w:ascii="华文细黑" w:eastAsia="华文细黑" w:hAnsi="华文细黑" w:hint="eastAsia"/>
          <w:sz w:val="24"/>
        </w:rPr>
        <w:t>实现</w:t>
      </w:r>
      <w:r>
        <w:rPr>
          <w:rFonts w:ascii="华文细黑" w:eastAsia="华文细黑" w:hAnsi="华文细黑"/>
          <w:sz w:val="24"/>
        </w:rPr>
        <w:t>应用级</w:t>
      </w:r>
      <w:r>
        <w:rPr>
          <w:rFonts w:ascii="华文细黑" w:eastAsia="华文细黑" w:hAnsi="华文细黑" w:hint="eastAsia"/>
          <w:sz w:val="24"/>
        </w:rPr>
        <w:t>系统</w:t>
      </w:r>
      <w:r>
        <w:rPr>
          <w:rFonts w:ascii="华文细黑" w:eastAsia="华文细黑" w:hAnsi="华文细黑"/>
          <w:sz w:val="24"/>
        </w:rPr>
        <w:t>管理运维</w:t>
      </w:r>
      <w:r>
        <w:rPr>
          <w:rFonts w:ascii="华文细黑" w:eastAsia="华文细黑" w:hAnsi="华文细黑" w:hint="eastAsia"/>
          <w:sz w:val="24"/>
        </w:rPr>
        <w:t>，</w:t>
      </w:r>
      <w:r>
        <w:rPr>
          <w:rFonts w:ascii="华文细黑" w:eastAsia="华文细黑" w:hAnsi="华文细黑"/>
          <w:sz w:val="24"/>
        </w:rPr>
        <w:t>无需系统级管理。</w:t>
      </w:r>
      <w:r>
        <w:rPr>
          <w:rFonts w:ascii="华文细黑" w:eastAsia="华文细黑" w:hAnsi="华文细黑" w:hint="eastAsia"/>
          <w:sz w:val="24"/>
        </w:rPr>
        <w:t>当前</w:t>
      </w:r>
      <w:r>
        <w:rPr>
          <w:rFonts w:ascii="华文细黑" w:eastAsia="华文细黑" w:hAnsi="华文细黑"/>
          <w:sz w:val="24"/>
        </w:rPr>
        <w:t>支持以下发布模式：</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嵌入式</w:t>
      </w:r>
      <w:r>
        <w:rPr>
          <w:rFonts w:ascii="华文细黑" w:eastAsia="华文细黑" w:hAnsi="华文细黑"/>
          <w:sz w:val="24"/>
        </w:rPr>
        <w:t>发布：接口总线被嵌入到业务系统中。</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独立</w:t>
      </w:r>
      <w:r>
        <w:rPr>
          <w:rFonts w:ascii="华文细黑" w:eastAsia="华文细黑" w:hAnsi="华文细黑"/>
          <w:sz w:val="24"/>
        </w:rPr>
        <w:t>发布：接口总线</w:t>
      </w:r>
      <w:r>
        <w:rPr>
          <w:rFonts w:ascii="华文细黑" w:eastAsia="华文细黑" w:hAnsi="华文细黑" w:hint="eastAsia"/>
          <w:sz w:val="24"/>
        </w:rPr>
        <w:t>包含</w:t>
      </w:r>
      <w:r>
        <w:rPr>
          <w:rFonts w:ascii="华文细黑" w:eastAsia="华文细黑" w:hAnsi="华文细黑"/>
          <w:sz w:val="24"/>
        </w:rPr>
        <w:t>业务系统，作为一个独立应用发布。</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应用</w:t>
      </w:r>
      <w:r>
        <w:rPr>
          <w:rFonts w:ascii="华文细黑" w:eastAsia="华文细黑" w:hAnsi="华文细黑"/>
          <w:sz w:val="24"/>
        </w:rPr>
        <w:t>容器发布：接口总线作为中间件应用，被发布到中间件应用服务器</w:t>
      </w:r>
      <w:r>
        <w:rPr>
          <w:rFonts w:ascii="华文细黑" w:eastAsia="华文细黑" w:hAnsi="华文细黑" w:hint="eastAsia"/>
          <w:sz w:val="24"/>
        </w:rPr>
        <w:t>（如Tomcat、WebLogic等</w:t>
      </w:r>
      <w:r>
        <w:rPr>
          <w:rFonts w:ascii="华文细黑" w:eastAsia="华文细黑" w:hAnsi="华文细黑"/>
          <w:sz w:val="24"/>
        </w:rPr>
        <w:t>）</w:t>
      </w:r>
      <w:r>
        <w:rPr>
          <w:rFonts w:ascii="华文细黑" w:eastAsia="华文细黑" w:hAnsi="华文细黑" w:hint="eastAsia"/>
          <w:sz w:val="24"/>
        </w:rPr>
        <w:t>中</w:t>
      </w:r>
      <w:r>
        <w:rPr>
          <w:rFonts w:ascii="华文细黑" w:eastAsia="华文细黑" w:hAnsi="华文细黑"/>
          <w:sz w:val="24"/>
        </w:rPr>
        <w:t>。</w:t>
      </w:r>
    </w:p>
    <w:p w:rsidR="001360F8" w:rsidRDefault="001360F8" w:rsidP="001360F8">
      <w:pPr>
        <w:pStyle w:val="11"/>
        <w:numPr>
          <w:ilvl w:val="1"/>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业务</w:t>
      </w:r>
      <w:r>
        <w:rPr>
          <w:rFonts w:ascii="华文细黑" w:eastAsia="华文细黑" w:hAnsi="华文细黑"/>
          <w:sz w:val="24"/>
        </w:rPr>
        <w:t>监控</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hint="eastAsia"/>
          <w:sz w:val="24"/>
        </w:rPr>
        <w:t>ALBus</w:t>
      </w:r>
      <w:r>
        <w:rPr>
          <w:rFonts w:ascii="华文细黑" w:eastAsia="华文细黑" w:hAnsi="华文细黑"/>
          <w:sz w:val="24"/>
        </w:rPr>
        <w:t>服务总线</w:t>
      </w:r>
      <w:r>
        <w:rPr>
          <w:rFonts w:ascii="华文细黑" w:eastAsia="华文细黑" w:hAnsi="华文细黑" w:hint="eastAsia"/>
          <w:sz w:val="24"/>
        </w:rPr>
        <w:t>内核提供</w:t>
      </w:r>
      <w:r>
        <w:rPr>
          <w:rFonts w:ascii="华文细黑" w:eastAsia="华文细黑" w:hAnsi="华文细黑"/>
          <w:sz w:val="24"/>
        </w:rPr>
        <w:t>了完整的总线服务状态元数据监控途径，从而使业务监控可以作为一个简单的业务单元实现。在</w:t>
      </w:r>
      <w:r>
        <w:rPr>
          <w:rFonts w:ascii="华文细黑" w:eastAsia="华文细黑" w:hAnsi="华文细黑" w:hint="eastAsia"/>
          <w:sz w:val="24"/>
        </w:rPr>
        <w:t>这种</w:t>
      </w:r>
      <w:r>
        <w:rPr>
          <w:rFonts w:ascii="华文细黑" w:eastAsia="华文细黑" w:hAnsi="华文细黑"/>
          <w:sz w:val="24"/>
        </w:rPr>
        <w:t>模式下，业务监控单元可以利用业务总线的所有特性实现诸如扩展性、灵活性、稳定性、</w:t>
      </w:r>
      <w:r>
        <w:rPr>
          <w:rFonts w:ascii="华文细黑" w:eastAsia="华文细黑" w:hAnsi="华文细黑"/>
          <w:sz w:val="24"/>
        </w:rPr>
        <w:lastRenderedPageBreak/>
        <w:t>可靠性等优点。</w:t>
      </w:r>
    </w:p>
    <w:p w:rsidR="001360F8" w:rsidRDefault="001360F8" w:rsidP="001360F8">
      <w:pPr>
        <w:pStyle w:val="11"/>
        <w:ind w:left="840" w:firstLineChars="0" w:firstLine="0"/>
        <w:rPr>
          <w:rFonts w:ascii="华文细黑" w:eastAsia="华文细黑" w:hAnsi="华文细黑"/>
          <w:sz w:val="24"/>
        </w:rPr>
      </w:pPr>
      <w:r>
        <w:rPr>
          <w:rFonts w:ascii="华文细黑" w:eastAsia="华文细黑" w:hAnsi="华文细黑" w:hint="eastAsia"/>
          <w:sz w:val="24"/>
        </w:rPr>
        <w:t>当前ALBus</w:t>
      </w:r>
      <w:r>
        <w:rPr>
          <w:rFonts w:ascii="华文细黑" w:eastAsia="华文细黑" w:hAnsi="华文细黑"/>
          <w:sz w:val="24"/>
        </w:rPr>
        <w:t>服务总线</w:t>
      </w:r>
      <w:r>
        <w:rPr>
          <w:rFonts w:ascii="华文细黑" w:eastAsia="华文细黑" w:hAnsi="华文细黑" w:hint="eastAsia"/>
          <w:sz w:val="24"/>
        </w:rPr>
        <w:t>提供了基于</w:t>
      </w:r>
      <w:r>
        <w:rPr>
          <w:rFonts w:ascii="华文细黑" w:eastAsia="华文细黑" w:hAnsi="华文细黑"/>
          <w:sz w:val="24"/>
        </w:rPr>
        <w:t>业务服务粒度的</w:t>
      </w:r>
      <w:r>
        <w:rPr>
          <w:rFonts w:ascii="华文细黑" w:eastAsia="华文细黑" w:hAnsi="华文细黑" w:hint="eastAsia"/>
          <w:sz w:val="24"/>
        </w:rPr>
        <w:t>简单监控</w:t>
      </w:r>
      <w:r>
        <w:rPr>
          <w:rFonts w:ascii="华文细黑" w:eastAsia="华文细黑" w:hAnsi="华文细黑"/>
          <w:sz w:val="24"/>
        </w:rPr>
        <w:t>，包括：</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服务状态</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服务</w:t>
      </w:r>
      <w:r>
        <w:rPr>
          <w:rFonts w:ascii="华文细黑" w:eastAsia="华文细黑" w:hAnsi="华文细黑" w:hint="eastAsia"/>
          <w:sz w:val="24"/>
        </w:rPr>
        <w:t>可用性</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服务</w:t>
      </w:r>
      <w:r>
        <w:rPr>
          <w:rFonts w:ascii="华文细黑" w:eastAsia="华文细黑" w:hAnsi="华文细黑"/>
          <w:sz w:val="24"/>
        </w:rPr>
        <w:t>用量</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JVM</w:t>
      </w:r>
      <w:r>
        <w:rPr>
          <w:rFonts w:ascii="华文细黑" w:eastAsia="华文细黑" w:hAnsi="华文细黑"/>
          <w:sz w:val="24"/>
        </w:rPr>
        <w:t>资源监控</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报表输出</w:t>
      </w:r>
    </w:p>
    <w:p w:rsidR="001360F8" w:rsidRDefault="001360F8" w:rsidP="001360F8">
      <w:pPr>
        <w:ind w:left="840" w:firstLine="420"/>
        <w:rPr>
          <w:rFonts w:ascii="华文细黑" w:eastAsia="华文细黑" w:hAnsi="华文细黑"/>
          <w:sz w:val="24"/>
          <w:szCs w:val="24"/>
        </w:rPr>
      </w:pPr>
      <w:r>
        <w:rPr>
          <w:rFonts w:ascii="华文细黑" w:eastAsia="华文细黑" w:hAnsi="华文细黑"/>
          <w:sz w:val="24"/>
          <w:szCs w:val="24"/>
        </w:rPr>
        <w:t>并</w:t>
      </w:r>
      <w:r>
        <w:rPr>
          <w:rFonts w:ascii="华文细黑" w:eastAsia="华文细黑" w:hAnsi="华文细黑" w:hint="eastAsia"/>
          <w:sz w:val="24"/>
          <w:szCs w:val="24"/>
        </w:rPr>
        <w:t>可以</w:t>
      </w:r>
      <w:r>
        <w:rPr>
          <w:rFonts w:ascii="华文细黑" w:eastAsia="华文细黑" w:hAnsi="华文细黑"/>
          <w:sz w:val="24"/>
          <w:szCs w:val="24"/>
        </w:rPr>
        <w:t>通过扩展实现</w:t>
      </w:r>
      <w:r>
        <w:rPr>
          <w:rFonts w:ascii="华文细黑" w:eastAsia="华文细黑" w:hAnsi="华文细黑" w:hint="eastAsia"/>
          <w:sz w:val="24"/>
          <w:szCs w:val="24"/>
        </w:rPr>
        <w:t>：</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系统</w:t>
      </w:r>
      <w:r>
        <w:rPr>
          <w:rFonts w:ascii="华文细黑" w:eastAsia="华文细黑" w:hAnsi="华文细黑"/>
          <w:sz w:val="24"/>
        </w:rPr>
        <w:t>资源监控</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hint="eastAsia"/>
          <w:sz w:val="24"/>
        </w:rPr>
        <w:t>不同</w:t>
      </w:r>
      <w:r>
        <w:rPr>
          <w:rFonts w:ascii="华文细黑" w:eastAsia="华文细黑" w:hAnsi="华文细黑"/>
          <w:sz w:val="24"/>
        </w:rPr>
        <w:t>粒度、不同维度的</w:t>
      </w:r>
      <w:r>
        <w:rPr>
          <w:rFonts w:ascii="华文细黑" w:eastAsia="华文细黑" w:hAnsi="华文细黑" w:hint="eastAsia"/>
          <w:sz w:val="24"/>
        </w:rPr>
        <w:t>计费</w:t>
      </w:r>
    </w:p>
    <w:p w:rsidR="001360F8" w:rsidRDefault="001360F8" w:rsidP="001360F8">
      <w:pPr>
        <w:pStyle w:val="11"/>
        <w:numPr>
          <w:ilvl w:val="2"/>
          <w:numId w:val="16"/>
        </w:numPr>
        <w:adjustRightInd w:val="0"/>
        <w:snapToGrid w:val="0"/>
        <w:spacing w:line="360" w:lineRule="auto"/>
        <w:ind w:firstLineChars="0"/>
        <w:rPr>
          <w:rFonts w:ascii="华文细黑" w:eastAsia="华文细黑" w:hAnsi="华文细黑"/>
          <w:sz w:val="24"/>
        </w:rPr>
      </w:pPr>
      <w:r>
        <w:rPr>
          <w:rFonts w:ascii="华文细黑" w:eastAsia="华文细黑" w:hAnsi="华文细黑"/>
          <w:sz w:val="24"/>
        </w:rPr>
        <w:t>自定义报表生成</w:t>
      </w:r>
    </w:p>
    <w:p w:rsidR="001360F8" w:rsidRDefault="001360F8" w:rsidP="001360F8">
      <w:pPr>
        <w:pStyle w:val="11"/>
        <w:numPr>
          <w:ilvl w:val="2"/>
          <w:numId w:val="16"/>
        </w:numPr>
        <w:adjustRightInd w:val="0"/>
        <w:snapToGrid w:val="0"/>
        <w:spacing w:line="360" w:lineRule="auto"/>
        <w:ind w:left="840" w:firstLineChars="0" w:firstLine="0"/>
        <w:rPr>
          <w:rFonts w:ascii="华文细黑" w:eastAsia="华文细黑" w:hAnsi="华文细黑"/>
          <w:sz w:val="24"/>
        </w:rPr>
      </w:pPr>
      <w:r>
        <w:rPr>
          <w:rFonts w:ascii="华文细黑" w:eastAsia="华文细黑" w:hAnsi="华文细黑"/>
          <w:sz w:val="24"/>
        </w:rPr>
        <w:t>基于</w:t>
      </w:r>
      <w:r>
        <w:rPr>
          <w:rFonts w:ascii="华文细黑" w:eastAsia="华文细黑" w:hAnsi="华文细黑" w:hint="eastAsia"/>
          <w:sz w:val="24"/>
        </w:rPr>
        <w:t>监控</w:t>
      </w:r>
      <w:r>
        <w:rPr>
          <w:rFonts w:ascii="华文细黑" w:eastAsia="华文细黑" w:hAnsi="华文细黑"/>
          <w:sz w:val="24"/>
        </w:rPr>
        <w:t>数据的智能自适应调整</w:t>
      </w:r>
    </w:p>
    <w:p w:rsidR="001360F8" w:rsidRDefault="001360F8" w:rsidP="001360F8">
      <w:pPr>
        <w:pStyle w:val="2"/>
      </w:pPr>
      <w:bookmarkStart w:id="6896" w:name="_Toc472864272"/>
      <w:bookmarkStart w:id="6897" w:name="_Toc485218436"/>
      <w:r>
        <w:t>CC-Model</w:t>
      </w:r>
      <w:r>
        <w:t>数据建模技术</w:t>
      </w:r>
      <w:bookmarkEnd w:id="6896"/>
      <w:bookmarkEnd w:id="6897"/>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大数据主题建模又称大数据集约建模，使大数据独立于具体应用环境。</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随着时间的推移，数据的各种职能会不断发生变化，但数据类型本身的变化并不经常发生，因此将数据与使用数据的职能分开是有重大意义的。数据的主题化的过程中，数据结构和存储方式都独立于应用数据的各种职能。数据按照人员、车辆、案件、通讯等业务科类，相互联系地存放在可以由众多用户共享的数据环境中。数据主题化需要进行全面的数据分析和数据模型建立工作，并及时生成数据搜索，随着该项工作的推进，可以大大加快应用项目的开发速度和加强用户与数据库的直接交互。</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许多企业/政府单位已经开始进行数据主题化，但是遇到了一些问题。往往在开发一个新的应用项目时，由于某种原因，又为这个新的应用项目设计了一个</w:t>
      </w:r>
      <w:r>
        <w:rPr>
          <w:rFonts w:ascii="华文细黑" w:eastAsia="华文细黑" w:hAnsi="华文细黑" w:hint="eastAsia"/>
          <w:sz w:val="24"/>
          <w:szCs w:val="24"/>
        </w:rPr>
        <w:lastRenderedPageBreak/>
        <w:t>新的数据库，而不是使用已经存在的或者正在建立主题数据库。通过匡信开发大数据主题建模软件，可以完全规避上述问题。通过使用简单的界面化操作即可完成数据主题模型的建立，数据主题模型的预览及其数据结构组织化。从而，数据不再分散，实现集中化管理，主题化管理。这里匡信开发的大数据主题建模软件还集成了主题数据搜索引擎的索引生成，便于用户完成信息检索。</w:t>
      </w:r>
    </w:p>
    <w:p w:rsidR="001360F8" w:rsidRDefault="001360F8" w:rsidP="001360F8">
      <w:pPr>
        <w:ind w:firstLine="420"/>
        <w:rPr>
          <w:rFonts w:ascii="华文细黑" w:eastAsia="华文细黑" w:hAnsi="华文细黑"/>
          <w:sz w:val="24"/>
          <w:szCs w:val="24"/>
        </w:rPr>
      </w:pPr>
      <w:r>
        <w:rPr>
          <w:rFonts w:ascii="华文细黑" w:eastAsia="华文细黑" w:hAnsi="华文细黑" w:hint="eastAsia"/>
          <w:sz w:val="24"/>
          <w:szCs w:val="24"/>
        </w:rPr>
        <w:t>通过开发匡信大数据主题库软件，将各类数据源字段整理统一，实现开发人员开发数据应用的高效操作。应用通过数据处理机制，将多单位不统一数据库资源，经过软件筛选聚合，整理出定义明确的大数据主题建模配置数据，实现数据按业务主题访问的统一，摒弃旧业务中需要因原数据导致多次配置操作。</w:t>
      </w:r>
    </w:p>
    <w:p w:rsidR="001360F8" w:rsidRDefault="001360F8" w:rsidP="001360F8">
      <w:pPr>
        <w:numPr>
          <w:ilvl w:val="0"/>
          <w:numId w:val="17"/>
        </w:numPr>
        <w:tabs>
          <w:tab w:val="left" w:pos="709"/>
        </w:tabs>
        <w:spacing w:line="360" w:lineRule="auto"/>
        <w:rPr>
          <w:rFonts w:ascii="华文细黑" w:eastAsia="华文细黑" w:hAnsi="华文细黑"/>
          <w:sz w:val="24"/>
          <w:szCs w:val="24"/>
          <w:u w:color="000000"/>
          <w:lang w:eastAsia="zh-TW"/>
        </w:rPr>
      </w:pPr>
      <w:r>
        <w:rPr>
          <w:rFonts w:ascii="华文细黑" w:eastAsia="华文细黑" w:hAnsi="华文细黑"/>
          <w:sz w:val="24"/>
          <w:szCs w:val="24"/>
          <w:u w:color="000000"/>
          <w:lang w:eastAsia="zh-TW"/>
        </w:rPr>
        <w:t>主题数据功能</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主题使用表配置管理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主题查询参数配置管理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主题表查询参数配置管理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主题表字段配置管理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主题表字段内容配置管理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主题搜索配置管理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lang w:eastAsia="zh-TW"/>
        </w:rPr>
        <w:t>主题搜索字段配置管理</w:t>
      </w:r>
    </w:p>
    <w:p w:rsidR="001360F8" w:rsidRDefault="001360F8" w:rsidP="001360F8">
      <w:pPr>
        <w:numPr>
          <w:ilvl w:val="0"/>
          <w:numId w:val="17"/>
        </w:numPr>
        <w:tabs>
          <w:tab w:val="left" w:pos="709"/>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专题数据功能</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使用表配置管理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查询参数配置管理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lastRenderedPageBreak/>
        <w:t>专题</w:t>
      </w:r>
      <w:r>
        <w:rPr>
          <w:rFonts w:ascii="华文细黑" w:eastAsia="华文细黑" w:hAnsi="华文细黑" w:hint="eastAsia"/>
          <w:sz w:val="24"/>
          <w:szCs w:val="24"/>
          <w:u w:color="000000"/>
          <w:lang w:eastAsia="zh-TW"/>
        </w:rPr>
        <w:t>表查询参数配置管理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表字段配置管理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表字段内容配置管理</w:t>
      </w:r>
    </w:p>
    <w:p w:rsidR="001360F8" w:rsidRDefault="001360F8" w:rsidP="001360F8">
      <w:pPr>
        <w:numPr>
          <w:ilvl w:val="0"/>
          <w:numId w:val="18"/>
        </w:numPr>
        <w:tabs>
          <w:tab w:val="left" w:pos="1276"/>
        </w:tabs>
        <w:spacing w:line="360" w:lineRule="auto"/>
        <w:rPr>
          <w:rFonts w:ascii="华文细黑" w:eastAsia="华文细黑" w:hAnsi="华文细黑"/>
          <w:sz w:val="24"/>
          <w:szCs w:val="24"/>
          <w:u w:color="000000"/>
          <w:lang w:eastAsia="zh-TW"/>
        </w:rPr>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搜索配置管理</w:t>
      </w:r>
    </w:p>
    <w:p w:rsidR="001360F8" w:rsidRDefault="001360F8" w:rsidP="001360F8">
      <w:pPr>
        <w:numPr>
          <w:ilvl w:val="0"/>
          <w:numId w:val="18"/>
        </w:numPr>
        <w:tabs>
          <w:tab w:val="left" w:pos="1276"/>
        </w:tabs>
        <w:spacing w:line="360" w:lineRule="auto"/>
      </w:pPr>
      <w:r>
        <w:rPr>
          <w:rFonts w:ascii="华文细黑" w:eastAsia="华文细黑" w:hAnsi="华文细黑" w:hint="eastAsia"/>
          <w:sz w:val="24"/>
          <w:szCs w:val="24"/>
          <w:u w:color="000000"/>
        </w:rPr>
        <w:t>专题</w:t>
      </w:r>
      <w:r>
        <w:rPr>
          <w:rFonts w:ascii="华文细黑" w:eastAsia="华文细黑" w:hAnsi="华文细黑" w:hint="eastAsia"/>
          <w:sz w:val="24"/>
          <w:szCs w:val="24"/>
          <w:u w:color="000000"/>
          <w:lang w:eastAsia="zh-TW"/>
        </w:rPr>
        <w:t>搜索字段配置管理</w:t>
      </w:r>
    </w:p>
    <w:p w:rsidR="001360F8" w:rsidRDefault="001360F8" w:rsidP="001360F8">
      <w:pPr>
        <w:pStyle w:val="2"/>
      </w:pPr>
      <w:bookmarkStart w:id="6898" w:name="_Toc472864273"/>
      <w:bookmarkStart w:id="6899" w:name="_Toc485218437"/>
      <w:r>
        <w:t>CC-Calc</w:t>
      </w:r>
      <w:r>
        <w:t>数据融合演算技术</w:t>
      </w:r>
      <w:bookmarkEnd w:id="6898"/>
      <w:bookmarkEnd w:id="6899"/>
    </w:p>
    <w:p w:rsidR="001360F8" w:rsidRDefault="001360F8" w:rsidP="001360F8">
      <w:pPr>
        <w:pStyle w:val="3"/>
      </w:pPr>
      <w:bookmarkStart w:id="6900" w:name="_Toc453523571"/>
      <w:bookmarkStart w:id="6901" w:name="_Toc449435983"/>
      <w:bookmarkStart w:id="6902" w:name="_Toc485218438"/>
      <w:r>
        <w:t>CC-ALCalc</w:t>
      </w:r>
      <w:r>
        <w:t>基础介绍</w:t>
      </w:r>
      <w:bookmarkEnd w:id="6900"/>
      <w:bookmarkEnd w:id="6901"/>
      <w:bookmarkEnd w:id="6902"/>
    </w:p>
    <w:p w:rsidR="001360F8" w:rsidRDefault="001360F8" w:rsidP="001360F8">
      <w:pPr>
        <w:widowControl/>
        <w:ind w:firstLine="420"/>
        <w:jc w:val="left"/>
        <w:rPr>
          <w:rFonts w:ascii="华文细黑" w:eastAsia="华文细黑" w:hAnsi="华文细黑" w:cs="宋体"/>
          <w:sz w:val="24"/>
          <w:szCs w:val="24"/>
        </w:rPr>
      </w:pPr>
      <w:r>
        <w:rPr>
          <w:rFonts w:ascii="华文细黑" w:eastAsia="华文细黑" w:hAnsi="华文细黑" w:cs="宋体"/>
          <w:sz w:val="24"/>
          <w:szCs w:val="24"/>
        </w:rPr>
        <w:t>大数据处理时代</w:t>
      </w:r>
      <w:r>
        <w:rPr>
          <w:rFonts w:ascii="华文细黑" w:eastAsia="华文细黑" w:hAnsi="华文细黑" w:cs="宋体" w:hint="eastAsia"/>
          <w:sz w:val="24"/>
          <w:szCs w:val="24"/>
        </w:rPr>
        <w:t>，海量数据处理需要投入大量的程序员不仅要进行各类业务逻辑的开发，还需要熟悉各类计算框架，如MapReduce、Spark、Storm等，对程序员的要求较高；</w:t>
      </w:r>
      <w:r>
        <w:rPr>
          <w:rFonts w:ascii="华文细黑" w:eastAsia="华文细黑" w:hAnsi="华文细黑" w:cs="宋体"/>
          <w:sz w:val="24"/>
          <w:szCs w:val="24"/>
        </w:rPr>
        <w:t>对于</w:t>
      </w:r>
      <w:r>
        <w:rPr>
          <w:rFonts w:ascii="华文细黑" w:eastAsia="华文细黑" w:hAnsi="华文细黑" w:cs="宋体" w:hint="eastAsia"/>
          <w:sz w:val="24"/>
          <w:szCs w:val="24"/>
        </w:rPr>
        <w:t>企业正常</w:t>
      </w:r>
      <w:r>
        <w:rPr>
          <w:rFonts w:ascii="华文细黑" w:eastAsia="华文细黑" w:hAnsi="华文细黑" w:cs="宋体"/>
          <w:sz w:val="24"/>
          <w:szCs w:val="24"/>
        </w:rPr>
        <w:t>开发项目时</w:t>
      </w:r>
      <w:r>
        <w:rPr>
          <w:rFonts w:ascii="华文细黑" w:eastAsia="华文细黑" w:hAnsi="华文细黑" w:cs="宋体" w:hint="eastAsia"/>
          <w:sz w:val="24"/>
          <w:szCs w:val="24"/>
        </w:rPr>
        <w:t>，通常</w:t>
      </w:r>
      <w:r>
        <w:rPr>
          <w:rFonts w:ascii="华文细黑" w:eastAsia="华文细黑" w:hAnsi="华文细黑" w:cs="宋体"/>
          <w:sz w:val="24"/>
          <w:szCs w:val="24"/>
        </w:rPr>
        <w:t>需要考虑快速迭代</w:t>
      </w:r>
      <w:r>
        <w:rPr>
          <w:rFonts w:ascii="华文细黑" w:eastAsia="华文细黑" w:hAnsi="华文细黑" w:cs="宋体" w:hint="eastAsia"/>
          <w:sz w:val="24"/>
          <w:szCs w:val="24"/>
        </w:rPr>
        <w:t>，通过本大数据熔合演算平台技术，能显著</w:t>
      </w:r>
      <w:r>
        <w:rPr>
          <w:rFonts w:ascii="华文细黑" w:eastAsia="华文细黑" w:hAnsi="华文细黑" w:cs="宋体"/>
          <w:sz w:val="24"/>
          <w:szCs w:val="24"/>
        </w:rPr>
        <w:t>提升其他程序员代码产出效率</w:t>
      </w:r>
      <w:r>
        <w:rPr>
          <w:rFonts w:ascii="华文细黑" w:eastAsia="华文细黑" w:hAnsi="华文细黑" w:cs="宋体" w:hint="eastAsia"/>
          <w:sz w:val="24"/>
          <w:szCs w:val="24"/>
        </w:rPr>
        <w:t>，</w:t>
      </w:r>
      <w:r>
        <w:rPr>
          <w:rFonts w:ascii="华文细黑" w:eastAsia="华文细黑" w:hAnsi="华文细黑" w:cs="宋体"/>
          <w:sz w:val="24"/>
          <w:szCs w:val="24"/>
        </w:rPr>
        <w:t>无需学习专业技术线路下的数据处理技术，</w:t>
      </w:r>
      <w:r>
        <w:rPr>
          <w:rFonts w:ascii="华文细黑" w:eastAsia="华文细黑" w:hAnsi="华文细黑" w:cs="宋体" w:hint="eastAsia"/>
          <w:sz w:val="24"/>
          <w:szCs w:val="24"/>
        </w:rPr>
        <w:t>可以将精力放在业务逻辑实现上。</w:t>
      </w:r>
    </w:p>
    <w:p w:rsidR="001360F8" w:rsidRDefault="001360F8" w:rsidP="001360F8">
      <w:pPr>
        <w:widowControl/>
        <w:ind w:firstLine="420"/>
        <w:jc w:val="left"/>
        <w:rPr>
          <w:rFonts w:ascii="华文细黑" w:eastAsia="华文细黑" w:hAnsi="华文细黑" w:cs="宋体"/>
          <w:sz w:val="24"/>
          <w:szCs w:val="24"/>
        </w:rPr>
      </w:pPr>
      <w:r>
        <w:rPr>
          <w:rFonts w:ascii="华文细黑" w:eastAsia="华文细黑" w:hAnsi="华文细黑" w:cs="宋体" w:hint="eastAsia"/>
          <w:sz w:val="24"/>
          <w:szCs w:val="24"/>
        </w:rPr>
        <w:t>通过</w:t>
      </w:r>
      <w:r>
        <w:rPr>
          <w:rFonts w:ascii="华文细黑" w:eastAsia="华文细黑" w:hAnsi="华文细黑" w:cs="宋体"/>
          <w:sz w:val="24"/>
          <w:szCs w:val="24"/>
        </w:rPr>
        <w:t>一套</w:t>
      </w:r>
      <w:r>
        <w:rPr>
          <w:rFonts w:ascii="华文细黑" w:eastAsia="华文细黑" w:hAnsi="华文细黑" w:cs="宋体" w:hint="eastAsia"/>
          <w:color w:val="000000"/>
          <w:sz w:val="24"/>
          <w:szCs w:val="24"/>
          <w:shd w:val="clear" w:color="auto" w:fill="FFFFFF"/>
        </w:rPr>
        <w:t>大数据熔合演算平台</w:t>
      </w:r>
      <w:r>
        <w:rPr>
          <w:rFonts w:ascii="华文细黑" w:eastAsia="华文细黑" w:hAnsi="华文细黑" w:cs="宋体" w:hint="eastAsia"/>
          <w:sz w:val="24"/>
          <w:szCs w:val="24"/>
        </w:rPr>
        <w:t>，</w:t>
      </w:r>
      <w:r>
        <w:rPr>
          <w:rFonts w:ascii="华文细黑" w:eastAsia="华文细黑" w:hAnsi="华文细黑" w:cs="宋体"/>
          <w:sz w:val="24"/>
          <w:szCs w:val="24"/>
        </w:rPr>
        <w:t>可以满足各类项目在所在计算框架中的计算需求</w:t>
      </w:r>
      <w:r>
        <w:rPr>
          <w:rFonts w:ascii="华文细黑" w:eastAsia="华文细黑" w:hAnsi="华文细黑" w:cs="宋体" w:hint="eastAsia"/>
          <w:sz w:val="24"/>
          <w:szCs w:val="24"/>
        </w:rPr>
        <w:t>，</w:t>
      </w:r>
      <w:r>
        <w:rPr>
          <w:rFonts w:ascii="华文细黑" w:eastAsia="华文细黑" w:hAnsi="华文细黑" w:cs="宋体"/>
          <w:sz w:val="24"/>
          <w:szCs w:val="24"/>
        </w:rPr>
        <w:t>实现代码层面的快速切换</w:t>
      </w:r>
      <w:r>
        <w:rPr>
          <w:rFonts w:ascii="华文细黑" w:eastAsia="华文细黑" w:hAnsi="华文细黑" w:cs="宋体" w:hint="eastAsia"/>
          <w:sz w:val="24"/>
          <w:szCs w:val="24"/>
        </w:rPr>
        <w:t>、</w:t>
      </w:r>
      <w:r>
        <w:rPr>
          <w:rFonts w:ascii="华文细黑" w:eastAsia="华文细黑" w:hAnsi="华文细黑" w:cs="宋体"/>
          <w:sz w:val="24"/>
          <w:szCs w:val="24"/>
        </w:rPr>
        <w:t>重用</w:t>
      </w:r>
      <w:r>
        <w:rPr>
          <w:rFonts w:ascii="华文细黑" w:eastAsia="华文细黑" w:hAnsi="华文细黑" w:cs="宋体" w:hint="eastAsia"/>
          <w:sz w:val="24"/>
          <w:szCs w:val="24"/>
        </w:rPr>
        <w:t>，降低大数据演算处理项目对开发人员能力要求，</w:t>
      </w:r>
      <w:r>
        <w:rPr>
          <w:rFonts w:ascii="华文细黑" w:eastAsia="华文细黑" w:hAnsi="华文细黑" w:cs="宋体"/>
          <w:sz w:val="24"/>
          <w:szCs w:val="24"/>
        </w:rPr>
        <w:t>提升开发的效率</w:t>
      </w:r>
      <w:r>
        <w:rPr>
          <w:rFonts w:ascii="华文细黑" w:eastAsia="华文细黑" w:hAnsi="华文细黑" w:cs="宋体" w:hint="eastAsia"/>
          <w:sz w:val="24"/>
          <w:szCs w:val="24"/>
        </w:rPr>
        <w:t>，</w:t>
      </w:r>
      <w:r>
        <w:rPr>
          <w:rFonts w:ascii="华文细黑" w:eastAsia="华文细黑" w:hAnsi="华文细黑" w:cs="宋体"/>
          <w:sz w:val="24"/>
          <w:szCs w:val="24"/>
        </w:rPr>
        <w:t>降低重复排错的成本</w:t>
      </w:r>
      <w:r>
        <w:rPr>
          <w:rFonts w:ascii="华文细黑" w:eastAsia="华文细黑" w:hAnsi="华文细黑" w:cs="宋体" w:hint="eastAsia"/>
          <w:sz w:val="24"/>
          <w:szCs w:val="24"/>
        </w:rPr>
        <w:t>。</w:t>
      </w:r>
    </w:p>
    <w:p w:rsidR="001360F8" w:rsidRDefault="001360F8" w:rsidP="001360F8">
      <w:pPr>
        <w:pStyle w:val="3"/>
      </w:pPr>
      <w:bookmarkStart w:id="6903" w:name="_Toc449435984"/>
      <w:bookmarkStart w:id="6904" w:name="_Toc453523572"/>
      <w:bookmarkStart w:id="6905" w:name="_Toc485218439"/>
      <w:r>
        <w:t>CC-ALCalc</w:t>
      </w:r>
      <w:r>
        <w:rPr>
          <w:rFonts w:hint="eastAsia"/>
        </w:rPr>
        <w:t>软件主要功能</w:t>
      </w:r>
      <w:bookmarkEnd w:id="6903"/>
      <w:bookmarkEnd w:id="6904"/>
      <w:bookmarkEnd w:id="6905"/>
    </w:p>
    <w:p w:rsidR="001360F8" w:rsidRDefault="001360F8" w:rsidP="001360F8">
      <w:pPr>
        <w:widowControl/>
        <w:ind w:firstLine="420"/>
        <w:jc w:val="left"/>
        <w:rPr>
          <w:rFonts w:ascii="华文细黑" w:eastAsia="华文细黑" w:hAnsi="华文细黑" w:cs="宋体"/>
          <w:sz w:val="24"/>
          <w:szCs w:val="24"/>
        </w:rPr>
      </w:pPr>
      <w:r>
        <w:rPr>
          <w:rFonts w:ascii="华文细黑" w:eastAsia="华文细黑" w:hAnsi="华文细黑" w:cs="宋体"/>
          <w:sz w:val="24"/>
          <w:szCs w:val="24"/>
        </w:rPr>
        <w:t>匡信自主开发的</w:t>
      </w:r>
      <w:r>
        <w:rPr>
          <w:rFonts w:ascii="华文细黑" w:eastAsia="华文细黑" w:hAnsi="华文细黑" w:cs="宋体" w:hint="eastAsia"/>
          <w:color w:val="000000"/>
          <w:sz w:val="24"/>
          <w:szCs w:val="24"/>
          <w:shd w:val="clear" w:color="auto" w:fill="FFFFFF"/>
        </w:rPr>
        <w:t>大数据熔合演算平台</w:t>
      </w:r>
      <w:r>
        <w:rPr>
          <w:rFonts w:ascii="华文细黑" w:eastAsia="华文细黑" w:hAnsi="华文细黑" w:cs="宋体" w:hint="eastAsia"/>
          <w:sz w:val="24"/>
          <w:szCs w:val="24"/>
        </w:rPr>
        <w:t>，使得海量数据的离线或者实时计算可以自由地</w:t>
      </w:r>
      <w:r>
        <w:rPr>
          <w:rFonts w:ascii="华文细黑" w:eastAsia="华文细黑" w:hAnsi="华文细黑" w:cs="宋体"/>
          <w:sz w:val="24"/>
          <w:szCs w:val="24"/>
        </w:rPr>
        <w:t>在各类</w:t>
      </w:r>
      <w:r>
        <w:rPr>
          <w:rFonts w:ascii="华文细黑" w:eastAsia="华文细黑" w:hAnsi="华文细黑" w:cs="宋体" w:hint="eastAsia"/>
          <w:sz w:val="24"/>
          <w:szCs w:val="24"/>
        </w:rPr>
        <w:t>大数据</w:t>
      </w:r>
      <w:r>
        <w:rPr>
          <w:rFonts w:ascii="华文细黑" w:eastAsia="华文细黑" w:hAnsi="华文细黑" w:cs="宋体"/>
          <w:sz w:val="24"/>
          <w:szCs w:val="24"/>
        </w:rPr>
        <w:t>计算</w:t>
      </w:r>
      <w:r>
        <w:rPr>
          <w:rFonts w:ascii="华文细黑" w:eastAsia="华文细黑" w:hAnsi="华文细黑" w:cs="宋体" w:hint="eastAsia"/>
          <w:sz w:val="24"/>
          <w:szCs w:val="24"/>
        </w:rPr>
        <w:t>框架之间</w:t>
      </w:r>
      <w:r>
        <w:rPr>
          <w:rFonts w:ascii="华文细黑" w:eastAsia="华文细黑" w:hAnsi="华文细黑" w:cs="宋体"/>
          <w:sz w:val="24"/>
          <w:szCs w:val="24"/>
        </w:rPr>
        <w:t>切换</w:t>
      </w:r>
      <w:r>
        <w:rPr>
          <w:rFonts w:ascii="华文细黑" w:eastAsia="华文细黑" w:hAnsi="华文细黑" w:cs="宋体" w:hint="eastAsia"/>
          <w:sz w:val="24"/>
          <w:szCs w:val="24"/>
        </w:rPr>
        <w:t>，并支持多数据源取数，通过拆解算法中的算子和因子，智能适配包括Spark、Spark</w:t>
      </w:r>
      <w:r>
        <w:rPr>
          <w:rFonts w:ascii="华文细黑" w:eastAsia="华文细黑" w:hAnsi="华文细黑" w:cs="宋体"/>
          <w:sz w:val="24"/>
          <w:szCs w:val="24"/>
        </w:rPr>
        <w:t xml:space="preserve"> </w:t>
      </w:r>
      <w:r>
        <w:rPr>
          <w:rFonts w:ascii="华文细黑" w:eastAsia="华文细黑" w:hAnsi="华文细黑" w:cs="宋体" w:hint="eastAsia"/>
          <w:sz w:val="24"/>
          <w:szCs w:val="24"/>
        </w:rPr>
        <w:t>S</w:t>
      </w:r>
      <w:r>
        <w:rPr>
          <w:rFonts w:ascii="华文细黑" w:eastAsia="华文细黑" w:hAnsi="华文细黑" w:cs="宋体"/>
          <w:sz w:val="24"/>
          <w:szCs w:val="24"/>
        </w:rPr>
        <w:t>tream</w:t>
      </w:r>
      <w:r>
        <w:rPr>
          <w:rFonts w:ascii="华文细黑" w:eastAsia="华文细黑" w:hAnsi="华文细黑" w:cs="宋体" w:hint="eastAsia"/>
          <w:sz w:val="24"/>
          <w:szCs w:val="24"/>
        </w:rPr>
        <w:t>ing、MapReduce、S</w:t>
      </w:r>
      <w:r>
        <w:rPr>
          <w:rFonts w:ascii="华文细黑" w:eastAsia="华文细黑" w:hAnsi="华文细黑" w:cs="宋体"/>
          <w:sz w:val="24"/>
          <w:szCs w:val="24"/>
        </w:rPr>
        <w:t>torm</w:t>
      </w:r>
      <w:r>
        <w:rPr>
          <w:rFonts w:ascii="华文细黑" w:eastAsia="华文细黑" w:hAnsi="华文细黑" w:cs="宋体"/>
          <w:sz w:val="24"/>
          <w:szCs w:val="24"/>
        </w:rPr>
        <w:lastRenderedPageBreak/>
        <w:t>等计算框架</w:t>
      </w:r>
      <w:r>
        <w:rPr>
          <w:rFonts w:ascii="华文细黑" w:eastAsia="华文细黑" w:hAnsi="华文细黑" w:cs="宋体" w:hint="eastAsia"/>
          <w:sz w:val="24"/>
          <w:szCs w:val="24"/>
        </w:rPr>
        <w:t>，调用大数据平台通用服务实现计算的功能。包括支持实时/批量计算、增量/存量计算、各类MapReduce计算功能。</w:t>
      </w:r>
    </w:p>
    <w:p w:rsidR="001360F8" w:rsidRDefault="001360F8" w:rsidP="001360F8">
      <w:pPr>
        <w:widowControl/>
        <w:ind w:firstLine="420"/>
        <w:jc w:val="left"/>
        <w:rPr>
          <w:rFonts w:ascii="华文细黑" w:eastAsia="华文细黑" w:hAnsi="华文细黑" w:cs="Arial"/>
          <w:bCs/>
          <w:sz w:val="24"/>
          <w:szCs w:val="24"/>
        </w:rPr>
      </w:pPr>
      <w:r>
        <w:rPr>
          <w:rFonts w:ascii="华文细黑" w:eastAsia="华文细黑" w:hAnsi="华文细黑" w:cs="宋体" w:hint="eastAsia"/>
          <w:sz w:val="24"/>
          <w:szCs w:val="24"/>
        </w:rPr>
        <w:t>该平台适配当前绝大部分的大数据平台，可以让开发成本显著降低，无需掌握各类大数据的所有开发技能就能实现在最短的时间内开发完成各类海量数据的业务处理实现，在最短时间内完成模型验证工作，并在将来将各类业务应用模型通过程序实现落地。</w:t>
      </w:r>
    </w:p>
    <w:p w:rsidR="001360F8" w:rsidRDefault="001360F8" w:rsidP="001360F8">
      <w:pPr>
        <w:pStyle w:val="1"/>
      </w:pPr>
      <w:bookmarkStart w:id="6906" w:name="_Toc485218440"/>
      <w:r>
        <w:rPr>
          <w:rFonts w:hint="eastAsia"/>
        </w:rPr>
        <w:t>解决方案优势介绍</w:t>
      </w:r>
      <w:bookmarkEnd w:id="6906"/>
    </w:p>
    <w:p w:rsidR="001360F8" w:rsidRDefault="001360F8" w:rsidP="001360F8">
      <w:pPr>
        <w:pStyle w:val="2"/>
      </w:pPr>
      <w:bookmarkStart w:id="6907" w:name="_Toc485218441"/>
      <w:r>
        <w:t>基于理论支撑</w:t>
      </w:r>
      <w:bookmarkEnd w:id="6907"/>
    </w:p>
    <w:p w:rsidR="001360F8" w:rsidRDefault="001360F8" w:rsidP="001360F8">
      <w:pPr>
        <w:pStyle w:val="af2"/>
        <w:ind w:firstLineChars="200" w:firstLine="480"/>
        <w:rPr>
          <w:rFonts w:ascii="华文细黑" w:eastAsia="华文细黑" w:hAnsi="华文细黑"/>
          <w:sz w:val="24"/>
        </w:rPr>
      </w:pPr>
      <w:r>
        <w:rPr>
          <w:rFonts w:ascii="华文细黑" w:eastAsia="华文细黑" w:hAnsi="华文细黑" w:hint="eastAsia"/>
          <w:sz w:val="24"/>
        </w:rPr>
        <w:t>系统基于社会学、行为学、犯罪学三大理论支撑，理论实践个人的认知、行为与环境因素三者及其交互作用对人类行为的影响。海量模型</w:t>
      </w:r>
      <w:r w:rsidR="0052090F">
        <w:rPr>
          <w:rFonts w:ascii="华文细黑" w:eastAsia="华文细黑" w:hAnsi="华文细黑" w:hint="eastAsia"/>
          <w:sz w:val="24"/>
        </w:rPr>
        <w:t>经过迭代演算与理论相结合，筛选出更为精准的系统模型，将庞大的</w:t>
      </w:r>
      <w:r>
        <w:rPr>
          <w:rFonts w:ascii="华文细黑" w:eastAsia="华文细黑" w:hAnsi="华文细黑" w:hint="eastAsia"/>
          <w:sz w:val="24"/>
        </w:rPr>
        <w:t>人口进行精准分类，精准提供服务与管理。</w:t>
      </w:r>
    </w:p>
    <w:p w:rsidR="001360F8" w:rsidRDefault="001360F8" w:rsidP="001360F8">
      <w:pPr>
        <w:pStyle w:val="2"/>
      </w:pPr>
      <w:bookmarkStart w:id="6908" w:name="_Toc485218442"/>
      <w:r>
        <w:rPr>
          <w:rFonts w:hint="eastAsia"/>
        </w:rPr>
        <w:t>系统前瞻性</w:t>
      </w:r>
      <w:bookmarkEnd w:id="6908"/>
    </w:p>
    <w:p w:rsidR="001360F8" w:rsidRDefault="001360F8" w:rsidP="001360F8">
      <w:pPr>
        <w:pStyle w:val="af2"/>
        <w:ind w:firstLineChars="200" w:firstLine="480"/>
        <w:rPr>
          <w:rFonts w:ascii="华文细黑" w:eastAsia="华文细黑" w:hAnsi="华文细黑"/>
          <w:sz w:val="24"/>
        </w:rPr>
      </w:pPr>
      <w:r>
        <w:rPr>
          <w:rFonts w:ascii="华文细黑" w:eastAsia="华文细黑" w:hAnsi="华文细黑"/>
          <w:sz w:val="24"/>
        </w:rPr>
        <w:t>相较于</w:t>
      </w:r>
      <w:r>
        <w:rPr>
          <w:rFonts w:ascii="华文细黑" w:eastAsia="华文细黑" w:hAnsi="华文细黑" w:hint="eastAsia"/>
          <w:sz w:val="24"/>
        </w:rPr>
        <w:t>现有的系统将全部重点放在重点人员及前科人员，缺乏了对潜在犯案人员的管控。系统整体具有前瞻性，提前对潜</w:t>
      </w:r>
      <w:bookmarkStart w:id="6909" w:name="_GoBack"/>
      <w:bookmarkEnd w:id="6909"/>
      <w:r>
        <w:rPr>
          <w:rFonts w:ascii="华文细黑" w:eastAsia="华文细黑" w:hAnsi="华文细黑" w:hint="eastAsia"/>
          <w:sz w:val="24"/>
        </w:rPr>
        <w:t>在可疑人员作出预判，达到预防作用，减少社会危害，指导警力科学合理分布。</w:t>
      </w:r>
    </w:p>
    <w:p w:rsidR="001360F8" w:rsidRDefault="001360F8" w:rsidP="001360F8">
      <w:pPr>
        <w:pStyle w:val="2"/>
      </w:pPr>
      <w:bookmarkStart w:id="6910" w:name="_Toc485218443"/>
      <w:r>
        <w:t>系统实时性</w:t>
      </w:r>
      <w:bookmarkEnd w:id="6910"/>
    </w:p>
    <w:p w:rsidR="001360F8" w:rsidRDefault="001360F8" w:rsidP="001360F8">
      <w:pPr>
        <w:pStyle w:val="af2"/>
        <w:ind w:firstLineChars="200" w:firstLine="480"/>
        <w:rPr>
          <w:rFonts w:ascii="华文细黑" w:eastAsia="华文细黑" w:hAnsi="华文细黑"/>
          <w:sz w:val="24"/>
        </w:rPr>
      </w:pPr>
      <w:r>
        <w:rPr>
          <w:rFonts w:ascii="华文细黑" w:eastAsia="华文细黑" w:hAnsi="华文细黑" w:hint="eastAsia"/>
          <w:sz w:val="24"/>
        </w:rPr>
        <w:t>系统运用hadoop、</w:t>
      </w:r>
      <w:r w:rsidR="00B44672">
        <w:rPr>
          <w:rFonts w:ascii="华文细黑" w:eastAsia="华文细黑" w:hAnsi="华文细黑" w:hint="eastAsia"/>
          <w:sz w:val="24"/>
        </w:rPr>
        <w:t>Spark</w:t>
      </w:r>
      <w:r w:rsidR="0052090F">
        <w:rPr>
          <w:rFonts w:ascii="华文细黑" w:eastAsia="华文细黑" w:hAnsi="华文细黑" w:hint="eastAsia"/>
          <w:sz w:val="24"/>
        </w:rPr>
        <w:t>，分布式数据库，实时数据仓库</w:t>
      </w:r>
      <w:r>
        <w:rPr>
          <w:rFonts w:ascii="华文细黑" w:eastAsia="华文细黑" w:hAnsi="华文细黑" w:hint="eastAsia"/>
          <w:sz w:val="24"/>
        </w:rPr>
        <w:t>，可实现24小时不间断实时监控功能，完成人员异动趋势，行为轨迹的实时监测。</w:t>
      </w:r>
    </w:p>
    <w:p w:rsidR="001360F8" w:rsidRDefault="001360F8" w:rsidP="001360F8">
      <w:pPr>
        <w:pStyle w:val="2"/>
      </w:pPr>
      <w:bookmarkStart w:id="6911" w:name="_Toc485218444"/>
      <w:r>
        <w:lastRenderedPageBreak/>
        <w:t>模型精准性</w:t>
      </w:r>
      <w:bookmarkEnd w:id="6911"/>
    </w:p>
    <w:p w:rsidR="001360F8" w:rsidRDefault="001360F8" w:rsidP="001360F8">
      <w:pPr>
        <w:ind w:firstLine="420"/>
        <w:rPr>
          <w:rFonts w:ascii="华文细黑" w:eastAsia="华文细黑" w:hAnsi="华文细黑" w:cs="Arial"/>
          <w:bCs/>
          <w:sz w:val="24"/>
          <w:szCs w:val="24"/>
        </w:rPr>
      </w:pPr>
      <w:r>
        <w:rPr>
          <w:rFonts w:ascii="华文细黑" w:eastAsia="华文细黑" w:hAnsi="华文细黑" w:cs="Arial" w:hint="eastAsia"/>
          <w:bCs/>
          <w:sz w:val="24"/>
          <w:szCs w:val="24"/>
        </w:rPr>
        <w:t>依赖大数据下的数据挖掘技术</w:t>
      </w:r>
      <w:r w:rsidR="00B44672">
        <w:rPr>
          <w:rFonts w:ascii="华文细黑" w:eastAsia="华文细黑" w:hAnsi="华文细黑" w:cs="Arial" w:hint="eastAsia"/>
          <w:bCs/>
          <w:sz w:val="24"/>
          <w:szCs w:val="24"/>
        </w:rPr>
        <w:t>、实时数据仓库EDW</w:t>
      </w:r>
      <w:r>
        <w:rPr>
          <w:rFonts w:ascii="华文细黑" w:eastAsia="华文细黑" w:hAnsi="华文细黑" w:cs="Arial" w:hint="eastAsia"/>
          <w:bCs/>
          <w:sz w:val="24"/>
          <w:szCs w:val="24"/>
        </w:rPr>
        <w:t>、Spark等，从海量信息中发现提取影响人员社会安全的关键特征信息，在海量数据中迭代验证，结合社会学理论验算出精准可靠模型。</w:t>
      </w:r>
    </w:p>
    <w:p w:rsidR="001360F8" w:rsidRDefault="001360F8" w:rsidP="001360F8">
      <w:pPr>
        <w:pStyle w:val="af"/>
        <w:ind w:firstLine="480"/>
      </w:pPr>
    </w:p>
    <w:p w:rsidR="007F7DB8" w:rsidRDefault="007F7DB8"/>
    <w:sectPr w:rsidR="007F7DB8">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EB7" w:rsidRDefault="00A75EB7" w:rsidP="001360F8">
      <w:r>
        <w:separator/>
      </w:r>
    </w:p>
  </w:endnote>
  <w:endnote w:type="continuationSeparator" w:id="0">
    <w:p w:rsidR="00A75EB7" w:rsidRDefault="00A75EB7" w:rsidP="00136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Neue">
    <w:altName w:val="Times New Roman"/>
    <w:charset w:val="00"/>
    <w:family w:val="auto"/>
    <w:pitch w:val="variable"/>
    <w:sig w:usb0="80000067" w:usb1="00000000" w:usb2="00000000" w:usb3="00000000" w:csb0="00000001" w:csb1="00000000"/>
  </w:font>
  <w:font w:name="Helvetica Neue Light">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323" w:rsidRDefault="0055532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323" w:rsidRDefault="00555323">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323" w:rsidRDefault="00555323">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EB7" w:rsidRDefault="00A75EB7" w:rsidP="001360F8">
      <w:r>
        <w:separator/>
      </w:r>
    </w:p>
  </w:footnote>
  <w:footnote w:type="continuationSeparator" w:id="0">
    <w:p w:rsidR="00A75EB7" w:rsidRDefault="00A75EB7" w:rsidP="001360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323" w:rsidRDefault="00555323">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323" w:rsidRDefault="00555323">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323" w:rsidRDefault="00555323">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44BBA"/>
    <w:multiLevelType w:val="hybridMultilevel"/>
    <w:tmpl w:val="0A78DA24"/>
    <w:lvl w:ilvl="0" w:tplc="6F42A0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1E30D9"/>
    <w:multiLevelType w:val="hybridMultilevel"/>
    <w:tmpl w:val="726862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BE0431D"/>
    <w:multiLevelType w:val="multilevel"/>
    <w:tmpl w:val="0BE0431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F753C72"/>
    <w:multiLevelType w:val="hybridMultilevel"/>
    <w:tmpl w:val="68062DDC"/>
    <w:lvl w:ilvl="0" w:tplc="04090003">
      <w:start w:val="1"/>
      <w:numFmt w:val="bullet"/>
      <w:lvlText w:val=""/>
      <w:lvlJc w:val="left"/>
      <w:pPr>
        <w:ind w:left="1200" w:hanging="7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284956"/>
    <w:multiLevelType w:val="hybridMultilevel"/>
    <w:tmpl w:val="76EA7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6C400F1"/>
    <w:multiLevelType w:val="multilevel"/>
    <w:tmpl w:val="16C400F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7886972"/>
    <w:multiLevelType w:val="multilevel"/>
    <w:tmpl w:val="1788697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DAA3E2A"/>
    <w:multiLevelType w:val="hybridMultilevel"/>
    <w:tmpl w:val="25B4F3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8059A9"/>
    <w:multiLevelType w:val="multilevel"/>
    <w:tmpl w:val="218059A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A257EE6"/>
    <w:multiLevelType w:val="multilevel"/>
    <w:tmpl w:val="2A257EE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2A9563F9"/>
    <w:multiLevelType w:val="hybridMultilevel"/>
    <w:tmpl w:val="1FA8C92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A6233E"/>
    <w:multiLevelType w:val="hybridMultilevel"/>
    <w:tmpl w:val="8DA451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E233864"/>
    <w:multiLevelType w:val="hybridMultilevel"/>
    <w:tmpl w:val="4744813E"/>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3" w15:restartNumberingAfterBreak="0">
    <w:nsid w:val="2E6D4E10"/>
    <w:multiLevelType w:val="hybridMultilevel"/>
    <w:tmpl w:val="192E7512"/>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15:restartNumberingAfterBreak="0">
    <w:nsid w:val="2ECD347A"/>
    <w:multiLevelType w:val="hybridMultilevel"/>
    <w:tmpl w:val="BA225F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E66452"/>
    <w:multiLevelType w:val="multilevel"/>
    <w:tmpl w:val="35E6645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7114C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2600C2F"/>
    <w:multiLevelType w:val="hybridMultilevel"/>
    <w:tmpl w:val="FBFEE858"/>
    <w:lvl w:ilvl="0" w:tplc="1ED8AE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036676"/>
    <w:multiLevelType w:val="multilevel"/>
    <w:tmpl w:val="440366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15:restartNumberingAfterBreak="0">
    <w:nsid w:val="44DB497A"/>
    <w:multiLevelType w:val="hybridMultilevel"/>
    <w:tmpl w:val="147C50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6102512"/>
    <w:multiLevelType w:val="hybridMultilevel"/>
    <w:tmpl w:val="90B4F7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6461C72"/>
    <w:multiLevelType w:val="hybridMultilevel"/>
    <w:tmpl w:val="0F5CA4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6852889"/>
    <w:multiLevelType w:val="hybridMultilevel"/>
    <w:tmpl w:val="8A404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76352C1"/>
    <w:multiLevelType w:val="multilevel"/>
    <w:tmpl w:val="476352C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47735121"/>
    <w:multiLevelType w:val="multilevel"/>
    <w:tmpl w:val="47735121"/>
    <w:lvl w:ilvl="0">
      <w:start w:val="1"/>
      <w:numFmt w:val="decimal"/>
      <w:lvlText w:val="%1."/>
      <w:lvlJc w:val="left"/>
      <w:pPr>
        <w:ind w:left="720" w:hanging="360"/>
      </w:pPr>
      <w:rPr>
        <w:rFonts w:hint="default"/>
      </w:rPr>
    </w:lvl>
    <w:lvl w:ilvl="1">
      <w:start w:val="3"/>
      <w:numFmt w:val="decimal"/>
      <w:lvlText w:val="%2．"/>
      <w:lvlJc w:val="left"/>
      <w:pPr>
        <w:ind w:left="1500" w:hanging="720"/>
      </w:pPr>
      <w:rPr>
        <w:rFonts w:hint="default"/>
      </w:r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5" w15:restartNumberingAfterBreak="0">
    <w:nsid w:val="48E300F1"/>
    <w:multiLevelType w:val="multilevel"/>
    <w:tmpl w:val="48E300F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4B066F90"/>
    <w:multiLevelType w:val="multilevel"/>
    <w:tmpl w:val="4B066F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4B7928F4"/>
    <w:multiLevelType w:val="multilevel"/>
    <w:tmpl w:val="4B7928F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4407"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4CE654C7"/>
    <w:multiLevelType w:val="multilevel"/>
    <w:tmpl w:val="4CE654C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15:restartNumberingAfterBreak="0">
    <w:nsid w:val="51020911"/>
    <w:multiLevelType w:val="hybridMultilevel"/>
    <w:tmpl w:val="0B78551E"/>
    <w:lvl w:ilvl="0" w:tplc="F2AC43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16D1381"/>
    <w:multiLevelType w:val="hybridMultilevel"/>
    <w:tmpl w:val="006C72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5EA286E"/>
    <w:multiLevelType w:val="multilevel"/>
    <w:tmpl w:val="55EA286E"/>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2" w15:restartNumberingAfterBreak="0">
    <w:nsid w:val="56EB6CCA"/>
    <w:multiLevelType w:val="multilevel"/>
    <w:tmpl w:val="56EB6CCA"/>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5A071344"/>
    <w:multiLevelType w:val="multilevel"/>
    <w:tmpl w:val="5A071344"/>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5D7A49E6"/>
    <w:multiLevelType w:val="hybridMultilevel"/>
    <w:tmpl w:val="9F0872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1431559"/>
    <w:multiLevelType w:val="hybridMultilevel"/>
    <w:tmpl w:val="DEBC52CE"/>
    <w:lvl w:ilvl="0" w:tplc="3F18C7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62C0193"/>
    <w:multiLevelType w:val="multilevel"/>
    <w:tmpl w:val="662C0193"/>
    <w:lvl w:ilvl="0">
      <w:numFmt w:val="bullet"/>
      <w:lvlText w:val="–"/>
      <w:lvlJc w:val="left"/>
      <w:pPr>
        <w:ind w:left="1260" w:hanging="420"/>
      </w:pPr>
      <w:rPr>
        <w:rFonts w:ascii="Arial" w:hAnsi="Arial"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7" w15:restartNumberingAfterBreak="0">
    <w:nsid w:val="6CD0302C"/>
    <w:multiLevelType w:val="multilevel"/>
    <w:tmpl w:val="6CD0302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8" w15:restartNumberingAfterBreak="0">
    <w:nsid w:val="6EB43FD0"/>
    <w:multiLevelType w:val="hybridMultilevel"/>
    <w:tmpl w:val="C12650F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7"/>
  </w:num>
  <w:num w:numId="2">
    <w:abstractNumId w:val="26"/>
  </w:num>
  <w:num w:numId="3">
    <w:abstractNumId w:val="32"/>
  </w:num>
  <w:num w:numId="4">
    <w:abstractNumId w:val="9"/>
  </w:num>
  <w:num w:numId="5">
    <w:abstractNumId w:val="37"/>
  </w:num>
  <w:num w:numId="6">
    <w:abstractNumId w:val="25"/>
  </w:num>
  <w:num w:numId="7">
    <w:abstractNumId w:val="5"/>
  </w:num>
  <w:num w:numId="8">
    <w:abstractNumId w:val="33"/>
  </w:num>
  <w:num w:numId="9">
    <w:abstractNumId w:val="28"/>
  </w:num>
  <w:num w:numId="10">
    <w:abstractNumId w:val="31"/>
  </w:num>
  <w:num w:numId="11">
    <w:abstractNumId w:val="15"/>
  </w:num>
  <w:num w:numId="12">
    <w:abstractNumId w:val="24"/>
  </w:num>
  <w:num w:numId="13">
    <w:abstractNumId w:val="23"/>
  </w:num>
  <w:num w:numId="14">
    <w:abstractNumId w:val="6"/>
  </w:num>
  <w:num w:numId="15">
    <w:abstractNumId w:val="8"/>
  </w:num>
  <w:num w:numId="16">
    <w:abstractNumId w:val="2"/>
  </w:num>
  <w:num w:numId="17">
    <w:abstractNumId w:val="18"/>
  </w:num>
  <w:num w:numId="18">
    <w:abstractNumId w:val="36"/>
  </w:num>
  <w:num w:numId="19">
    <w:abstractNumId w:val="35"/>
  </w:num>
  <w:num w:numId="20">
    <w:abstractNumId w:val="3"/>
  </w:num>
  <w:num w:numId="21">
    <w:abstractNumId w:val="4"/>
  </w:num>
  <w:num w:numId="22">
    <w:abstractNumId w:val="19"/>
  </w:num>
  <w:num w:numId="23">
    <w:abstractNumId w:val="17"/>
  </w:num>
  <w:num w:numId="24">
    <w:abstractNumId w:val="0"/>
  </w:num>
  <w:num w:numId="25">
    <w:abstractNumId w:val="29"/>
  </w:num>
  <w:num w:numId="26">
    <w:abstractNumId w:val="22"/>
  </w:num>
  <w:num w:numId="27">
    <w:abstractNumId w:val="1"/>
  </w:num>
  <w:num w:numId="28">
    <w:abstractNumId w:val="11"/>
  </w:num>
  <w:num w:numId="29">
    <w:abstractNumId w:val="14"/>
  </w:num>
  <w:num w:numId="30">
    <w:abstractNumId w:val="12"/>
  </w:num>
  <w:num w:numId="31">
    <w:abstractNumId w:val="20"/>
  </w:num>
  <w:num w:numId="32">
    <w:abstractNumId w:val="21"/>
  </w:num>
  <w:num w:numId="33">
    <w:abstractNumId w:val="10"/>
  </w:num>
  <w:num w:numId="34">
    <w:abstractNumId w:val="38"/>
  </w:num>
  <w:num w:numId="35">
    <w:abstractNumId w:val="16"/>
  </w:num>
  <w:num w:numId="36">
    <w:abstractNumId w:val="30"/>
  </w:num>
  <w:num w:numId="37">
    <w:abstractNumId w:val="34"/>
  </w:num>
  <w:num w:numId="38">
    <w:abstractNumId w:val="7"/>
  </w:num>
  <w:num w:numId="39">
    <w:abstractNumId w:val="13"/>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ph">
    <w15:presenceInfo w15:providerId="None" w15:userId="zhang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4"/>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497"/>
    <w:rsid w:val="00024C09"/>
    <w:rsid w:val="000301F9"/>
    <w:rsid w:val="00044B83"/>
    <w:rsid w:val="00064F8B"/>
    <w:rsid w:val="000675F8"/>
    <w:rsid w:val="00085657"/>
    <w:rsid w:val="000955DC"/>
    <w:rsid w:val="000F20D7"/>
    <w:rsid w:val="00106FD2"/>
    <w:rsid w:val="00107880"/>
    <w:rsid w:val="001360F8"/>
    <w:rsid w:val="001717C5"/>
    <w:rsid w:val="001723AF"/>
    <w:rsid w:val="001854C3"/>
    <w:rsid w:val="00185B44"/>
    <w:rsid w:val="00186F5C"/>
    <w:rsid w:val="001950FC"/>
    <w:rsid w:val="001A64CF"/>
    <w:rsid w:val="001B311E"/>
    <w:rsid w:val="00221B3D"/>
    <w:rsid w:val="0026056F"/>
    <w:rsid w:val="00267C4C"/>
    <w:rsid w:val="00295725"/>
    <w:rsid w:val="002A28ED"/>
    <w:rsid w:val="002A5E4E"/>
    <w:rsid w:val="002A6D02"/>
    <w:rsid w:val="002D7F1E"/>
    <w:rsid w:val="002E6C2E"/>
    <w:rsid w:val="00322152"/>
    <w:rsid w:val="003366C8"/>
    <w:rsid w:val="0034068C"/>
    <w:rsid w:val="00343D8E"/>
    <w:rsid w:val="003E62D8"/>
    <w:rsid w:val="00400C73"/>
    <w:rsid w:val="00415497"/>
    <w:rsid w:val="00460E2F"/>
    <w:rsid w:val="00465CF0"/>
    <w:rsid w:val="00474246"/>
    <w:rsid w:val="00477382"/>
    <w:rsid w:val="004A48FE"/>
    <w:rsid w:val="004F08AC"/>
    <w:rsid w:val="0052090F"/>
    <w:rsid w:val="00547937"/>
    <w:rsid w:val="00550D93"/>
    <w:rsid w:val="00555323"/>
    <w:rsid w:val="00561C5A"/>
    <w:rsid w:val="005674A7"/>
    <w:rsid w:val="005724D6"/>
    <w:rsid w:val="0058009E"/>
    <w:rsid w:val="005B4321"/>
    <w:rsid w:val="005B5C81"/>
    <w:rsid w:val="005C1C2C"/>
    <w:rsid w:val="005C4EB6"/>
    <w:rsid w:val="005C5457"/>
    <w:rsid w:val="005D1E8C"/>
    <w:rsid w:val="005D3594"/>
    <w:rsid w:val="00601EF5"/>
    <w:rsid w:val="00606E40"/>
    <w:rsid w:val="0061089A"/>
    <w:rsid w:val="00611334"/>
    <w:rsid w:val="00650B4B"/>
    <w:rsid w:val="00675EF9"/>
    <w:rsid w:val="006979DD"/>
    <w:rsid w:val="00697F7C"/>
    <w:rsid w:val="006D3672"/>
    <w:rsid w:val="006F733C"/>
    <w:rsid w:val="00715512"/>
    <w:rsid w:val="00785CD1"/>
    <w:rsid w:val="00787A66"/>
    <w:rsid w:val="007A290D"/>
    <w:rsid w:val="007C320B"/>
    <w:rsid w:val="007E1C29"/>
    <w:rsid w:val="007F7DB8"/>
    <w:rsid w:val="00817397"/>
    <w:rsid w:val="00825572"/>
    <w:rsid w:val="008462FC"/>
    <w:rsid w:val="00882A98"/>
    <w:rsid w:val="00882F22"/>
    <w:rsid w:val="008864F2"/>
    <w:rsid w:val="008942EC"/>
    <w:rsid w:val="008B67AD"/>
    <w:rsid w:val="008D30E9"/>
    <w:rsid w:val="008F53C2"/>
    <w:rsid w:val="00902907"/>
    <w:rsid w:val="00917E52"/>
    <w:rsid w:val="009468B6"/>
    <w:rsid w:val="00947754"/>
    <w:rsid w:val="00966431"/>
    <w:rsid w:val="009A3D01"/>
    <w:rsid w:val="009B3AE3"/>
    <w:rsid w:val="009C5FB3"/>
    <w:rsid w:val="009C6169"/>
    <w:rsid w:val="009E70D1"/>
    <w:rsid w:val="009F25ED"/>
    <w:rsid w:val="009F5D47"/>
    <w:rsid w:val="00A16BDB"/>
    <w:rsid w:val="00A67C2F"/>
    <w:rsid w:val="00A75EB7"/>
    <w:rsid w:val="00A81CB2"/>
    <w:rsid w:val="00A83C88"/>
    <w:rsid w:val="00AE21B9"/>
    <w:rsid w:val="00B04AF1"/>
    <w:rsid w:val="00B12A78"/>
    <w:rsid w:val="00B21745"/>
    <w:rsid w:val="00B44672"/>
    <w:rsid w:val="00B6461B"/>
    <w:rsid w:val="00B67FB8"/>
    <w:rsid w:val="00B8341D"/>
    <w:rsid w:val="00B97B85"/>
    <w:rsid w:val="00BF1875"/>
    <w:rsid w:val="00C14D6E"/>
    <w:rsid w:val="00C478CF"/>
    <w:rsid w:val="00C81A60"/>
    <w:rsid w:val="00C9498A"/>
    <w:rsid w:val="00CC2E67"/>
    <w:rsid w:val="00CC7CF3"/>
    <w:rsid w:val="00CE697D"/>
    <w:rsid w:val="00D20897"/>
    <w:rsid w:val="00D32BCC"/>
    <w:rsid w:val="00D51AA3"/>
    <w:rsid w:val="00D56D01"/>
    <w:rsid w:val="00D87B12"/>
    <w:rsid w:val="00DB2628"/>
    <w:rsid w:val="00DC2F84"/>
    <w:rsid w:val="00DF382E"/>
    <w:rsid w:val="00E03E26"/>
    <w:rsid w:val="00E06D51"/>
    <w:rsid w:val="00E1217E"/>
    <w:rsid w:val="00E15E4D"/>
    <w:rsid w:val="00E32BD5"/>
    <w:rsid w:val="00E52880"/>
    <w:rsid w:val="00E749D8"/>
    <w:rsid w:val="00EA722A"/>
    <w:rsid w:val="00ED3DE4"/>
    <w:rsid w:val="00ED7739"/>
    <w:rsid w:val="00F22C6A"/>
    <w:rsid w:val="00F330BB"/>
    <w:rsid w:val="00F528E0"/>
    <w:rsid w:val="00F6521C"/>
    <w:rsid w:val="00F84C49"/>
    <w:rsid w:val="00F84EA3"/>
    <w:rsid w:val="00F85F45"/>
    <w:rsid w:val="00F95FDD"/>
    <w:rsid w:val="00FC6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97A773-B447-4EF4-BCEF-260159CA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60F8"/>
    <w:pPr>
      <w:widowControl w:val="0"/>
      <w:jc w:val="both"/>
    </w:pPr>
    <w:rPr>
      <w:szCs w:val="22"/>
    </w:rPr>
  </w:style>
  <w:style w:type="paragraph" w:styleId="1">
    <w:name w:val="heading 1"/>
    <w:basedOn w:val="a"/>
    <w:next w:val="a"/>
    <w:link w:val="1Char"/>
    <w:uiPriority w:val="9"/>
    <w:qFormat/>
    <w:rsid w:val="001360F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360F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0F8"/>
    <w:pPr>
      <w:keepNext/>
      <w:keepLines/>
      <w:numPr>
        <w:ilvl w:val="2"/>
        <w:numId w:val="1"/>
      </w:numPr>
      <w:spacing w:before="260" w:after="260" w:line="416" w:lineRule="auto"/>
      <w:ind w:left="720"/>
      <w:outlineLvl w:val="2"/>
    </w:pPr>
    <w:rPr>
      <w:b/>
      <w:bCs/>
      <w:sz w:val="32"/>
      <w:szCs w:val="32"/>
    </w:rPr>
  </w:style>
  <w:style w:type="paragraph" w:styleId="4">
    <w:name w:val="heading 4"/>
    <w:basedOn w:val="a"/>
    <w:next w:val="a"/>
    <w:link w:val="4Char"/>
    <w:uiPriority w:val="9"/>
    <w:unhideWhenUsed/>
    <w:qFormat/>
    <w:rsid w:val="001360F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60F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1360F8"/>
    <w:pPr>
      <w:keepNext/>
      <w:keepLines/>
      <w:numPr>
        <w:ilvl w:val="5"/>
        <w:numId w:val="1"/>
      </w:numPr>
      <w:spacing w:before="240" w:after="64" w:line="320" w:lineRule="auto"/>
      <w:outlineLvl w:val="5"/>
    </w:pPr>
    <w:rPr>
      <w:rFonts w:ascii="Calibri Light" w:eastAsia="宋体" w:hAnsi="Calibri Light" w:cs="Times New Roman"/>
      <w:b/>
      <w:bCs/>
      <w:sz w:val="24"/>
      <w:szCs w:val="24"/>
    </w:rPr>
  </w:style>
  <w:style w:type="paragraph" w:styleId="7">
    <w:name w:val="heading 7"/>
    <w:basedOn w:val="a"/>
    <w:next w:val="a"/>
    <w:link w:val="7Char"/>
    <w:uiPriority w:val="9"/>
    <w:unhideWhenUsed/>
    <w:qFormat/>
    <w:rsid w:val="001360F8"/>
    <w:pPr>
      <w:keepNext/>
      <w:keepLines/>
      <w:numPr>
        <w:ilvl w:val="6"/>
        <w:numId w:val="1"/>
      </w:numPr>
      <w:spacing w:before="240" w:after="64" w:line="320" w:lineRule="auto"/>
      <w:outlineLvl w:val="6"/>
    </w:pPr>
    <w:rPr>
      <w:rFonts w:ascii="Calibri" w:eastAsia="华文细黑" w:hAnsi="Calibri" w:cs="Times New Roman"/>
      <w:b/>
      <w:bCs/>
      <w:sz w:val="24"/>
      <w:szCs w:val="24"/>
    </w:rPr>
  </w:style>
  <w:style w:type="paragraph" w:styleId="8">
    <w:name w:val="heading 8"/>
    <w:basedOn w:val="a"/>
    <w:next w:val="a"/>
    <w:link w:val="8Char"/>
    <w:uiPriority w:val="9"/>
    <w:unhideWhenUsed/>
    <w:qFormat/>
    <w:rsid w:val="001360F8"/>
    <w:pPr>
      <w:keepNext/>
      <w:keepLines/>
      <w:numPr>
        <w:ilvl w:val="7"/>
        <w:numId w:val="1"/>
      </w:numPr>
      <w:spacing w:before="240" w:after="64" w:line="320" w:lineRule="auto"/>
      <w:outlineLvl w:val="7"/>
    </w:pPr>
    <w:rPr>
      <w:rFonts w:ascii="Calibri Light" w:eastAsia="宋体" w:hAnsi="Calibri Light" w:cs="Times New Roman"/>
      <w:sz w:val="24"/>
      <w:szCs w:val="24"/>
    </w:rPr>
  </w:style>
  <w:style w:type="paragraph" w:styleId="9">
    <w:name w:val="heading 9"/>
    <w:basedOn w:val="a"/>
    <w:next w:val="a"/>
    <w:link w:val="9Char"/>
    <w:uiPriority w:val="9"/>
    <w:unhideWhenUsed/>
    <w:qFormat/>
    <w:rsid w:val="001360F8"/>
    <w:pPr>
      <w:keepNext/>
      <w:keepLines/>
      <w:numPr>
        <w:ilvl w:val="8"/>
        <w:numId w:val="1"/>
      </w:numPr>
      <w:spacing w:before="240" w:after="64" w:line="320" w:lineRule="auto"/>
      <w:outlineLvl w:val="8"/>
    </w:pPr>
    <w:rPr>
      <w:rFonts w:ascii="Calibri Light" w:eastAsia="宋体" w:hAnsi="Calibri Light"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360F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1360F8"/>
    <w:rPr>
      <w:sz w:val="18"/>
      <w:szCs w:val="18"/>
    </w:rPr>
  </w:style>
  <w:style w:type="paragraph" w:styleId="a4">
    <w:name w:val="footer"/>
    <w:basedOn w:val="a"/>
    <w:link w:val="Char0"/>
    <w:uiPriority w:val="99"/>
    <w:unhideWhenUsed/>
    <w:qFormat/>
    <w:rsid w:val="001360F8"/>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1360F8"/>
    <w:rPr>
      <w:sz w:val="18"/>
      <w:szCs w:val="18"/>
    </w:rPr>
  </w:style>
  <w:style w:type="character" w:customStyle="1" w:styleId="1Char">
    <w:name w:val="标题 1 Char"/>
    <w:basedOn w:val="a0"/>
    <w:link w:val="1"/>
    <w:uiPriority w:val="9"/>
    <w:rsid w:val="001360F8"/>
    <w:rPr>
      <w:b/>
      <w:bCs/>
      <w:kern w:val="44"/>
      <w:sz w:val="44"/>
      <w:szCs w:val="44"/>
    </w:rPr>
  </w:style>
  <w:style w:type="character" w:customStyle="1" w:styleId="2Char">
    <w:name w:val="标题 2 Char"/>
    <w:basedOn w:val="a0"/>
    <w:link w:val="2"/>
    <w:uiPriority w:val="9"/>
    <w:rsid w:val="001360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360F8"/>
    <w:rPr>
      <w:b/>
      <w:bCs/>
      <w:sz w:val="32"/>
      <w:szCs w:val="32"/>
    </w:rPr>
  </w:style>
  <w:style w:type="character" w:customStyle="1" w:styleId="4Char">
    <w:name w:val="标题 4 Char"/>
    <w:basedOn w:val="a0"/>
    <w:link w:val="4"/>
    <w:uiPriority w:val="9"/>
    <w:rsid w:val="001360F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360F8"/>
    <w:rPr>
      <w:b/>
      <w:bCs/>
      <w:sz w:val="28"/>
      <w:szCs w:val="28"/>
    </w:rPr>
  </w:style>
  <w:style w:type="character" w:customStyle="1" w:styleId="6Char">
    <w:name w:val="标题 6 Char"/>
    <w:basedOn w:val="a0"/>
    <w:link w:val="6"/>
    <w:uiPriority w:val="9"/>
    <w:rsid w:val="001360F8"/>
    <w:rPr>
      <w:rFonts w:ascii="Calibri Light" w:eastAsia="宋体" w:hAnsi="Calibri Light" w:cs="Times New Roman"/>
      <w:b/>
      <w:bCs/>
      <w:sz w:val="24"/>
      <w:szCs w:val="24"/>
    </w:rPr>
  </w:style>
  <w:style w:type="character" w:customStyle="1" w:styleId="7Char">
    <w:name w:val="标题 7 Char"/>
    <w:basedOn w:val="a0"/>
    <w:link w:val="7"/>
    <w:uiPriority w:val="9"/>
    <w:rsid w:val="001360F8"/>
    <w:rPr>
      <w:rFonts w:ascii="Calibri" w:eastAsia="华文细黑" w:hAnsi="Calibri" w:cs="Times New Roman"/>
      <w:b/>
      <w:bCs/>
      <w:sz w:val="24"/>
      <w:szCs w:val="24"/>
    </w:rPr>
  </w:style>
  <w:style w:type="character" w:customStyle="1" w:styleId="8Char">
    <w:name w:val="标题 8 Char"/>
    <w:basedOn w:val="a0"/>
    <w:link w:val="8"/>
    <w:uiPriority w:val="9"/>
    <w:rsid w:val="001360F8"/>
    <w:rPr>
      <w:rFonts w:ascii="Calibri Light" w:eastAsia="宋体" w:hAnsi="Calibri Light" w:cs="Times New Roman"/>
      <w:sz w:val="24"/>
      <w:szCs w:val="24"/>
    </w:rPr>
  </w:style>
  <w:style w:type="character" w:customStyle="1" w:styleId="9Char">
    <w:name w:val="标题 9 Char"/>
    <w:basedOn w:val="a0"/>
    <w:link w:val="9"/>
    <w:uiPriority w:val="9"/>
    <w:rsid w:val="001360F8"/>
    <w:rPr>
      <w:rFonts w:ascii="Calibri Light" w:eastAsia="宋体" w:hAnsi="Calibri Light" w:cs="Times New Roman"/>
    </w:rPr>
  </w:style>
  <w:style w:type="paragraph" w:styleId="a5">
    <w:name w:val="annotation text"/>
    <w:basedOn w:val="a"/>
    <w:link w:val="Char1"/>
    <w:uiPriority w:val="99"/>
    <w:unhideWhenUsed/>
    <w:qFormat/>
    <w:rsid w:val="001360F8"/>
    <w:pPr>
      <w:jc w:val="left"/>
    </w:pPr>
  </w:style>
  <w:style w:type="character" w:customStyle="1" w:styleId="Char1">
    <w:name w:val="批注文字 Char"/>
    <w:basedOn w:val="a0"/>
    <w:link w:val="a5"/>
    <w:uiPriority w:val="99"/>
    <w:semiHidden/>
    <w:qFormat/>
    <w:rsid w:val="001360F8"/>
    <w:rPr>
      <w:szCs w:val="22"/>
    </w:rPr>
  </w:style>
  <w:style w:type="paragraph" w:styleId="a6">
    <w:name w:val="annotation subject"/>
    <w:basedOn w:val="a5"/>
    <w:next w:val="a5"/>
    <w:link w:val="Char2"/>
    <w:uiPriority w:val="99"/>
    <w:unhideWhenUsed/>
    <w:qFormat/>
    <w:rsid w:val="001360F8"/>
    <w:pPr>
      <w:spacing w:line="360" w:lineRule="auto"/>
      <w:ind w:firstLineChars="200" w:firstLine="200"/>
    </w:pPr>
    <w:rPr>
      <w:rFonts w:ascii="Calibri" w:eastAsia="华文细黑" w:hAnsi="Calibri" w:cs="Times New Roman"/>
      <w:b/>
      <w:bCs/>
    </w:rPr>
  </w:style>
  <w:style w:type="character" w:customStyle="1" w:styleId="Char2">
    <w:name w:val="批注主题 Char"/>
    <w:basedOn w:val="Char1"/>
    <w:link w:val="a6"/>
    <w:uiPriority w:val="99"/>
    <w:qFormat/>
    <w:rsid w:val="001360F8"/>
    <w:rPr>
      <w:rFonts w:ascii="Calibri" w:eastAsia="华文细黑" w:hAnsi="Calibri" w:cs="Times New Roman"/>
      <w:b/>
      <w:bCs/>
      <w:szCs w:val="22"/>
    </w:rPr>
  </w:style>
  <w:style w:type="paragraph" w:styleId="a7">
    <w:name w:val="Normal Indent"/>
    <w:basedOn w:val="a"/>
    <w:link w:val="Char3"/>
    <w:qFormat/>
    <w:rsid w:val="001360F8"/>
    <w:pPr>
      <w:widowControl/>
      <w:adjustRightInd w:val="0"/>
      <w:snapToGrid w:val="0"/>
      <w:spacing w:line="480" w:lineRule="exact"/>
      <w:ind w:firstLine="567"/>
    </w:pPr>
    <w:rPr>
      <w:rFonts w:ascii="宋体" w:eastAsia="宋体" w:hAnsi="Times New Roman" w:cs="Times New Roman"/>
      <w:snapToGrid w:val="0"/>
      <w:color w:val="000000"/>
      <w:kern w:val="28"/>
      <w:sz w:val="24"/>
      <w:szCs w:val="20"/>
    </w:rPr>
  </w:style>
  <w:style w:type="paragraph" w:styleId="a8">
    <w:name w:val="caption"/>
    <w:basedOn w:val="a"/>
    <w:next w:val="a"/>
    <w:uiPriority w:val="35"/>
    <w:unhideWhenUsed/>
    <w:qFormat/>
    <w:rsid w:val="001360F8"/>
    <w:pPr>
      <w:spacing w:beforeLines="50"/>
      <w:ind w:firstLineChars="200" w:firstLine="200"/>
      <w:jc w:val="center"/>
    </w:pPr>
    <w:rPr>
      <w:rFonts w:ascii="Cambria" w:eastAsia="黑体" w:hAnsi="Cambria" w:cs="Times New Roman"/>
      <w:sz w:val="20"/>
      <w:szCs w:val="20"/>
    </w:rPr>
  </w:style>
  <w:style w:type="paragraph" w:styleId="30">
    <w:name w:val="toc 3"/>
    <w:basedOn w:val="a"/>
    <w:next w:val="a"/>
    <w:uiPriority w:val="39"/>
    <w:unhideWhenUsed/>
    <w:qFormat/>
    <w:rsid w:val="001360F8"/>
    <w:pPr>
      <w:spacing w:line="360" w:lineRule="auto"/>
      <w:ind w:leftChars="400" w:left="840" w:firstLineChars="200" w:firstLine="200"/>
    </w:pPr>
    <w:rPr>
      <w:rFonts w:ascii="Calibri" w:eastAsia="华文细黑" w:hAnsi="Calibri" w:cs="Times New Roman"/>
    </w:rPr>
  </w:style>
  <w:style w:type="paragraph" w:styleId="a9">
    <w:name w:val="Balloon Text"/>
    <w:basedOn w:val="a"/>
    <w:link w:val="Char4"/>
    <w:uiPriority w:val="99"/>
    <w:unhideWhenUsed/>
    <w:qFormat/>
    <w:rsid w:val="001360F8"/>
    <w:pPr>
      <w:ind w:firstLineChars="200" w:firstLine="200"/>
    </w:pPr>
    <w:rPr>
      <w:rFonts w:ascii="Calibri" w:eastAsia="华文细黑" w:hAnsi="Calibri" w:cs="Times New Roman"/>
      <w:sz w:val="18"/>
      <w:szCs w:val="18"/>
    </w:rPr>
  </w:style>
  <w:style w:type="character" w:customStyle="1" w:styleId="Char4">
    <w:name w:val="批注框文本 Char"/>
    <w:basedOn w:val="a0"/>
    <w:link w:val="a9"/>
    <w:uiPriority w:val="99"/>
    <w:rsid w:val="001360F8"/>
    <w:rPr>
      <w:rFonts w:ascii="Calibri" w:eastAsia="华文细黑" w:hAnsi="Calibri" w:cs="Times New Roman"/>
      <w:sz w:val="18"/>
      <w:szCs w:val="18"/>
    </w:rPr>
  </w:style>
  <w:style w:type="paragraph" w:styleId="10">
    <w:name w:val="toc 1"/>
    <w:basedOn w:val="a"/>
    <w:next w:val="a"/>
    <w:uiPriority w:val="39"/>
    <w:unhideWhenUsed/>
    <w:qFormat/>
    <w:rsid w:val="001360F8"/>
    <w:pPr>
      <w:spacing w:line="360" w:lineRule="auto"/>
      <w:ind w:firstLineChars="200" w:firstLine="200"/>
    </w:pPr>
    <w:rPr>
      <w:rFonts w:ascii="Calibri" w:eastAsia="华文细黑" w:hAnsi="Calibri" w:cs="Times New Roman"/>
    </w:rPr>
  </w:style>
  <w:style w:type="paragraph" w:styleId="20">
    <w:name w:val="toc 2"/>
    <w:basedOn w:val="a"/>
    <w:next w:val="a"/>
    <w:uiPriority w:val="39"/>
    <w:unhideWhenUsed/>
    <w:qFormat/>
    <w:rsid w:val="001360F8"/>
    <w:pPr>
      <w:spacing w:line="360" w:lineRule="auto"/>
      <w:ind w:leftChars="200" w:left="420" w:firstLineChars="200" w:firstLine="200"/>
    </w:pPr>
    <w:rPr>
      <w:rFonts w:ascii="Calibri" w:eastAsia="华文细黑" w:hAnsi="Calibri" w:cs="Times New Roman"/>
    </w:rPr>
  </w:style>
  <w:style w:type="paragraph" w:styleId="aa">
    <w:name w:val="Normal (Web)"/>
    <w:basedOn w:val="a"/>
    <w:uiPriority w:val="99"/>
    <w:unhideWhenUsed/>
    <w:rsid w:val="001360F8"/>
    <w:pPr>
      <w:widowControl/>
      <w:spacing w:before="100" w:beforeAutospacing="1" w:after="100" w:afterAutospacing="1"/>
      <w:jc w:val="left"/>
    </w:pPr>
    <w:rPr>
      <w:rFonts w:ascii="宋体" w:eastAsia="宋体" w:hAnsi="宋体" w:cs="宋体"/>
      <w:kern w:val="0"/>
      <w:sz w:val="24"/>
      <w:szCs w:val="24"/>
    </w:rPr>
  </w:style>
  <w:style w:type="character" w:styleId="ab">
    <w:name w:val="Strong"/>
    <w:uiPriority w:val="22"/>
    <w:qFormat/>
    <w:rsid w:val="001360F8"/>
    <w:rPr>
      <w:b/>
      <w:bCs/>
    </w:rPr>
  </w:style>
  <w:style w:type="character" w:styleId="ac">
    <w:name w:val="Hyperlink"/>
    <w:uiPriority w:val="99"/>
    <w:unhideWhenUsed/>
    <w:qFormat/>
    <w:rsid w:val="001360F8"/>
    <w:rPr>
      <w:color w:val="0563C1"/>
      <w:u w:val="single"/>
    </w:rPr>
  </w:style>
  <w:style w:type="character" w:styleId="ad">
    <w:name w:val="annotation reference"/>
    <w:uiPriority w:val="99"/>
    <w:unhideWhenUsed/>
    <w:qFormat/>
    <w:rsid w:val="001360F8"/>
    <w:rPr>
      <w:sz w:val="21"/>
      <w:szCs w:val="21"/>
    </w:rPr>
  </w:style>
  <w:style w:type="table" w:styleId="ae">
    <w:name w:val="Table Grid"/>
    <w:basedOn w:val="a1"/>
    <w:uiPriority w:val="39"/>
    <w:qFormat/>
    <w:rsid w:val="001360F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link w:val="Char5"/>
    <w:uiPriority w:val="34"/>
    <w:qFormat/>
    <w:rsid w:val="001360F8"/>
    <w:pPr>
      <w:ind w:firstLineChars="200" w:firstLine="420"/>
    </w:pPr>
    <w:rPr>
      <w:rFonts w:ascii="Calibri" w:eastAsia="宋体" w:hAnsi="Calibri" w:cs="Times New Roman"/>
      <w:szCs w:val="24"/>
    </w:rPr>
  </w:style>
  <w:style w:type="paragraph" w:customStyle="1" w:styleId="af">
    <w:name w:val="！正文"/>
    <w:basedOn w:val="a"/>
    <w:qFormat/>
    <w:rsid w:val="001360F8"/>
    <w:pPr>
      <w:spacing w:line="360" w:lineRule="auto"/>
      <w:ind w:firstLineChars="200" w:firstLine="200"/>
    </w:pPr>
    <w:rPr>
      <w:rFonts w:ascii="Calibri" w:eastAsia="华文细黑" w:hAnsi="Calibri" w:cs="Times New Roman"/>
      <w:sz w:val="24"/>
    </w:rPr>
  </w:style>
  <w:style w:type="paragraph" w:customStyle="1" w:styleId="o">
    <w:name w:val="????????¡§????????????¡§?????????????¨¬??????????¡§?????????¡§???????????¡§????o????????????¨¬??????????¡§?????????¡§????"/>
    <w:basedOn w:val="a"/>
    <w:rsid w:val="001360F8"/>
    <w:pPr>
      <w:widowControl/>
      <w:overflowPunct w:val="0"/>
      <w:autoSpaceDE w:val="0"/>
      <w:autoSpaceDN w:val="0"/>
      <w:adjustRightInd w:val="0"/>
      <w:spacing w:line="360" w:lineRule="auto"/>
      <w:ind w:firstLineChars="200" w:firstLine="200"/>
      <w:jc w:val="left"/>
    </w:pPr>
    <w:rPr>
      <w:rFonts w:ascii="Times New Roman" w:eastAsia="华文细黑" w:hAnsi="Times New Roman" w:cs="Times New Roman"/>
      <w:kern w:val="0"/>
      <w:sz w:val="24"/>
      <w:szCs w:val="20"/>
    </w:rPr>
  </w:style>
  <w:style w:type="paragraph" w:customStyle="1" w:styleId="TOC1">
    <w:name w:val="TOC 标题1"/>
    <w:basedOn w:val="1"/>
    <w:next w:val="a"/>
    <w:uiPriority w:val="39"/>
    <w:unhideWhenUsed/>
    <w:qFormat/>
    <w:rsid w:val="001360F8"/>
    <w:pPr>
      <w:widowControl/>
      <w:numPr>
        <w:numId w:val="0"/>
      </w:numPr>
      <w:spacing w:before="240" w:after="0" w:line="259" w:lineRule="auto"/>
      <w:jc w:val="left"/>
      <w:outlineLvl w:val="9"/>
    </w:pPr>
    <w:rPr>
      <w:rFonts w:ascii="Calibri Light" w:eastAsia="宋体" w:hAnsi="Calibri Light" w:cs="Times New Roman"/>
      <w:b w:val="0"/>
      <w:bCs w:val="0"/>
      <w:color w:val="2E74B5"/>
      <w:kern w:val="0"/>
      <w:sz w:val="32"/>
      <w:szCs w:val="32"/>
    </w:rPr>
  </w:style>
  <w:style w:type="paragraph" w:customStyle="1" w:styleId="af0">
    <w:name w:val="副题目"/>
    <w:next w:val="a"/>
    <w:qFormat/>
    <w:rsid w:val="001360F8"/>
    <w:pPr>
      <w:spacing w:line="288" w:lineRule="auto"/>
      <w:outlineLvl w:val="0"/>
    </w:pPr>
    <w:rPr>
      <w:rFonts w:ascii="Arial Unicode MS" w:eastAsia="Helvetica Neue" w:hAnsi="Arial Unicode MS" w:cs="Arial Unicode MS" w:hint="eastAsia"/>
      <w:b/>
      <w:bCs/>
      <w:caps/>
      <w:color w:val="357CA2"/>
      <w:spacing w:val="4"/>
      <w:kern w:val="0"/>
      <w:sz w:val="22"/>
      <w:szCs w:val="22"/>
      <w:lang w:val="zh-CN"/>
    </w:rPr>
  </w:style>
  <w:style w:type="paragraph" w:customStyle="1" w:styleId="21">
    <w:name w:val="题目 2"/>
    <w:next w:val="a"/>
    <w:qFormat/>
    <w:rsid w:val="001360F8"/>
    <w:pPr>
      <w:spacing w:before="200" w:after="140"/>
      <w:outlineLvl w:val="1"/>
    </w:pPr>
    <w:rPr>
      <w:rFonts w:ascii="Helvetica Neue" w:eastAsia="Helvetica Neue" w:hAnsi="Helvetica Neue" w:cs="Helvetica Neue"/>
      <w:b/>
      <w:bCs/>
      <w:color w:val="357CA2"/>
      <w:kern w:val="0"/>
      <w:sz w:val="28"/>
      <w:szCs w:val="28"/>
    </w:rPr>
  </w:style>
  <w:style w:type="paragraph" w:customStyle="1" w:styleId="af1">
    <w:name w:val="自由格式"/>
    <w:qFormat/>
    <w:rsid w:val="001360F8"/>
    <w:rPr>
      <w:rFonts w:ascii="Helvetica Neue" w:eastAsia="Helvetica Neue" w:hAnsi="Helvetica Neue" w:cs="Helvetica Neue"/>
      <w:color w:val="413F3C"/>
      <w:kern w:val="0"/>
      <w:sz w:val="16"/>
      <w:szCs w:val="16"/>
    </w:rPr>
  </w:style>
  <w:style w:type="paragraph" w:customStyle="1" w:styleId="22">
    <w:name w:val="正文 2"/>
    <w:qFormat/>
    <w:rsid w:val="001360F8"/>
    <w:pPr>
      <w:suppressAutoHyphens/>
      <w:spacing w:after="180" w:line="288" w:lineRule="auto"/>
    </w:pPr>
    <w:rPr>
      <w:rFonts w:ascii="Helvetica Neue Light" w:eastAsia="Arial Unicode MS" w:hAnsi="Arial Unicode MS" w:cs="Arial Unicode MS"/>
      <w:color w:val="000000"/>
      <w:kern w:val="0"/>
      <w:sz w:val="20"/>
      <w:szCs w:val="20"/>
      <w:lang w:val="zh-CN"/>
    </w:rPr>
  </w:style>
  <w:style w:type="table" w:customStyle="1" w:styleId="TableNormal">
    <w:name w:val="Table Normal"/>
    <w:qFormat/>
    <w:rsid w:val="001360F8"/>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23">
    <w:name w:val="表格样式 2"/>
    <w:rsid w:val="001360F8"/>
    <w:pPr>
      <w:tabs>
        <w:tab w:val="right" w:pos="1267"/>
        <w:tab w:val="right" w:pos="1333"/>
      </w:tabs>
    </w:pPr>
    <w:rPr>
      <w:rFonts w:ascii="Helvetica Neue Light" w:eastAsia="Helvetica Neue Light" w:hAnsi="Helvetica Neue Light" w:cs="Helvetica Neue Light"/>
      <w:color w:val="000000"/>
      <w:kern w:val="0"/>
      <w:sz w:val="20"/>
      <w:szCs w:val="20"/>
    </w:rPr>
  </w:style>
  <w:style w:type="paragraph" w:customStyle="1" w:styleId="12">
    <w:name w:val="无间隔1"/>
    <w:uiPriority w:val="1"/>
    <w:qFormat/>
    <w:rsid w:val="001360F8"/>
    <w:pPr>
      <w:widowControl w:val="0"/>
      <w:jc w:val="both"/>
    </w:pPr>
    <w:rPr>
      <w:rFonts w:ascii="Calibri" w:eastAsia="宋体" w:hAnsi="Calibri" w:cs="Times New Roman"/>
      <w:szCs w:val="22"/>
    </w:rPr>
  </w:style>
  <w:style w:type="character" w:customStyle="1" w:styleId="Char5">
    <w:name w:val="列出段落 Char"/>
    <w:link w:val="11"/>
    <w:uiPriority w:val="34"/>
    <w:qFormat/>
    <w:rsid w:val="001360F8"/>
    <w:rPr>
      <w:rFonts w:ascii="Calibri" w:eastAsia="宋体" w:hAnsi="Calibri" w:cs="Times New Roman"/>
      <w:szCs w:val="24"/>
    </w:rPr>
  </w:style>
  <w:style w:type="paragraph" w:customStyle="1" w:styleId="af2">
    <w:name w:val="文档正文"/>
    <w:basedOn w:val="a"/>
    <w:qFormat/>
    <w:rsid w:val="001360F8"/>
    <w:rPr>
      <w:rFonts w:ascii="Arial" w:eastAsia="宋体" w:hAnsi="Arial" w:cs="Arial"/>
      <w:bCs/>
      <w:szCs w:val="24"/>
    </w:rPr>
  </w:style>
  <w:style w:type="paragraph" w:customStyle="1" w:styleId="Style1">
    <w:name w:val="_Style 1"/>
    <w:basedOn w:val="a"/>
    <w:uiPriority w:val="34"/>
    <w:qFormat/>
    <w:rsid w:val="001360F8"/>
    <w:pPr>
      <w:ind w:firstLineChars="200" w:firstLine="420"/>
    </w:pPr>
    <w:rPr>
      <w:rFonts w:ascii="Calibri" w:eastAsia="宋体" w:hAnsi="Calibri" w:cs="Times New Roman"/>
      <w:szCs w:val="24"/>
    </w:rPr>
  </w:style>
  <w:style w:type="character" w:customStyle="1" w:styleId="Char3">
    <w:name w:val="正文缩进 Char"/>
    <w:link w:val="a7"/>
    <w:qFormat/>
    <w:rsid w:val="001360F8"/>
    <w:rPr>
      <w:rFonts w:ascii="宋体" w:eastAsia="宋体" w:hAnsi="Times New Roman" w:cs="Times New Roman"/>
      <w:snapToGrid w:val="0"/>
      <w:color w:val="000000"/>
      <w:kern w:val="28"/>
      <w:sz w:val="24"/>
      <w:szCs w:val="20"/>
    </w:rPr>
  </w:style>
  <w:style w:type="table" w:customStyle="1" w:styleId="13">
    <w:name w:val="网格型1"/>
    <w:basedOn w:val="a1"/>
    <w:qFormat/>
    <w:rsid w:val="001360F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1"/>
    <w:qFormat/>
    <w:rsid w:val="001360F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rsid w:val="001360F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0"/>
    <w:rsid w:val="001360F8"/>
  </w:style>
  <w:style w:type="paragraph" w:styleId="af3">
    <w:name w:val="List Paragraph"/>
    <w:basedOn w:val="a"/>
    <w:uiPriority w:val="34"/>
    <w:qFormat/>
    <w:rsid w:val="00561C5A"/>
    <w:pPr>
      <w:ind w:firstLineChars="200" w:firstLine="420"/>
    </w:pPr>
  </w:style>
  <w:style w:type="table" w:customStyle="1" w:styleId="40">
    <w:name w:val="网格型4"/>
    <w:basedOn w:val="a1"/>
    <w:next w:val="ae"/>
    <w:uiPriority w:val="59"/>
    <w:rsid w:val="009468B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semiHidden/>
    <w:rsid w:val="00186F5C"/>
    <w:rPr>
      <w:color w:val="808080"/>
    </w:rPr>
  </w:style>
  <w:style w:type="paragraph" w:styleId="af5">
    <w:name w:val="Subtitle"/>
    <w:basedOn w:val="a"/>
    <w:link w:val="Char6"/>
    <w:qFormat/>
    <w:rsid w:val="00F22C6A"/>
    <w:pPr>
      <w:spacing w:beforeLines="50" w:afterLines="50"/>
      <w:jc w:val="center"/>
    </w:pPr>
    <w:rPr>
      <w:sz w:val="18"/>
      <w:szCs w:val="24"/>
    </w:rPr>
  </w:style>
  <w:style w:type="character" w:customStyle="1" w:styleId="Char6">
    <w:name w:val="副标题 Char"/>
    <w:basedOn w:val="a0"/>
    <w:link w:val="af5"/>
    <w:rsid w:val="00F22C6A"/>
    <w:rPr>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4722">
      <w:bodyDiv w:val="1"/>
      <w:marLeft w:val="0"/>
      <w:marRight w:val="0"/>
      <w:marTop w:val="0"/>
      <w:marBottom w:val="0"/>
      <w:divBdr>
        <w:top w:val="none" w:sz="0" w:space="0" w:color="auto"/>
        <w:left w:val="none" w:sz="0" w:space="0" w:color="auto"/>
        <w:bottom w:val="none" w:sz="0" w:space="0" w:color="auto"/>
        <w:right w:val="none" w:sz="0" w:space="0" w:color="auto"/>
      </w:divBdr>
    </w:div>
    <w:div w:id="51732755">
      <w:bodyDiv w:val="1"/>
      <w:marLeft w:val="0"/>
      <w:marRight w:val="0"/>
      <w:marTop w:val="0"/>
      <w:marBottom w:val="0"/>
      <w:divBdr>
        <w:top w:val="none" w:sz="0" w:space="0" w:color="auto"/>
        <w:left w:val="none" w:sz="0" w:space="0" w:color="auto"/>
        <w:bottom w:val="none" w:sz="0" w:space="0" w:color="auto"/>
        <w:right w:val="none" w:sz="0" w:space="0" w:color="auto"/>
      </w:divBdr>
    </w:div>
    <w:div w:id="94908148">
      <w:bodyDiv w:val="1"/>
      <w:marLeft w:val="0"/>
      <w:marRight w:val="0"/>
      <w:marTop w:val="0"/>
      <w:marBottom w:val="0"/>
      <w:divBdr>
        <w:top w:val="none" w:sz="0" w:space="0" w:color="auto"/>
        <w:left w:val="none" w:sz="0" w:space="0" w:color="auto"/>
        <w:bottom w:val="none" w:sz="0" w:space="0" w:color="auto"/>
        <w:right w:val="none" w:sz="0" w:space="0" w:color="auto"/>
      </w:divBdr>
    </w:div>
    <w:div w:id="108622572">
      <w:bodyDiv w:val="1"/>
      <w:marLeft w:val="0"/>
      <w:marRight w:val="0"/>
      <w:marTop w:val="0"/>
      <w:marBottom w:val="0"/>
      <w:divBdr>
        <w:top w:val="none" w:sz="0" w:space="0" w:color="auto"/>
        <w:left w:val="none" w:sz="0" w:space="0" w:color="auto"/>
        <w:bottom w:val="none" w:sz="0" w:space="0" w:color="auto"/>
        <w:right w:val="none" w:sz="0" w:space="0" w:color="auto"/>
      </w:divBdr>
    </w:div>
    <w:div w:id="113059445">
      <w:bodyDiv w:val="1"/>
      <w:marLeft w:val="0"/>
      <w:marRight w:val="0"/>
      <w:marTop w:val="0"/>
      <w:marBottom w:val="0"/>
      <w:divBdr>
        <w:top w:val="none" w:sz="0" w:space="0" w:color="auto"/>
        <w:left w:val="none" w:sz="0" w:space="0" w:color="auto"/>
        <w:bottom w:val="none" w:sz="0" w:space="0" w:color="auto"/>
        <w:right w:val="none" w:sz="0" w:space="0" w:color="auto"/>
      </w:divBdr>
    </w:div>
    <w:div w:id="150679883">
      <w:bodyDiv w:val="1"/>
      <w:marLeft w:val="0"/>
      <w:marRight w:val="0"/>
      <w:marTop w:val="0"/>
      <w:marBottom w:val="0"/>
      <w:divBdr>
        <w:top w:val="none" w:sz="0" w:space="0" w:color="auto"/>
        <w:left w:val="none" w:sz="0" w:space="0" w:color="auto"/>
        <w:bottom w:val="none" w:sz="0" w:space="0" w:color="auto"/>
        <w:right w:val="none" w:sz="0" w:space="0" w:color="auto"/>
      </w:divBdr>
    </w:div>
    <w:div w:id="166404427">
      <w:bodyDiv w:val="1"/>
      <w:marLeft w:val="0"/>
      <w:marRight w:val="0"/>
      <w:marTop w:val="0"/>
      <w:marBottom w:val="0"/>
      <w:divBdr>
        <w:top w:val="none" w:sz="0" w:space="0" w:color="auto"/>
        <w:left w:val="none" w:sz="0" w:space="0" w:color="auto"/>
        <w:bottom w:val="none" w:sz="0" w:space="0" w:color="auto"/>
        <w:right w:val="none" w:sz="0" w:space="0" w:color="auto"/>
      </w:divBdr>
    </w:div>
    <w:div w:id="172381381">
      <w:bodyDiv w:val="1"/>
      <w:marLeft w:val="0"/>
      <w:marRight w:val="0"/>
      <w:marTop w:val="0"/>
      <w:marBottom w:val="0"/>
      <w:divBdr>
        <w:top w:val="none" w:sz="0" w:space="0" w:color="auto"/>
        <w:left w:val="none" w:sz="0" w:space="0" w:color="auto"/>
        <w:bottom w:val="none" w:sz="0" w:space="0" w:color="auto"/>
        <w:right w:val="none" w:sz="0" w:space="0" w:color="auto"/>
      </w:divBdr>
    </w:div>
    <w:div w:id="178474863">
      <w:bodyDiv w:val="1"/>
      <w:marLeft w:val="0"/>
      <w:marRight w:val="0"/>
      <w:marTop w:val="0"/>
      <w:marBottom w:val="0"/>
      <w:divBdr>
        <w:top w:val="none" w:sz="0" w:space="0" w:color="auto"/>
        <w:left w:val="none" w:sz="0" w:space="0" w:color="auto"/>
        <w:bottom w:val="none" w:sz="0" w:space="0" w:color="auto"/>
        <w:right w:val="none" w:sz="0" w:space="0" w:color="auto"/>
      </w:divBdr>
    </w:div>
    <w:div w:id="189146027">
      <w:bodyDiv w:val="1"/>
      <w:marLeft w:val="0"/>
      <w:marRight w:val="0"/>
      <w:marTop w:val="0"/>
      <w:marBottom w:val="0"/>
      <w:divBdr>
        <w:top w:val="none" w:sz="0" w:space="0" w:color="auto"/>
        <w:left w:val="none" w:sz="0" w:space="0" w:color="auto"/>
        <w:bottom w:val="none" w:sz="0" w:space="0" w:color="auto"/>
        <w:right w:val="none" w:sz="0" w:space="0" w:color="auto"/>
      </w:divBdr>
    </w:div>
    <w:div w:id="212470168">
      <w:bodyDiv w:val="1"/>
      <w:marLeft w:val="0"/>
      <w:marRight w:val="0"/>
      <w:marTop w:val="0"/>
      <w:marBottom w:val="0"/>
      <w:divBdr>
        <w:top w:val="none" w:sz="0" w:space="0" w:color="auto"/>
        <w:left w:val="none" w:sz="0" w:space="0" w:color="auto"/>
        <w:bottom w:val="none" w:sz="0" w:space="0" w:color="auto"/>
        <w:right w:val="none" w:sz="0" w:space="0" w:color="auto"/>
      </w:divBdr>
    </w:div>
    <w:div w:id="218709403">
      <w:bodyDiv w:val="1"/>
      <w:marLeft w:val="0"/>
      <w:marRight w:val="0"/>
      <w:marTop w:val="0"/>
      <w:marBottom w:val="0"/>
      <w:divBdr>
        <w:top w:val="none" w:sz="0" w:space="0" w:color="auto"/>
        <w:left w:val="none" w:sz="0" w:space="0" w:color="auto"/>
        <w:bottom w:val="none" w:sz="0" w:space="0" w:color="auto"/>
        <w:right w:val="none" w:sz="0" w:space="0" w:color="auto"/>
      </w:divBdr>
    </w:div>
    <w:div w:id="232085716">
      <w:bodyDiv w:val="1"/>
      <w:marLeft w:val="0"/>
      <w:marRight w:val="0"/>
      <w:marTop w:val="0"/>
      <w:marBottom w:val="0"/>
      <w:divBdr>
        <w:top w:val="none" w:sz="0" w:space="0" w:color="auto"/>
        <w:left w:val="none" w:sz="0" w:space="0" w:color="auto"/>
        <w:bottom w:val="none" w:sz="0" w:space="0" w:color="auto"/>
        <w:right w:val="none" w:sz="0" w:space="0" w:color="auto"/>
      </w:divBdr>
    </w:div>
    <w:div w:id="241062620">
      <w:bodyDiv w:val="1"/>
      <w:marLeft w:val="0"/>
      <w:marRight w:val="0"/>
      <w:marTop w:val="0"/>
      <w:marBottom w:val="0"/>
      <w:divBdr>
        <w:top w:val="none" w:sz="0" w:space="0" w:color="auto"/>
        <w:left w:val="none" w:sz="0" w:space="0" w:color="auto"/>
        <w:bottom w:val="none" w:sz="0" w:space="0" w:color="auto"/>
        <w:right w:val="none" w:sz="0" w:space="0" w:color="auto"/>
      </w:divBdr>
    </w:div>
    <w:div w:id="269358723">
      <w:bodyDiv w:val="1"/>
      <w:marLeft w:val="0"/>
      <w:marRight w:val="0"/>
      <w:marTop w:val="0"/>
      <w:marBottom w:val="0"/>
      <w:divBdr>
        <w:top w:val="none" w:sz="0" w:space="0" w:color="auto"/>
        <w:left w:val="none" w:sz="0" w:space="0" w:color="auto"/>
        <w:bottom w:val="none" w:sz="0" w:space="0" w:color="auto"/>
        <w:right w:val="none" w:sz="0" w:space="0" w:color="auto"/>
      </w:divBdr>
    </w:div>
    <w:div w:id="319233335">
      <w:bodyDiv w:val="1"/>
      <w:marLeft w:val="0"/>
      <w:marRight w:val="0"/>
      <w:marTop w:val="0"/>
      <w:marBottom w:val="0"/>
      <w:divBdr>
        <w:top w:val="none" w:sz="0" w:space="0" w:color="auto"/>
        <w:left w:val="none" w:sz="0" w:space="0" w:color="auto"/>
        <w:bottom w:val="none" w:sz="0" w:space="0" w:color="auto"/>
        <w:right w:val="none" w:sz="0" w:space="0" w:color="auto"/>
      </w:divBdr>
    </w:div>
    <w:div w:id="374964180">
      <w:bodyDiv w:val="1"/>
      <w:marLeft w:val="0"/>
      <w:marRight w:val="0"/>
      <w:marTop w:val="0"/>
      <w:marBottom w:val="0"/>
      <w:divBdr>
        <w:top w:val="none" w:sz="0" w:space="0" w:color="auto"/>
        <w:left w:val="none" w:sz="0" w:space="0" w:color="auto"/>
        <w:bottom w:val="none" w:sz="0" w:space="0" w:color="auto"/>
        <w:right w:val="none" w:sz="0" w:space="0" w:color="auto"/>
      </w:divBdr>
    </w:div>
    <w:div w:id="395469557">
      <w:bodyDiv w:val="1"/>
      <w:marLeft w:val="0"/>
      <w:marRight w:val="0"/>
      <w:marTop w:val="0"/>
      <w:marBottom w:val="0"/>
      <w:divBdr>
        <w:top w:val="none" w:sz="0" w:space="0" w:color="auto"/>
        <w:left w:val="none" w:sz="0" w:space="0" w:color="auto"/>
        <w:bottom w:val="none" w:sz="0" w:space="0" w:color="auto"/>
        <w:right w:val="none" w:sz="0" w:space="0" w:color="auto"/>
      </w:divBdr>
    </w:div>
    <w:div w:id="398748119">
      <w:bodyDiv w:val="1"/>
      <w:marLeft w:val="0"/>
      <w:marRight w:val="0"/>
      <w:marTop w:val="0"/>
      <w:marBottom w:val="0"/>
      <w:divBdr>
        <w:top w:val="none" w:sz="0" w:space="0" w:color="auto"/>
        <w:left w:val="none" w:sz="0" w:space="0" w:color="auto"/>
        <w:bottom w:val="none" w:sz="0" w:space="0" w:color="auto"/>
        <w:right w:val="none" w:sz="0" w:space="0" w:color="auto"/>
      </w:divBdr>
    </w:div>
    <w:div w:id="406922466">
      <w:bodyDiv w:val="1"/>
      <w:marLeft w:val="0"/>
      <w:marRight w:val="0"/>
      <w:marTop w:val="0"/>
      <w:marBottom w:val="0"/>
      <w:divBdr>
        <w:top w:val="none" w:sz="0" w:space="0" w:color="auto"/>
        <w:left w:val="none" w:sz="0" w:space="0" w:color="auto"/>
        <w:bottom w:val="none" w:sz="0" w:space="0" w:color="auto"/>
        <w:right w:val="none" w:sz="0" w:space="0" w:color="auto"/>
      </w:divBdr>
    </w:div>
    <w:div w:id="498235006">
      <w:bodyDiv w:val="1"/>
      <w:marLeft w:val="0"/>
      <w:marRight w:val="0"/>
      <w:marTop w:val="0"/>
      <w:marBottom w:val="0"/>
      <w:divBdr>
        <w:top w:val="none" w:sz="0" w:space="0" w:color="auto"/>
        <w:left w:val="none" w:sz="0" w:space="0" w:color="auto"/>
        <w:bottom w:val="none" w:sz="0" w:space="0" w:color="auto"/>
        <w:right w:val="none" w:sz="0" w:space="0" w:color="auto"/>
      </w:divBdr>
    </w:div>
    <w:div w:id="509413254">
      <w:bodyDiv w:val="1"/>
      <w:marLeft w:val="0"/>
      <w:marRight w:val="0"/>
      <w:marTop w:val="0"/>
      <w:marBottom w:val="0"/>
      <w:divBdr>
        <w:top w:val="none" w:sz="0" w:space="0" w:color="auto"/>
        <w:left w:val="none" w:sz="0" w:space="0" w:color="auto"/>
        <w:bottom w:val="none" w:sz="0" w:space="0" w:color="auto"/>
        <w:right w:val="none" w:sz="0" w:space="0" w:color="auto"/>
      </w:divBdr>
    </w:div>
    <w:div w:id="547494468">
      <w:bodyDiv w:val="1"/>
      <w:marLeft w:val="0"/>
      <w:marRight w:val="0"/>
      <w:marTop w:val="0"/>
      <w:marBottom w:val="0"/>
      <w:divBdr>
        <w:top w:val="none" w:sz="0" w:space="0" w:color="auto"/>
        <w:left w:val="none" w:sz="0" w:space="0" w:color="auto"/>
        <w:bottom w:val="none" w:sz="0" w:space="0" w:color="auto"/>
        <w:right w:val="none" w:sz="0" w:space="0" w:color="auto"/>
      </w:divBdr>
    </w:div>
    <w:div w:id="552271878">
      <w:bodyDiv w:val="1"/>
      <w:marLeft w:val="0"/>
      <w:marRight w:val="0"/>
      <w:marTop w:val="0"/>
      <w:marBottom w:val="0"/>
      <w:divBdr>
        <w:top w:val="none" w:sz="0" w:space="0" w:color="auto"/>
        <w:left w:val="none" w:sz="0" w:space="0" w:color="auto"/>
        <w:bottom w:val="none" w:sz="0" w:space="0" w:color="auto"/>
        <w:right w:val="none" w:sz="0" w:space="0" w:color="auto"/>
      </w:divBdr>
    </w:div>
    <w:div w:id="553584064">
      <w:bodyDiv w:val="1"/>
      <w:marLeft w:val="0"/>
      <w:marRight w:val="0"/>
      <w:marTop w:val="0"/>
      <w:marBottom w:val="0"/>
      <w:divBdr>
        <w:top w:val="none" w:sz="0" w:space="0" w:color="auto"/>
        <w:left w:val="none" w:sz="0" w:space="0" w:color="auto"/>
        <w:bottom w:val="none" w:sz="0" w:space="0" w:color="auto"/>
        <w:right w:val="none" w:sz="0" w:space="0" w:color="auto"/>
      </w:divBdr>
    </w:div>
    <w:div w:id="605622944">
      <w:bodyDiv w:val="1"/>
      <w:marLeft w:val="0"/>
      <w:marRight w:val="0"/>
      <w:marTop w:val="0"/>
      <w:marBottom w:val="0"/>
      <w:divBdr>
        <w:top w:val="none" w:sz="0" w:space="0" w:color="auto"/>
        <w:left w:val="none" w:sz="0" w:space="0" w:color="auto"/>
        <w:bottom w:val="none" w:sz="0" w:space="0" w:color="auto"/>
        <w:right w:val="none" w:sz="0" w:space="0" w:color="auto"/>
      </w:divBdr>
    </w:div>
    <w:div w:id="609626744">
      <w:bodyDiv w:val="1"/>
      <w:marLeft w:val="0"/>
      <w:marRight w:val="0"/>
      <w:marTop w:val="0"/>
      <w:marBottom w:val="0"/>
      <w:divBdr>
        <w:top w:val="none" w:sz="0" w:space="0" w:color="auto"/>
        <w:left w:val="none" w:sz="0" w:space="0" w:color="auto"/>
        <w:bottom w:val="none" w:sz="0" w:space="0" w:color="auto"/>
        <w:right w:val="none" w:sz="0" w:space="0" w:color="auto"/>
      </w:divBdr>
    </w:div>
    <w:div w:id="615257959">
      <w:bodyDiv w:val="1"/>
      <w:marLeft w:val="0"/>
      <w:marRight w:val="0"/>
      <w:marTop w:val="0"/>
      <w:marBottom w:val="0"/>
      <w:divBdr>
        <w:top w:val="none" w:sz="0" w:space="0" w:color="auto"/>
        <w:left w:val="none" w:sz="0" w:space="0" w:color="auto"/>
        <w:bottom w:val="none" w:sz="0" w:space="0" w:color="auto"/>
        <w:right w:val="none" w:sz="0" w:space="0" w:color="auto"/>
      </w:divBdr>
    </w:div>
    <w:div w:id="618226880">
      <w:bodyDiv w:val="1"/>
      <w:marLeft w:val="0"/>
      <w:marRight w:val="0"/>
      <w:marTop w:val="0"/>
      <w:marBottom w:val="0"/>
      <w:divBdr>
        <w:top w:val="none" w:sz="0" w:space="0" w:color="auto"/>
        <w:left w:val="none" w:sz="0" w:space="0" w:color="auto"/>
        <w:bottom w:val="none" w:sz="0" w:space="0" w:color="auto"/>
        <w:right w:val="none" w:sz="0" w:space="0" w:color="auto"/>
      </w:divBdr>
    </w:div>
    <w:div w:id="629482889">
      <w:bodyDiv w:val="1"/>
      <w:marLeft w:val="0"/>
      <w:marRight w:val="0"/>
      <w:marTop w:val="0"/>
      <w:marBottom w:val="0"/>
      <w:divBdr>
        <w:top w:val="none" w:sz="0" w:space="0" w:color="auto"/>
        <w:left w:val="none" w:sz="0" w:space="0" w:color="auto"/>
        <w:bottom w:val="none" w:sz="0" w:space="0" w:color="auto"/>
        <w:right w:val="none" w:sz="0" w:space="0" w:color="auto"/>
      </w:divBdr>
    </w:div>
    <w:div w:id="664091525">
      <w:bodyDiv w:val="1"/>
      <w:marLeft w:val="0"/>
      <w:marRight w:val="0"/>
      <w:marTop w:val="0"/>
      <w:marBottom w:val="0"/>
      <w:divBdr>
        <w:top w:val="none" w:sz="0" w:space="0" w:color="auto"/>
        <w:left w:val="none" w:sz="0" w:space="0" w:color="auto"/>
        <w:bottom w:val="none" w:sz="0" w:space="0" w:color="auto"/>
        <w:right w:val="none" w:sz="0" w:space="0" w:color="auto"/>
      </w:divBdr>
    </w:div>
    <w:div w:id="720665262">
      <w:bodyDiv w:val="1"/>
      <w:marLeft w:val="0"/>
      <w:marRight w:val="0"/>
      <w:marTop w:val="0"/>
      <w:marBottom w:val="0"/>
      <w:divBdr>
        <w:top w:val="none" w:sz="0" w:space="0" w:color="auto"/>
        <w:left w:val="none" w:sz="0" w:space="0" w:color="auto"/>
        <w:bottom w:val="none" w:sz="0" w:space="0" w:color="auto"/>
        <w:right w:val="none" w:sz="0" w:space="0" w:color="auto"/>
      </w:divBdr>
    </w:div>
    <w:div w:id="727192595">
      <w:bodyDiv w:val="1"/>
      <w:marLeft w:val="0"/>
      <w:marRight w:val="0"/>
      <w:marTop w:val="0"/>
      <w:marBottom w:val="0"/>
      <w:divBdr>
        <w:top w:val="none" w:sz="0" w:space="0" w:color="auto"/>
        <w:left w:val="none" w:sz="0" w:space="0" w:color="auto"/>
        <w:bottom w:val="none" w:sz="0" w:space="0" w:color="auto"/>
        <w:right w:val="none" w:sz="0" w:space="0" w:color="auto"/>
      </w:divBdr>
    </w:div>
    <w:div w:id="741290899">
      <w:bodyDiv w:val="1"/>
      <w:marLeft w:val="0"/>
      <w:marRight w:val="0"/>
      <w:marTop w:val="0"/>
      <w:marBottom w:val="0"/>
      <w:divBdr>
        <w:top w:val="none" w:sz="0" w:space="0" w:color="auto"/>
        <w:left w:val="none" w:sz="0" w:space="0" w:color="auto"/>
        <w:bottom w:val="none" w:sz="0" w:space="0" w:color="auto"/>
        <w:right w:val="none" w:sz="0" w:space="0" w:color="auto"/>
      </w:divBdr>
    </w:div>
    <w:div w:id="777918088">
      <w:bodyDiv w:val="1"/>
      <w:marLeft w:val="0"/>
      <w:marRight w:val="0"/>
      <w:marTop w:val="0"/>
      <w:marBottom w:val="0"/>
      <w:divBdr>
        <w:top w:val="none" w:sz="0" w:space="0" w:color="auto"/>
        <w:left w:val="none" w:sz="0" w:space="0" w:color="auto"/>
        <w:bottom w:val="none" w:sz="0" w:space="0" w:color="auto"/>
        <w:right w:val="none" w:sz="0" w:space="0" w:color="auto"/>
      </w:divBdr>
    </w:div>
    <w:div w:id="810709468">
      <w:bodyDiv w:val="1"/>
      <w:marLeft w:val="0"/>
      <w:marRight w:val="0"/>
      <w:marTop w:val="0"/>
      <w:marBottom w:val="0"/>
      <w:divBdr>
        <w:top w:val="none" w:sz="0" w:space="0" w:color="auto"/>
        <w:left w:val="none" w:sz="0" w:space="0" w:color="auto"/>
        <w:bottom w:val="none" w:sz="0" w:space="0" w:color="auto"/>
        <w:right w:val="none" w:sz="0" w:space="0" w:color="auto"/>
      </w:divBdr>
    </w:div>
    <w:div w:id="850875313">
      <w:bodyDiv w:val="1"/>
      <w:marLeft w:val="0"/>
      <w:marRight w:val="0"/>
      <w:marTop w:val="0"/>
      <w:marBottom w:val="0"/>
      <w:divBdr>
        <w:top w:val="none" w:sz="0" w:space="0" w:color="auto"/>
        <w:left w:val="none" w:sz="0" w:space="0" w:color="auto"/>
        <w:bottom w:val="none" w:sz="0" w:space="0" w:color="auto"/>
        <w:right w:val="none" w:sz="0" w:space="0" w:color="auto"/>
      </w:divBdr>
    </w:div>
    <w:div w:id="885339112">
      <w:bodyDiv w:val="1"/>
      <w:marLeft w:val="0"/>
      <w:marRight w:val="0"/>
      <w:marTop w:val="0"/>
      <w:marBottom w:val="0"/>
      <w:divBdr>
        <w:top w:val="none" w:sz="0" w:space="0" w:color="auto"/>
        <w:left w:val="none" w:sz="0" w:space="0" w:color="auto"/>
        <w:bottom w:val="none" w:sz="0" w:space="0" w:color="auto"/>
        <w:right w:val="none" w:sz="0" w:space="0" w:color="auto"/>
      </w:divBdr>
    </w:div>
    <w:div w:id="923107164">
      <w:bodyDiv w:val="1"/>
      <w:marLeft w:val="0"/>
      <w:marRight w:val="0"/>
      <w:marTop w:val="0"/>
      <w:marBottom w:val="0"/>
      <w:divBdr>
        <w:top w:val="none" w:sz="0" w:space="0" w:color="auto"/>
        <w:left w:val="none" w:sz="0" w:space="0" w:color="auto"/>
        <w:bottom w:val="none" w:sz="0" w:space="0" w:color="auto"/>
        <w:right w:val="none" w:sz="0" w:space="0" w:color="auto"/>
      </w:divBdr>
    </w:div>
    <w:div w:id="929049503">
      <w:bodyDiv w:val="1"/>
      <w:marLeft w:val="0"/>
      <w:marRight w:val="0"/>
      <w:marTop w:val="0"/>
      <w:marBottom w:val="0"/>
      <w:divBdr>
        <w:top w:val="none" w:sz="0" w:space="0" w:color="auto"/>
        <w:left w:val="none" w:sz="0" w:space="0" w:color="auto"/>
        <w:bottom w:val="none" w:sz="0" w:space="0" w:color="auto"/>
        <w:right w:val="none" w:sz="0" w:space="0" w:color="auto"/>
      </w:divBdr>
    </w:div>
    <w:div w:id="939145577">
      <w:bodyDiv w:val="1"/>
      <w:marLeft w:val="0"/>
      <w:marRight w:val="0"/>
      <w:marTop w:val="0"/>
      <w:marBottom w:val="0"/>
      <w:divBdr>
        <w:top w:val="none" w:sz="0" w:space="0" w:color="auto"/>
        <w:left w:val="none" w:sz="0" w:space="0" w:color="auto"/>
        <w:bottom w:val="none" w:sz="0" w:space="0" w:color="auto"/>
        <w:right w:val="none" w:sz="0" w:space="0" w:color="auto"/>
      </w:divBdr>
    </w:div>
    <w:div w:id="962348762">
      <w:bodyDiv w:val="1"/>
      <w:marLeft w:val="0"/>
      <w:marRight w:val="0"/>
      <w:marTop w:val="0"/>
      <w:marBottom w:val="0"/>
      <w:divBdr>
        <w:top w:val="none" w:sz="0" w:space="0" w:color="auto"/>
        <w:left w:val="none" w:sz="0" w:space="0" w:color="auto"/>
        <w:bottom w:val="none" w:sz="0" w:space="0" w:color="auto"/>
        <w:right w:val="none" w:sz="0" w:space="0" w:color="auto"/>
      </w:divBdr>
    </w:div>
    <w:div w:id="991105134">
      <w:bodyDiv w:val="1"/>
      <w:marLeft w:val="0"/>
      <w:marRight w:val="0"/>
      <w:marTop w:val="0"/>
      <w:marBottom w:val="0"/>
      <w:divBdr>
        <w:top w:val="none" w:sz="0" w:space="0" w:color="auto"/>
        <w:left w:val="none" w:sz="0" w:space="0" w:color="auto"/>
        <w:bottom w:val="none" w:sz="0" w:space="0" w:color="auto"/>
        <w:right w:val="none" w:sz="0" w:space="0" w:color="auto"/>
      </w:divBdr>
    </w:div>
    <w:div w:id="1004211394">
      <w:bodyDiv w:val="1"/>
      <w:marLeft w:val="0"/>
      <w:marRight w:val="0"/>
      <w:marTop w:val="0"/>
      <w:marBottom w:val="0"/>
      <w:divBdr>
        <w:top w:val="none" w:sz="0" w:space="0" w:color="auto"/>
        <w:left w:val="none" w:sz="0" w:space="0" w:color="auto"/>
        <w:bottom w:val="none" w:sz="0" w:space="0" w:color="auto"/>
        <w:right w:val="none" w:sz="0" w:space="0" w:color="auto"/>
      </w:divBdr>
    </w:div>
    <w:div w:id="1012757479">
      <w:bodyDiv w:val="1"/>
      <w:marLeft w:val="0"/>
      <w:marRight w:val="0"/>
      <w:marTop w:val="0"/>
      <w:marBottom w:val="0"/>
      <w:divBdr>
        <w:top w:val="none" w:sz="0" w:space="0" w:color="auto"/>
        <w:left w:val="none" w:sz="0" w:space="0" w:color="auto"/>
        <w:bottom w:val="none" w:sz="0" w:space="0" w:color="auto"/>
        <w:right w:val="none" w:sz="0" w:space="0" w:color="auto"/>
      </w:divBdr>
    </w:div>
    <w:div w:id="1013189373">
      <w:bodyDiv w:val="1"/>
      <w:marLeft w:val="0"/>
      <w:marRight w:val="0"/>
      <w:marTop w:val="0"/>
      <w:marBottom w:val="0"/>
      <w:divBdr>
        <w:top w:val="none" w:sz="0" w:space="0" w:color="auto"/>
        <w:left w:val="none" w:sz="0" w:space="0" w:color="auto"/>
        <w:bottom w:val="none" w:sz="0" w:space="0" w:color="auto"/>
        <w:right w:val="none" w:sz="0" w:space="0" w:color="auto"/>
      </w:divBdr>
    </w:div>
    <w:div w:id="1022320381">
      <w:bodyDiv w:val="1"/>
      <w:marLeft w:val="0"/>
      <w:marRight w:val="0"/>
      <w:marTop w:val="0"/>
      <w:marBottom w:val="0"/>
      <w:divBdr>
        <w:top w:val="none" w:sz="0" w:space="0" w:color="auto"/>
        <w:left w:val="none" w:sz="0" w:space="0" w:color="auto"/>
        <w:bottom w:val="none" w:sz="0" w:space="0" w:color="auto"/>
        <w:right w:val="none" w:sz="0" w:space="0" w:color="auto"/>
      </w:divBdr>
    </w:div>
    <w:div w:id="1034962475">
      <w:bodyDiv w:val="1"/>
      <w:marLeft w:val="0"/>
      <w:marRight w:val="0"/>
      <w:marTop w:val="0"/>
      <w:marBottom w:val="0"/>
      <w:divBdr>
        <w:top w:val="none" w:sz="0" w:space="0" w:color="auto"/>
        <w:left w:val="none" w:sz="0" w:space="0" w:color="auto"/>
        <w:bottom w:val="none" w:sz="0" w:space="0" w:color="auto"/>
        <w:right w:val="none" w:sz="0" w:space="0" w:color="auto"/>
      </w:divBdr>
    </w:div>
    <w:div w:id="1050614765">
      <w:bodyDiv w:val="1"/>
      <w:marLeft w:val="0"/>
      <w:marRight w:val="0"/>
      <w:marTop w:val="0"/>
      <w:marBottom w:val="0"/>
      <w:divBdr>
        <w:top w:val="none" w:sz="0" w:space="0" w:color="auto"/>
        <w:left w:val="none" w:sz="0" w:space="0" w:color="auto"/>
        <w:bottom w:val="none" w:sz="0" w:space="0" w:color="auto"/>
        <w:right w:val="none" w:sz="0" w:space="0" w:color="auto"/>
      </w:divBdr>
    </w:div>
    <w:div w:id="1079865101">
      <w:bodyDiv w:val="1"/>
      <w:marLeft w:val="0"/>
      <w:marRight w:val="0"/>
      <w:marTop w:val="0"/>
      <w:marBottom w:val="0"/>
      <w:divBdr>
        <w:top w:val="none" w:sz="0" w:space="0" w:color="auto"/>
        <w:left w:val="none" w:sz="0" w:space="0" w:color="auto"/>
        <w:bottom w:val="none" w:sz="0" w:space="0" w:color="auto"/>
        <w:right w:val="none" w:sz="0" w:space="0" w:color="auto"/>
      </w:divBdr>
    </w:div>
    <w:div w:id="1087002828">
      <w:bodyDiv w:val="1"/>
      <w:marLeft w:val="0"/>
      <w:marRight w:val="0"/>
      <w:marTop w:val="0"/>
      <w:marBottom w:val="0"/>
      <w:divBdr>
        <w:top w:val="none" w:sz="0" w:space="0" w:color="auto"/>
        <w:left w:val="none" w:sz="0" w:space="0" w:color="auto"/>
        <w:bottom w:val="none" w:sz="0" w:space="0" w:color="auto"/>
        <w:right w:val="none" w:sz="0" w:space="0" w:color="auto"/>
      </w:divBdr>
    </w:div>
    <w:div w:id="1096055257">
      <w:bodyDiv w:val="1"/>
      <w:marLeft w:val="0"/>
      <w:marRight w:val="0"/>
      <w:marTop w:val="0"/>
      <w:marBottom w:val="0"/>
      <w:divBdr>
        <w:top w:val="none" w:sz="0" w:space="0" w:color="auto"/>
        <w:left w:val="none" w:sz="0" w:space="0" w:color="auto"/>
        <w:bottom w:val="none" w:sz="0" w:space="0" w:color="auto"/>
        <w:right w:val="none" w:sz="0" w:space="0" w:color="auto"/>
      </w:divBdr>
    </w:div>
    <w:div w:id="1185093920">
      <w:bodyDiv w:val="1"/>
      <w:marLeft w:val="0"/>
      <w:marRight w:val="0"/>
      <w:marTop w:val="0"/>
      <w:marBottom w:val="0"/>
      <w:divBdr>
        <w:top w:val="none" w:sz="0" w:space="0" w:color="auto"/>
        <w:left w:val="none" w:sz="0" w:space="0" w:color="auto"/>
        <w:bottom w:val="none" w:sz="0" w:space="0" w:color="auto"/>
        <w:right w:val="none" w:sz="0" w:space="0" w:color="auto"/>
      </w:divBdr>
    </w:div>
    <w:div w:id="1193610621">
      <w:bodyDiv w:val="1"/>
      <w:marLeft w:val="0"/>
      <w:marRight w:val="0"/>
      <w:marTop w:val="0"/>
      <w:marBottom w:val="0"/>
      <w:divBdr>
        <w:top w:val="none" w:sz="0" w:space="0" w:color="auto"/>
        <w:left w:val="none" w:sz="0" w:space="0" w:color="auto"/>
        <w:bottom w:val="none" w:sz="0" w:space="0" w:color="auto"/>
        <w:right w:val="none" w:sz="0" w:space="0" w:color="auto"/>
      </w:divBdr>
    </w:div>
    <w:div w:id="1231234970">
      <w:bodyDiv w:val="1"/>
      <w:marLeft w:val="0"/>
      <w:marRight w:val="0"/>
      <w:marTop w:val="0"/>
      <w:marBottom w:val="0"/>
      <w:divBdr>
        <w:top w:val="none" w:sz="0" w:space="0" w:color="auto"/>
        <w:left w:val="none" w:sz="0" w:space="0" w:color="auto"/>
        <w:bottom w:val="none" w:sz="0" w:space="0" w:color="auto"/>
        <w:right w:val="none" w:sz="0" w:space="0" w:color="auto"/>
      </w:divBdr>
    </w:div>
    <w:div w:id="1319461733">
      <w:bodyDiv w:val="1"/>
      <w:marLeft w:val="0"/>
      <w:marRight w:val="0"/>
      <w:marTop w:val="0"/>
      <w:marBottom w:val="0"/>
      <w:divBdr>
        <w:top w:val="none" w:sz="0" w:space="0" w:color="auto"/>
        <w:left w:val="none" w:sz="0" w:space="0" w:color="auto"/>
        <w:bottom w:val="none" w:sz="0" w:space="0" w:color="auto"/>
        <w:right w:val="none" w:sz="0" w:space="0" w:color="auto"/>
      </w:divBdr>
    </w:div>
    <w:div w:id="1326937026">
      <w:bodyDiv w:val="1"/>
      <w:marLeft w:val="0"/>
      <w:marRight w:val="0"/>
      <w:marTop w:val="0"/>
      <w:marBottom w:val="0"/>
      <w:divBdr>
        <w:top w:val="none" w:sz="0" w:space="0" w:color="auto"/>
        <w:left w:val="none" w:sz="0" w:space="0" w:color="auto"/>
        <w:bottom w:val="none" w:sz="0" w:space="0" w:color="auto"/>
        <w:right w:val="none" w:sz="0" w:space="0" w:color="auto"/>
      </w:divBdr>
    </w:div>
    <w:div w:id="1359547325">
      <w:bodyDiv w:val="1"/>
      <w:marLeft w:val="0"/>
      <w:marRight w:val="0"/>
      <w:marTop w:val="0"/>
      <w:marBottom w:val="0"/>
      <w:divBdr>
        <w:top w:val="none" w:sz="0" w:space="0" w:color="auto"/>
        <w:left w:val="none" w:sz="0" w:space="0" w:color="auto"/>
        <w:bottom w:val="none" w:sz="0" w:space="0" w:color="auto"/>
        <w:right w:val="none" w:sz="0" w:space="0" w:color="auto"/>
      </w:divBdr>
    </w:div>
    <w:div w:id="1385837681">
      <w:bodyDiv w:val="1"/>
      <w:marLeft w:val="0"/>
      <w:marRight w:val="0"/>
      <w:marTop w:val="0"/>
      <w:marBottom w:val="0"/>
      <w:divBdr>
        <w:top w:val="none" w:sz="0" w:space="0" w:color="auto"/>
        <w:left w:val="none" w:sz="0" w:space="0" w:color="auto"/>
        <w:bottom w:val="none" w:sz="0" w:space="0" w:color="auto"/>
        <w:right w:val="none" w:sz="0" w:space="0" w:color="auto"/>
      </w:divBdr>
    </w:div>
    <w:div w:id="1423722595">
      <w:bodyDiv w:val="1"/>
      <w:marLeft w:val="0"/>
      <w:marRight w:val="0"/>
      <w:marTop w:val="0"/>
      <w:marBottom w:val="0"/>
      <w:divBdr>
        <w:top w:val="none" w:sz="0" w:space="0" w:color="auto"/>
        <w:left w:val="none" w:sz="0" w:space="0" w:color="auto"/>
        <w:bottom w:val="none" w:sz="0" w:space="0" w:color="auto"/>
        <w:right w:val="none" w:sz="0" w:space="0" w:color="auto"/>
      </w:divBdr>
    </w:div>
    <w:div w:id="1434084339">
      <w:bodyDiv w:val="1"/>
      <w:marLeft w:val="0"/>
      <w:marRight w:val="0"/>
      <w:marTop w:val="0"/>
      <w:marBottom w:val="0"/>
      <w:divBdr>
        <w:top w:val="none" w:sz="0" w:space="0" w:color="auto"/>
        <w:left w:val="none" w:sz="0" w:space="0" w:color="auto"/>
        <w:bottom w:val="none" w:sz="0" w:space="0" w:color="auto"/>
        <w:right w:val="none" w:sz="0" w:space="0" w:color="auto"/>
      </w:divBdr>
    </w:div>
    <w:div w:id="1441683430">
      <w:bodyDiv w:val="1"/>
      <w:marLeft w:val="0"/>
      <w:marRight w:val="0"/>
      <w:marTop w:val="0"/>
      <w:marBottom w:val="0"/>
      <w:divBdr>
        <w:top w:val="none" w:sz="0" w:space="0" w:color="auto"/>
        <w:left w:val="none" w:sz="0" w:space="0" w:color="auto"/>
        <w:bottom w:val="none" w:sz="0" w:space="0" w:color="auto"/>
        <w:right w:val="none" w:sz="0" w:space="0" w:color="auto"/>
      </w:divBdr>
    </w:div>
    <w:div w:id="1448431556">
      <w:bodyDiv w:val="1"/>
      <w:marLeft w:val="0"/>
      <w:marRight w:val="0"/>
      <w:marTop w:val="0"/>
      <w:marBottom w:val="0"/>
      <w:divBdr>
        <w:top w:val="none" w:sz="0" w:space="0" w:color="auto"/>
        <w:left w:val="none" w:sz="0" w:space="0" w:color="auto"/>
        <w:bottom w:val="none" w:sz="0" w:space="0" w:color="auto"/>
        <w:right w:val="none" w:sz="0" w:space="0" w:color="auto"/>
      </w:divBdr>
    </w:div>
    <w:div w:id="1470514043">
      <w:bodyDiv w:val="1"/>
      <w:marLeft w:val="0"/>
      <w:marRight w:val="0"/>
      <w:marTop w:val="0"/>
      <w:marBottom w:val="0"/>
      <w:divBdr>
        <w:top w:val="none" w:sz="0" w:space="0" w:color="auto"/>
        <w:left w:val="none" w:sz="0" w:space="0" w:color="auto"/>
        <w:bottom w:val="none" w:sz="0" w:space="0" w:color="auto"/>
        <w:right w:val="none" w:sz="0" w:space="0" w:color="auto"/>
      </w:divBdr>
    </w:div>
    <w:div w:id="1470787652">
      <w:bodyDiv w:val="1"/>
      <w:marLeft w:val="0"/>
      <w:marRight w:val="0"/>
      <w:marTop w:val="0"/>
      <w:marBottom w:val="0"/>
      <w:divBdr>
        <w:top w:val="none" w:sz="0" w:space="0" w:color="auto"/>
        <w:left w:val="none" w:sz="0" w:space="0" w:color="auto"/>
        <w:bottom w:val="none" w:sz="0" w:space="0" w:color="auto"/>
        <w:right w:val="none" w:sz="0" w:space="0" w:color="auto"/>
      </w:divBdr>
    </w:div>
    <w:div w:id="1543787137">
      <w:bodyDiv w:val="1"/>
      <w:marLeft w:val="0"/>
      <w:marRight w:val="0"/>
      <w:marTop w:val="0"/>
      <w:marBottom w:val="0"/>
      <w:divBdr>
        <w:top w:val="none" w:sz="0" w:space="0" w:color="auto"/>
        <w:left w:val="none" w:sz="0" w:space="0" w:color="auto"/>
        <w:bottom w:val="none" w:sz="0" w:space="0" w:color="auto"/>
        <w:right w:val="none" w:sz="0" w:space="0" w:color="auto"/>
      </w:divBdr>
    </w:div>
    <w:div w:id="1558467299">
      <w:bodyDiv w:val="1"/>
      <w:marLeft w:val="0"/>
      <w:marRight w:val="0"/>
      <w:marTop w:val="0"/>
      <w:marBottom w:val="0"/>
      <w:divBdr>
        <w:top w:val="none" w:sz="0" w:space="0" w:color="auto"/>
        <w:left w:val="none" w:sz="0" w:space="0" w:color="auto"/>
        <w:bottom w:val="none" w:sz="0" w:space="0" w:color="auto"/>
        <w:right w:val="none" w:sz="0" w:space="0" w:color="auto"/>
      </w:divBdr>
    </w:div>
    <w:div w:id="1613509488">
      <w:bodyDiv w:val="1"/>
      <w:marLeft w:val="0"/>
      <w:marRight w:val="0"/>
      <w:marTop w:val="0"/>
      <w:marBottom w:val="0"/>
      <w:divBdr>
        <w:top w:val="none" w:sz="0" w:space="0" w:color="auto"/>
        <w:left w:val="none" w:sz="0" w:space="0" w:color="auto"/>
        <w:bottom w:val="none" w:sz="0" w:space="0" w:color="auto"/>
        <w:right w:val="none" w:sz="0" w:space="0" w:color="auto"/>
      </w:divBdr>
    </w:div>
    <w:div w:id="1617105117">
      <w:bodyDiv w:val="1"/>
      <w:marLeft w:val="0"/>
      <w:marRight w:val="0"/>
      <w:marTop w:val="0"/>
      <w:marBottom w:val="0"/>
      <w:divBdr>
        <w:top w:val="none" w:sz="0" w:space="0" w:color="auto"/>
        <w:left w:val="none" w:sz="0" w:space="0" w:color="auto"/>
        <w:bottom w:val="none" w:sz="0" w:space="0" w:color="auto"/>
        <w:right w:val="none" w:sz="0" w:space="0" w:color="auto"/>
      </w:divBdr>
    </w:div>
    <w:div w:id="1618681476">
      <w:bodyDiv w:val="1"/>
      <w:marLeft w:val="0"/>
      <w:marRight w:val="0"/>
      <w:marTop w:val="0"/>
      <w:marBottom w:val="0"/>
      <w:divBdr>
        <w:top w:val="none" w:sz="0" w:space="0" w:color="auto"/>
        <w:left w:val="none" w:sz="0" w:space="0" w:color="auto"/>
        <w:bottom w:val="none" w:sz="0" w:space="0" w:color="auto"/>
        <w:right w:val="none" w:sz="0" w:space="0" w:color="auto"/>
      </w:divBdr>
    </w:div>
    <w:div w:id="1630672207">
      <w:bodyDiv w:val="1"/>
      <w:marLeft w:val="0"/>
      <w:marRight w:val="0"/>
      <w:marTop w:val="0"/>
      <w:marBottom w:val="0"/>
      <w:divBdr>
        <w:top w:val="none" w:sz="0" w:space="0" w:color="auto"/>
        <w:left w:val="none" w:sz="0" w:space="0" w:color="auto"/>
        <w:bottom w:val="none" w:sz="0" w:space="0" w:color="auto"/>
        <w:right w:val="none" w:sz="0" w:space="0" w:color="auto"/>
      </w:divBdr>
    </w:div>
    <w:div w:id="1638215785">
      <w:bodyDiv w:val="1"/>
      <w:marLeft w:val="0"/>
      <w:marRight w:val="0"/>
      <w:marTop w:val="0"/>
      <w:marBottom w:val="0"/>
      <w:divBdr>
        <w:top w:val="none" w:sz="0" w:space="0" w:color="auto"/>
        <w:left w:val="none" w:sz="0" w:space="0" w:color="auto"/>
        <w:bottom w:val="none" w:sz="0" w:space="0" w:color="auto"/>
        <w:right w:val="none" w:sz="0" w:space="0" w:color="auto"/>
      </w:divBdr>
    </w:div>
    <w:div w:id="1645768226">
      <w:bodyDiv w:val="1"/>
      <w:marLeft w:val="0"/>
      <w:marRight w:val="0"/>
      <w:marTop w:val="0"/>
      <w:marBottom w:val="0"/>
      <w:divBdr>
        <w:top w:val="none" w:sz="0" w:space="0" w:color="auto"/>
        <w:left w:val="none" w:sz="0" w:space="0" w:color="auto"/>
        <w:bottom w:val="none" w:sz="0" w:space="0" w:color="auto"/>
        <w:right w:val="none" w:sz="0" w:space="0" w:color="auto"/>
      </w:divBdr>
    </w:div>
    <w:div w:id="1651521511">
      <w:bodyDiv w:val="1"/>
      <w:marLeft w:val="0"/>
      <w:marRight w:val="0"/>
      <w:marTop w:val="0"/>
      <w:marBottom w:val="0"/>
      <w:divBdr>
        <w:top w:val="none" w:sz="0" w:space="0" w:color="auto"/>
        <w:left w:val="none" w:sz="0" w:space="0" w:color="auto"/>
        <w:bottom w:val="none" w:sz="0" w:space="0" w:color="auto"/>
        <w:right w:val="none" w:sz="0" w:space="0" w:color="auto"/>
      </w:divBdr>
    </w:div>
    <w:div w:id="1673482221">
      <w:bodyDiv w:val="1"/>
      <w:marLeft w:val="0"/>
      <w:marRight w:val="0"/>
      <w:marTop w:val="0"/>
      <w:marBottom w:val="0"/>
      <w:divBdr>
        <w:top w:val="none" w:sz="0" w:space="0" w:color="auto"/>
        <w:left w:val="none" w:sz="0" w:space="0" w:color="auto"/>
        <w:bottom w:val="none" w:sz="0" w:space="0" w:color="auto"/>
        <w:right w:val="none" w:sz="0" w:space="0" w:color="auto"/>
      </w:divBdr>
    </w:div>
    <w:div w:id="1706783772">
      <w:bodyDiv w:val="1"/>
      <w:marLeft w:val="0"/>
      <w:marRight w:val="0"/>
      <w:marTop w:val="0"/>
      <w:marBottom w:val="0"/>
      <w:divBdr>
        <w:top w:val="none" w:sz="0" w:space="0" w:color="auto"/>
        <w:left w:val="none" w:sz="0" w:space="0" w:color="auto"/>
        <w:bottom w:val="none" w:sz="0" w:space="0" w:color="auto"/>
        <w:right w:val="none" w:sz="0" w:space="0" w:color="auto"/>
      </w:divBdr>
    </w:div>
    <w:div w:id="1746032894">
      <w:bodyDiv w:val="1"/>
      <w:marLeft w:val="0"/>
      <w:marRight w:val="0"/>
      <w:marTop w:val="0"/>
      <w:marBottom w:val="0"/>
      <w:divBdr>
        <w:top w:val="none" w:sz="0" w:space="0" w:color="auto"/>
        <w:left w:val="none" w:sz="0" w:space="0" w:color="auto"/>
        <w:bottom w:val="none" w:sz="0" w:space="0" w:color="auto"/>
        <w:right w:val="none" w:sz="0" w:space="0" w:color="auto"/>
      </w:divBdr>
    </w:div>
    <w:div w:id="1758748008">
      <w:bodyDiv w:val="1"/>
      <w:marLeft w:val="0"/>
      <w:marRight w:val="0"/>
      <w:marTop w:val="0"/>
      <w:marBottom w:val="0"/>
      <w:divBdr>
        <w:top w:val="none" w:sz="0" w:space="0" w:color="auto"/>
        <w:left w:val="none" w:sz="0" w:space="0" w:color="auto"/>
        <w:bottom w:val="none" w:sz="0" w:space="0" w:color="auto"/>
        <w:right w:val="none" w:sz="0" w:space="0" w:color="auto"/>
      </w:divBdr>
    </w:div>
    <w:div w:id="1767573644">
      <w:bodyDiv w:val="1"/>
      <w:marLeft w:val="0"/>
      <w:marRight w:val="0"/>
      <w:marTop w:val="0"/>
      <w:marBottom w:val="0"/>
      <w:divBdr>
        <w:top w:val="none" w:sz="0" w:space="0" w:color="auto"/>
        <w:left w:val="none" w:sz="0" w:space="0" w:color="auto"/>
        <w:bottom w:val="none" w:sz="0" w:space="0" w:color="auto"/>
        <w:right w:val="none" w:sz="0" w:space="0" w:color="auto"/>
      </w:divBdr>
    </w:div>
    <w:div w:id="1787388490">
      <w:bodyDiv w:val="1"/>
      <w:marLeft w:val="0"/>
      <w:marRight w:val="0"/>
      <w:marTop w:val="0"/>
      <w:marBottom w:val="0"/>
      <w:divBdr>
        <w:top w:val="none" w:sz="0" w:space="0" w:color="auto"/>
        <w:left w:val="none" w:sz="0" w:space="0" w:color="auto"/>
        <w:bottom w:val="none" w:sz="0" w:space="0" w:color="auto"/>
        <w:right w:val="none" w:sz="0" w:space="0" w:color="auto"/>
      </w:divBdr>
    </w:div>
    <w:div w:id="1808232854">
      <w:bodyDiv w:val="1"/>
      <w:marLeft w:val="0"/>
      <w:marRight w:val="0"/>
      <w:marTop w:val="0"/>
      <w:marBottom w:val="0"/>
      <w:divBdr>
        <w:top w:val="none" w:sz="0" w:space="0" w:color="auto"/>
        <w:left w:val="none" w:sz="0" w:space="0" w:color="auto"/>
        <w:bottom w:val="none" w:sz="0" w:space="0" w:color="auto"/>
        <w:right w:val="none" w:sz="0" w:space="0" w:color="auto"/>
      </w:divBdr>
    </w:div>
    <w:div w:id="1808816924">
      <w:bodyDiv w:val="1"/>
      <w:marLeft w:val="0"/>
      <w:marRight w:val="0"/>
      <w:marTop w:val="0"/>
      <w:marBottom w:val="0"/>
      <w:divBdr>
        <w:top w:val="none" w:sz="0" w:space="0" w:color="auto"/>
        <w:left w:val="none" w:sz="0" w:space="0" w:color="auto"/>
        <w:bottom w:val="none" w:sz="0" w:space="0" w:color="auto"/>
        <w:right w:val="none" w:sz="0" w:space="0" w:color="auto"/>
      </w:divBdr>
    </w:div>
    <w:div w:id="1837112253">
      <w:bodyDiv w:val="1"/>
      <w:marLeft w:val="0"/>
      <w:marRight w:val="0"/>
      <w:marTop w:val="0"/>
      <w:marBottom w:val="0"/>
      <w:divBdr>
        <w:top w:val="none" w:sz="0" w:space="0" w:color="auto"/>
        <w:left w:val="none" w:sz="0" w:space="0" w:color="auto"/>
        <w:bottom w:val="none" w:sz="0" w:space="0" w:color="auto"/>
        <w:right w:val="none" w:sz="0" w:space="0" w:color="auto"/>
      </w:divBdr>
    </w:div>
    <w:div w:id="1859654292">
      <w:bodyDiv w:val="1"/>
      <w:marLeft w:val="0"/>
      <w:marRight w:val="0"/>
      <w:marTop w:val="0"/>
      <w:marBottom w:val="0"/>
      <w:divBdr>
        <w:top w:val="none" w:sz="0" w:space="0" w:color="auto"/>
        <w:left w:val="none" w:sz="0" w:space="0" w:color="auto"/>
        <w:bottom w:val="none" w:sz="0" w:space="0" w:color="auto"/>
        <w:right w:val="none" w:sz="0" w:space="0" w:color="auto"/>
      </w:divBdr>
    </w:div>
    <w:div w:id="1894854570">
      <w:bodyDiv w:val="1"/>
      <w:marLeft w:val="0"/>
      <w:marRight w:val="0"/>
      <w:marTop w:val="0"/>
      <w:marBottom w:val="0"/>
      <w:divBdr>
        <w:top w:val="none" w:sz="0" w:space="0" w:color="auto"/>
        <w:left w:val="none" w:sz="0" w:space="0" w:color="auto"/>
        <w:bottom w:val="none" w:sz="0" w:space="0" w:color="auto"/>
        <w:right w:val="none" w:sz="0" w:space="0" w:color="auto"/>
      </w:divBdr>
    </w:div>
    <w:div w:id="1905871447">
      <w:bodyDiv w:val="1"/>
      <w:marLeft w:val="0"/>
      <w:marRight w:val="0"/>
      <w:marTop w:val="0"/>
      <w:marBottom w:val="0"/>
      <w:divBdr>
        <w:top w:val="none" w:sz="0" w:space="0" w:color="auto"/>
        <w:left w:val="none" w:sz="0" w:space="0" w:color="auto"/>
        <w:bottom w:val="none" w:sz="0" w:space="0" w:color="auto"/>
        <w:right w:val="none" w:sz="0" w:space="0" w:color="auto"/>
      </w:divBdr>
    </w:div>
    <w:div w:id="1933782647">
      <w:bodyDiv w:val="1"/>
      <w:marLeft w:val="0"/>
      <w:marRight w:val="0"/>
      <w:marTop w:val="0"/>
      <w:marBottom w:val="0"/>
      <w:divBdr>
        <w:top w:val="none" w:sz="0" w:space="0" w:color="auto"/>
        <w:left w:val="none" w:sz="0" w:space="0" w:color="auto"/>
        <w:bottom w:val="none" w:sz="0" w:space="0" w:color="auto"/>
        <w:right w:val="none" w:sz="0" w:space="0" w:color="auto"/>
      </w:divBdr>
    </w:div>
    <w:div w:id="1942491270">
      <w:bodyDiv w:val="1"/>
      <w:marLeft w:val="0"/>
      <w:marRight w:val="0"/>
      <w:marTop w:val="0"/>
      <w:marBottom w:val="0"/>
      <w:divBdr>
        <w:top w:val="none" w:sz="0" w:space="0" w:color="auto"/>
        <w:left w:val="none" w:sz="0" w:space="0" w:color="auto"/>
        <w:bottom w:val="none" w:sz="0" w:space="0" w:color="auto"/>
        <w:right w:val="none" w:sz="0" w:space="0" w:color="auto"/>
      </w:divBdr>
    </w:div>
    <w:div w:id="2043241780">
      <w:bodyDiv w:val="1"/>
      <w:marLeft w:val="0"/>
      <w:marRight w:val="0"/>
      <w:marTop w:val="0"/>
      <w:marBottom w:val="0"/>
      <w:divBdr>
        <w:top w:val="none" w:sz="0" w:space="0" w:color="auto"/>
        <w:left w:val="none" w:sz="0" w:space="0" w:color="auto"/>
        <w:bottom w:val="none" w:sz="0" w:space="0" w:color="auto"/>
        <w:right w:val="none" w:sz="0" w:space="0" w:color="auto"/>
      </w:divBdr>
    </w:div>
    <w:div w:id="2048412320">
      <w:bodyDiv w:val="1"/>
      <w:marLeft w:val="0"/>
      <w:marRight w:val="0"/>
      <w:marTop w:val="0"/>
      <w:marBottom w:val="0"/>
      <w:divBdr>
        <w:top w:val="none" w:sz="0" w:space="0" w:color="auto"/>
        <w:left w:val="none" w:sz="0" w:space="0" w:color="auto"/>
        <w:bottom w:val="none" w:sz="0" w:space="0" w:color="auto"/>
        <w:right w:val="none" w:sz="0" w:space="0" w:color="auto"/>
      </w:divBdr>
    </w:div>
    <w:div w:id="2066447890">
      <w:bodyDiv w:val="1"/>
      <w:marLeft w:val="0"/>
      <w:marRight w:val="0"/>
      <w:marTop w:val="0"/>
      <w:marBottom w:val="0"/>
      <w:divBdr>
        <w:top w:val="none" w:sz="0" w:space="0" w:color="auto"/>
        <w:left w:val="none" w:sz="0" w:space="0" w:color="auto"/>
        <w:bottom w:val="none" w:sz="0" w:space="0" w:color="auto"/>
        <w:right w:val="none" w:sz="0" w:space="0" w:color="auto"/>
      </w:divBdr>
    </w:div>
    <w:div w:id="2067602109">
      <w:bodyDiv w:val="1"/>
      <w:marLeft w:val="0"/>
      <w:marRight w:val="0"/>
      <w:marTop w:val="0"/>
      <w:marBottom w:val="0"/>
      <w:divBdr>
        <w:top w:val="none" w:sz="0" w:space="0" w:color="auto"/>
        <w:left w:val="none" w:sz="0" w:space="0" w:color="auto"/>
        <w:bottom w:val="none" w:sz="0" w:space="0" w:color="auto"/>
        <w:right w:val="none" w:sz="0" w:space="0" w:color="auto"/>
      </w:divBdr>
    </w:div>
    <w:div w:id="208734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2222222.vsdx"/><Relationship Id="rId24" Type="http://schemas.openxmlformats.org/officeDocument/2006/relationships/image" Target="media/image15.emf"/><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microsoft.com/office/2011/relationships/people" Target="people.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__111111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7D4BA-B194-41F4-8053-FECE9D08F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83</Pages>
  <Words>6857</Words>
  <Characters>39086</Characters>
  <Application>Microsoft Office Word</Application>
  <DocSecurity>0</DocSecurity>
  <Lines>325</Lines>
  <Paragraphs>91</Paragraphs>
  <ScaleCrop>false</ScaleCrop>
  <Company/>
  <LinksUpToDate>false</LinksUpToDate>
  <CharactersWithSpaces>45852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delta</dc:creator>
  <cp:keywords/>
  <dc:description/>
  <cp:lastModifiedBy>zhangph</cp:lastModifiedBy>
  <cp:revision>42</cp:revision>
  <cp:lastPrinted>2017-05-08T08:31:00Z</cp:lastPrinted>
  <dcterms:created xsi:type="dcterms:W3CDTF">2017-05-23T04:44:00Z</dcterms:created>
  <dcterms:modified xsi:type="dcterms:W3CDTF">2017-06-16T07:33:00Z</dcterms:modified>
</cp:coreProperties>
</file>